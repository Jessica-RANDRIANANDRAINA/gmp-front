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2F5CD" w14:textId="0B0C5C3F" w:rsidR="00E313C6" w:rsidRPr="00175291" w:rsidRDefault="005E3BD1" w:rsidP="00175291">
      <w:pPr>
        <w:spacing w:line="360" w:lineRule="auto"/>
        <w:jc w:val="right"/>
        <w:rPr>
          <w:rFonts w:ascii="Times New Roman" w:hAnsi="Times New Roman" w:cs="Times New Roman"/>
          <w:sz w:val="24"/>
          <w:szCs w:val="24"/>
        </w:rPr>
      </w:pPr>
      <w:r w:rsidRPr="00175291">
        <w:rPr>
          <w:rFonts w:ascii="Times New Roman" w:hAnsi="Times New Roman" w:cs="Times New Roman"/>
          <w:noProof/>
          <w:sz w:val="24"/>
          <w:szCs w:val="24"/>
        </w:rPr>
        <w:drawing>
          <wp:anchor distT="0" distB="0" distL="114300" distR="114300" simplePos="0" relativeHeight="251659264" behindDoc="0" locked="0" layoutInCell="1" allowOverlap="1" wp14:anchorId="1911775B" wp14:editId="5A50845F">
            <wp:simplePos x="0" y="0"/>
            <wp:positionH relativeFrom="margin">
              <wp:posOffset>471170</wp:posOffset>
            </wp:positionH>
            <wp:positionV relativeFrom="paragraph">
              <wp:posOffset>40005</wp:posOffset>
            </wp:positionV>
            <wp:extent cx="702310" cy="660400"/>
            <wp:effectExtent l="0" t="0" r="2540" b="6350"/>
            <wp:wrapSquare wrapText="bothSides"/>
            <wp:docPr id="7" name="image2.jpeg"/>
            <wp:cNvGraphicFramePr/>
            <a:graphic xmlns:a="http://schemas.openxmlformats.org/drawingml/2006/main">
              <a:graphicData uri="http://schemas.openxmlformats.org/drawingml/2006/picture">
                <pic:pic xmlns:pic="http://schemas.openxmlformats.org/drawingml/2006/picture">
                  <pic:nvPicPr>
                    <pic:cNvPr id="7"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2310" cy="660400"/>
                    </a:xfrm>
                    <a:prstGeom prst="rect">
                      <a:avLst/>
                    </a:prstGeom>
                  </pic:spPr>
                </pic:pic>
              </a:graphicData>
            </a:graphic>
            <wp14:sizeRelH relativeFrom="page">
              <wp14:pctWidth>0</wp14:pctWidth>
            </wp14:sizeRelH>
            <wp14:sizeRelV relativeFrom="page">
              <wp14:pctHeight>0</wp14:pctHeight>
            </wp14:sizeRelV>
          </wp:anchor>
        </w:drawing>
      </w:r>
      <w:r w:rsidRPr="00175291">
        <w:rPr>
          <w:rFonts w:ascii="Times New Roman" w:hAnsi="Times New Roman" w:cs="Times New Roman"/>
          <w:noProof/>
          <w:sz w:val="24"/>
          <w:szCs w:val="24"/>
        </w:rPr>
        <w:drawing>
          <wp:anchor distT="0" distB="0" distL="114300" distR="114300" simplePos="0" relativeHeight="251660288" behindDoc="0" locked="0" layoutInCell="1" allowOverlap="1" wp14:anchorId="204C1145" wp14:editId="43743520">
            <wp:simplePos x="0" y="0"/>
            <wp:positionH relativeFrom="column">
              <wp:posOffset>-324485</wp:posOffset>
            </wp:positionH>
            <wp:positionV relativeFrom="paragraph">
              <wp:posOffset>0</wp:posOffset>
            </wp:positionV>
            <wp:extent cx="695325" cy="753110"/>
            <wp:effectExtent l="0" t="0" r="9525" b="889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5325" cy="753110"/>
                    </a:xfrm>
                    <a:prstGeom prst="rect">
                      <a:avLst/>
                    </a:prstGeom>
                  </pic:spPr>
                </pic:pic>
              </a:graphicData>
            </a:graphic>
            <wp14:sizeRelH relativeFrom="margin">
              <wp14:pctWidth>0</wp14:pctWidth>
            </wp14:sizeRelH>
            <wp14:sizeRelV relativeFrom="margin">
              <wp14:pctHeight>0</wp14:pctHeight>
            </wp14:sizeRelV>
          </wp:anchor>
        </w:drawing>
      </w:r>
      <w:r w:rsidR="009D7C94" w:rsidRPr="00175291">
        <w:rPr>
          <w:rFonts w:ascii="Times New Roman" w:hAnsi="Times New Roman" w:cs="Times New Roman"/>
          <w:b/>
          <w:noProof/>
          <w:sz w:val="24"/>
          <w:szCs w:val="24"/>
          <w:lang w:eastAsia="fr-FR"/>
        </w:rPr>
        <w:drawing>
          <wp:inline distT="0" distB="0" distL="0" distR="0" wp14:anchorId="0C1DAB3E" wp14:editId="2B4214E4">
            <wp:extent cx="897467" cy="773119"/>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1551" cy="776637"/>
                    </a:xfrm>
                    <a:prstGeom prst="rect">
                      <a:avLst/>
                    </a:prstGeom>
                    <a:noFill/>
                    <a:ln>
                      <a:noFill/>
                    </a:ln>
                  </pic:spPr>
                </pic:pic>
              </a:graphicData>
            </a:graphic>
          </wp:inline>
        </w:drawing>
      </w:r>
    </w:p>
    <w:p w14:paraId="6B96C90F" w14:textId="4A8376F6"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UNIVERSITE DE FIANARANTSOA</w:t>
      </w:r>
    </w:p>
    <w:p w14:paraId="30778938" w14:textId="4E02F4F3"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ECOLE NATIONALE D’INFORMATIQUE</w:t>
      </w:r>
    </w:p>
    <w:p w14:paraId="12DCF352" w14:textId="77777777" w:rsidR="001413C8" w:rsidRPr="00175291" w:rsidRDefault="001413C8" w:rsidP="00175291">
      <w:pPr>
        <w:spacing w:line="360" w:lineRule="auto"/>
        <w:jc w:val="both"/>
        <w:rPr>
          <w:rFonts w:ascii="Times New Roman" w:hAnsi="Times New Roman" w:cs="Times New Roman"/>
          <w:b/>
          <w:sz w:val="24"/>
          <w:szCs w:val="24"/>
        </w:rPr>
      </w:pPr>
    </w:p>
    <w:p w14:paraId="7EDABCA0" w14:textId="5FB5D48F"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MEMOIRE DE FIN D’ETUDES POUR L’OBTENTION DU DIPLOME DE</w:t>
      </w:r>
      <w:r w:rsidR="001413C8" w:rsidRPr="00175291">
        <w:rPr>
          <w:rFonts w:ascii="Times New Roman" w:hAnsi="Times New Roman" w:cs="Times New Roman"/>
          <w:b/>
          <w:sz w:val="24"/>
          <w:szCs w:val="24"/>
        </w:rPr>
        <w:t xml:space="preserve"> </w:t>
      </w:r>
      <w:r w:rsidRPr="00175291">
        <w:rPr>
          <w:rFonts w:ascii="Times New Roman" w:hAnsi="Times New Roman" w:cs="Times New Roman"/>
          <w:b/>
          <w:sz w:val="24"/>
          <w:szCs w:val="24"/>
        </w:rPr>
        <w:t>MASTER PROFESSIONNEL</w:t>
      </w:r>
    </w:p>
    <w:p w14:paraId="0E560B5D" w14:textId="301CA8D2" w:rsidR="00E313C6" w:rsidRPr="00175291" w:rsidRDefault="00E313C6" w:rsidP="00175291">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Mention : Informatique</w:t>
      </w:r>
    </w:p>
    <w:p w14:paraId="68FF647F" w14:textId="50121AEC" w:rsidR="00E313C6" w:rsidRPr="006C1702" w:rsidRDefault="00E313C6" w:rsidP="006C1702">
      <w:pPr>
        <w:spacing w:line="360" w:lineRule="auto"/>
        <w:jc w:val="center"/>
        <w:rPr>
          <w:rFonts w:ascii="Times New Roman" w:hAnsi="Times New Roman" w:cs="Times New Roman"/>
          <w:b/>
          <w:sz w:val="24"/>
          <w:szCs w:val="24"/>
        </w:rPr>
      </w:pPr>
      <w:r w:rsidRPr="00175291">
        <w:rPr>
          <w:rFonts w:ascii="Times New Roman" w:hAnsi="Times New Roman" w:cs="Times New Roman"/>
          <w:b/>
          <w:sz w:val="24"/>
          <w:szCs w:val="24"/>
        </w:rPr>
        <w:t>Parcours : Informatique Général</w:t>
      </w:r>
    </w:p>
    <w:p w14:paraId="3B06313E" w14:textId="619FA23B" w:rsidR="00DA7B14" w:rsidRPr="00175291" w:rsidRDefault="006C1702" w:rsidP="00175291">
      <w:pPr>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1F47CCE" wp14:editId="4051C6DE">
                <wp:simplePos x="0" y="0"/>
                <wp:positionH relativeFrom="margin">
                  <wp:posOffset>-27940</wp:posOffset>
                </wp:positionH>
                <wp:positionV relativeFrom="margin">
                  <wp:posOffset>3638126</wp:posOffset>
                </wp:positionV>
                <wp:extent cx="6223000" cy="847725"/>
                <wp:effectExtent l="0" t="0" r="25400" b="28575"/>
                <wp:wrapSquare wrapText="bothSides"/>
                <wp:docPr id="982535280" name="Zone de texte 53"/>
                <wp:cNvGraphicFramePr/>
                <a:graphic xmlns:a="http://schemas.openxmlformats.org/drawingml/2006/main">
                  <a:graphicData uri="http://schemas.microsoft.com/office/word/2010/wordprocessingShape">
                    <wps:wsp>
                      <wps:cNvSpPr txBox="1"/>
                      <wps:spPr>
                        <a:xfrm>
                          <a:off x="0" y="0"/>
                          <a:ext cx="6223000" cy="84772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6BBEE04E" w14:textId="1FCD76A8" w:rsidR="00AF5AA6" w:rsidRPr="005E3BD1" w:rsidRDefault="00AF5AA6" w:rsidP="00DA7B14">
                            <w:pPr>
                              <w:jc w:val="center"/>
                              <w:rPr>
                                <w:b/>
                                <w:sz w:val="44"/>
                                <w:szCs w:val="44"/>
                              </w:rPr>
                            </w:pPr>
                            <w:r w:rsidRPr="005E3BD1">
                              <w:rPr>
                                <w:b/>
                                <w:sz w:val="44"/>
                                <w:szCs w:val="44"/>
                              </w:rPr>
                              <w:t>Création d’un outil de suivi et de management de projet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47CCE" id="_x0000_t202" coordsize="21600,21600" o:spt="202" path="m,l,21600r21600,l21600,xe">
                <v:stroke joinstyle="miter"/>
                <v:path gradientshapeok="t" o:connecttype="rect"/>
              </v:shapetype>
              <v:shape id="Zone de texte 53" o:spid="_x0000_s1026" type="#_x0000_t202" style="position:absolute;left:0;text-align:left;margin-left:-2.2pt;margin-top:286.45pt;width:490pt;height:6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" fillcolor="#70ad47 [3209]" strokecolor="white [3201]" strokeweight="1.5pt">
                <v:textbox>
                  <w:txbxContent>
                    <w:p w14:paraId="6BBEE04E" w14:textId="1FCD76A8" w:rsidR="00AF5AA6" w:rsidRPr="005E3BD1" w:rsidRDefault="00AF5AA6" w:rsidP="00DA7B14">
                      <w:pPr>
                        <w:jc w:val="center"/>
                        <w:rPr>
                          <w:b/>
                          <w:sz w:val="44"/>
                          <w:szCs w:val="44"/>
                        </w:rPr>
                      </w:pPr>
                      <w:r w:rsidRPr="005E3BD1">
                        <w:rPr>
                          <w:b/>
                          <w:sz w:val="44"/>
                          <w:szCs w:val="44"/>
                        </w:rPr>
                        <w:t>Création d’un outil de suivi et de management de projet</w:t>
                      </w:r>
                    </w:p>
                  </w:txbxContent>
                </v:textbox>
                <w10:wrap type="square" anchorx="margin" anchory="margin"/>
              </v:shape>
            </w:pict>
          </mc:Fallback>
        </mc:AlternateContent>
      </w:r>
      <w:r w:rsidR="00E313C6" w:rsidRPr="00175291">
        <w:rPr>
          <w:rFonts w:ascii="Times New Roman" w:hAnsi="Times New Roman" w:cs="Times New Roman"/>
          <w:sz w:val="24"/>
          <w:szCs w:val="24"/>
        </w:rPr>
        <w:t>Intitulé :</w:t>
      </w:r>
    </w:p>
    <w:p w14:paraId="2F70B74F" w14:textId="291C7CB2"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Présenté le :</w:t>
      </w:r>
    </w:p>
    <w:p w14:paraId="3AD68806" w14:textId="4DA3C34B"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b/>
          <w:bCs/>
          <w:sz w:val="24"/>
          <w:szCs w:val="24"/>
        </w:rPr>
        <w:t>Par</w:t>
      </w:r>
      <w:r w:rsidRPr="00175291">
        <w:rPr>
          <w:rFonts w:ascii="Times New Roman" w:hAnsi="Times New Roman" w:cs="Times New Roman"/>
          <w:sz w:val="24"/>
          <w:szCs w:val="24"/>
        </w:rPr>
        <w:t> : Monsieur RAZAFIMAHEFA Johanne Fanantenana Michaël</w:t>
      </w:r>
    </w:p>
    <w:p w14:paraId="1E87F5A8" w14:textId="60E7E69A" w:rsidR="00E313C6" w:rsidRPr="00175291" w:rsidRDefault="00E313C6" w:rsidP="00175291">
      <w:pPr>
        <w:spacing w:line="360" w:lineRule="auto"/>
        <w:jc w:val="both"/>
        <w:rPr>
          <w:rFonts w:ascii="Times New Roman" w:hAnsi="Times New Roman" w:cs="Times New Roman"/>
          <w:sz w:val="24"/>
          <w:szCs w:val="24"/>
        </w:rPr>
      </w:pPr>
    </w:p>
    <w:p w14:paraId="3B86811B" w14:textId="077AB502"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Membres du Jury </w:t>
      </w:r>
      <w:r w:rsidRPr="00175291">
        <w:rPr>
          <w:rFonts w:ascii="Times New Roman" w:hAnsi="Times New Roman" w:cs="Times New Roman"/>
          <w:sz w:val="24"/>
          <w:szCs w:val="24"/>
        </w:rPr>
        <w:t>:</w:t>
      </w:r>
    </w:p>
    <w:p w14:paraId="097EAF86" w14:textId="59BFB9E1"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Président : </w:t>
      </w:r>
    </w:p>
    <w:p w14:paraId="2B4ACCB9" w14:textId="1DC13015"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Examinateur :</w:t>
      </w:r>
    </w:p>
    <w:p w14:paraId="175E5A91" w14:textId="32DF3EFD"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Rapporteurs :</w:t>
      </w:r>
      <w:r w:rsidR="00DA7B14" w:rsidRPr="00175291">
        <w:rPr>
          <w:rFonts w:ascii="Times New Roman" w:hAnsi="Times New Roman" w:cs="Times New Roman"/>
          <w:sz w:val="24"/>
          <w:szCs w:val="24"/>
        </w:rPr>
        <w:t xml:space="preserve"> </w:t>
      </w:r>
      <w:r w:rsidRPr="00175291">
        <w:rPr>
          <w:rFonts w:ascii="Times New Roman" w:hAnsi="Times New Roman" w:cs="Times New Roman"/>
          <w:sz w:val="24"/>
          <w:szCs w:val="24"/>
        </w:rPr>
        <w:t xml:space="preserve"> </w:t>
      </w:r>
      <w:r w:rsidR="00DA7B14" w:rsidRPr="00175291">
        <w:rPr>
          <w:rFonts w:ascii="Times New Roman" w:hAnsi="Times New Roman" w:cs="Times New Roman"/>
          <w:sz w:val="24"/>
          <w:szCs w:val="24"/>
        </w:rPr>
        <w:t>Monsieur RALAIVAO Jean Christian, Assistant d’Enseignement Supérieur et de recherche</w:t>
      </w:r>
    </w:p>
    <w:p w14:paraId="0D8B1E19" w14:textId="4C9C6ED3" w:rsidR="001F2375" w:rsidRPr="00175291" w:rsidRDefault="001F237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b/>
      </w:r>
      <w:r w:rsidRPr="00175291">
        <w:rPr>
          <w:rFonts w:ascii="Times New Roman" w:hAnsi="Times New Roman" w:cs="Times New Roman"/>
          <w:sz w:val="24"/>
          <w:szCs w:val="24"/>
        </w:rPr>
        <w:tab/>
        <w:t xml:space="preserve">Monsieur </w:t>
      </w:r>
      <w:del w:id="0" w:author="Damien ANDRIATSILAVINA (DSI)" w:date="2024-11-15T07:45:00Z" w16du:dateUtc="2024-11-15T04:45:00Z">
        <w:r w:rsidRPr="00175291" w:rsidDel="00190103">
          <w:rPr>
            <w:rFonts w:ascii="Times New Roman" w:hAnsi="Times New Roman" w:cs="Times New Roman"/>
            <w:sz w:val="24"/>
            <w:szCs w:val="24"/>
          </w:rPr>
          <w:delText>RABEARISON Hoby, Chef de projet</w:delText>
        </w:r>
      </w:del>
      <w:ins w:id="1" w:author="Damien ANDRIATSILAVINA (DSI)" w:date="2024-11-15T07:45:00Z" w16du:dateUtc="2024-11-15T04:45:00Z">
        <w:r w:rsidR="00190103">
          <w:rPr>
            <w:rFonts w:ascii="Times New Roman" w:hAnsi="Times New Roman" w:cs="Times New Roman"/>
            <w:sz w:val="24"/>
            <w:szCs w:val="24"/>
          </w:rPr>
          <w:t>ANDRIATSILAVINA Damien</w:t>
        </w:r>
      </w:ins>
      <w:ins w:id="2" w:author="Damien ANDRIATSILAVINA (DSI)" w:date="2024-11-15T07:46:00Z" w16du:dateUtc="2024-11-15T04:46:00Z">
        <w:r w:rsidR="00190103">
          <w:rPr>
            <w:rFonts w:ascii="Times New Roman" w:hAnsi="Times New Roman" w:cs="Times New Roman"/>
            <w:sz w:val="24"/>
            <w:szCs w:val="24"/>
          </w:rPr>
          <w:t xml:space="preserve">, Chef  de département Transformation digitale </w:t>
        </w:r>
      </w:ins>
    </w:p>
    <w:p w14:paraId="615CDC01" w14:textId="77777777" w:rsidR="001413C8" w:rsidRPr="00175291" w:rsidRDefault="001413C8" w:rsidP="00175291">
      <w:pPr>
        <w:spacing w:line="360" w:lineRule="auto"/>
        <w:jc w:val="both"/>
        <w:rPr>
          <w:rFonts w:ascii="Times New Roman" w:hAnsi="Times New Roman" w:cs="Times New Roman"/>
          <w:sz w:val="24"/>
          <w:szCs w:val="24"/>
        </w:rPr>
      </w:pPr>
    </w:p>
    <w:p w14:paraId="091AAF03" w14:textId="77777777" w:rsidR="006C1702" w:rsidRDefault="006C1702" w:rsidP="00175291">
      <w:pPr>
        <w:spacing w:line="360" w:lineRule="auto"/>
        <w:jc w:val="both"/>
        <w:rPr>
          <w:rFonts w:ascii="Times New Roman" w:hAnsi="Times New Roman" w:cs="Times New Roman"/>
          <w:sz w:val="24"/>
          <w:szCs w:val="24"/>
        </w:rPr>
      </w:pPr>
    </w:p>
    <w:p w14:paraId="4FAB273F" w14:textId="441F8AC0" w:rsidR="00E313C6" w:rsidRPr="00175291" w:rsidRDefault="00E313C6"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Année universitaire : 2023 </w:t>
      </w:r>
      <w:r w:rsidR="009D7C94" w:rsidRPr="00175291">
        <w:rPr>
          <w:rFonts w:ascii="Times New Roman" w:hAnsi="Times New Roman" w:cs="Times New Roman"/>
          <w:sz w:val="24"/>
          <w:szCs w:val="24"/>
        </w:rPr>
        <w:t>–</w:t>
      </w:r>
      <w:r w:rsidRPr="00175291">
        <w:rPr>
          <w:rFonts w:ascii="Times New Roman" w:hAnsi="Times New Roman" w:cs="Times New Roman"/>
          <w:sz w:val="24"/>
          <w:szCs w:val="24"/>
        </w:rPr>
        <w:t xml:space="preserve"> 2024</w:t>
      </w:r>
    </w:p>
    <w:p w14:paraId="5FAE1EA1" w14:textId="2495C574" w:rsidR="009D7C94" w:rsidRPr="00175291" w:rsidRDefault="009D7C94" w:rsidP="00175291">
      <w:pPr>
        <w:spacing w:line="360" w:lineRule="auto"/>
        <w:jc w:val="both"/>
        <w:rPr>
          <w:rFonts w:ascii="Times New Roman" w:hAnsi="Times New Roman" w:cs="Times New Roman"/>
          <w:sz w:val="24"/>
          <w:szCs w:val="24"/>
        </w:rPr>
      </w:pPr>
    </w:p>
    <w:p w14:paraId="20C4B861" w14:textId="35E2256D" w:rsidR="009D7C94" w:rsidRPr="00175291" w:rsidRDefault="009D7C94" w:rsidP="00175291">
      <w:pPr>
        <w:spacing w:line="360" w:lineRule="auto"/>
        <w:jc w:val="both"/>
        <w:rPr>
          <w:rFonts w:ascii="Times New Roman" w:hAnsi="Times New Roman" w:cs="Times New Roman"/>
          <w:sz w:val="24"/>
          <w:szCs w:val="24"/>
        </w:rPr>
      </w:pPr>
    </w:p>
    <w:p w14:paraId="3FC28550" w14:textId="2481292D" w:rsidR="009D7C94" w:rsidRPr="00175291" w:rsidRDefault="009D7C94" w:rsidP="00175291">
      <w:pPr>
        <w:spacing w:line="360" w:lineRule="auto"/>
        <w:jc w:val="both"/>
        <w:rPr>
          <w:rFonts w:ascii="Times New Roman" w:hAnsi="Times New Roman" w:cs="Times New Roman"/>
          <w:sz w:val="24"/>
          <w:szCs w:val="24"/>
        </w:rPr>
      </w:pPr>
    </w:p>
    <w:p w14:paraId="0A157865" w14:textId="74B87462" w:rsidR="009D7C94" w:rsidRPr="00175291" w:rsidRDefault="009D7C94" w:rsidP="00175291">
      <w:pPr>
        <w:spacing w:line="360" w:lineRule="auto"/>
        <w:jc w:val="both"/>
        <w:rPr>
          <w:rFonts w:ascii="Times New Roman" w:hAnsi="Times New Roman" w:cs="Times New Roman"/>
          <w:sz w:val="24"/>
          <w:szCs w:val="24"/>
        </w:rPr>
      </w:pPr>
    </w:p>
    <w:p w14:paraId="6355CE8F" w14:textId="6DE220A2" w:rsidR="009D7C94" w:rsidRPr="00175291" w:rsidRDefault="009D7C94" w:rsidP="00175291">
      <w:pPr>
        <w:spacing w:line="360" w:lineRule="auto"/>
        <w:jc w:val="both"/>
        <w:rPr>
          <w:rFonts w:ascii="Times New Roman" w:hAnsi="Times New Roman" w:cs="Times New Roman"/>
          <w:sz w:val="24"/>
          <w:szCs w:val="24"/>
        </w:rPr>
      </w:pPr>
    </w:p>
    <w:p w14:paraId="170ADB25" w14:textId="1685CA53" w:rsidR="009D7C94" w:rsidRPr="00175291" w:rsidRDefault="009D7C94" w:rsidP="00175291">
      <w:pPr>
        <w:spacing w:line="360" w:lineRule="auto"/>
        <w:jc w:val="both"/>
        <w:rPr>
          <w:rFonts w:ascii="Times New Roman" w:hAnsi="Times New Roman" w:cs="Times New Roman"/>
          <w:sz w:val="24"/>
          <w:szCs w:val="24"/>
        </w:rPr>
      </w:pPr>
    </w:p>
    <w:p w14:paraId="25AF8841" w14:textId="5A0ADEA2" w:rsidR="009D7C94" w:rsidRPr="00175291" w:rsidRDefault="009D7C94" w:rsidP="00175291">
      <w:pPr>
        <w:spacing w:line="360" w:lineRule="auto"/>
        <w:jc w:val="both"/>
        <w:rPr>
          <w:rFonts w:ascii="Times New Roman" w:hAnsi="Times New Roman" w:cs="Times New Roman"/>
          <w:sz w:val="24"/>
          <w:szCs w:val="24"/>
        </w:rPr>
      </w:pPr>
    </w:p>
    <w:p w14:paraId="2DC539F5" w14:textId="77777777" w:rsidR="009D7C94" w:rsidRPr="00175291" w:rsidRDefault="009D7C94" w:rsidP="00175291">
      <w:pPr>
        <w:spacing w:line="360" w:lineRule="auto"/>
        <w:jc w:val="both"/>
        <w:rPr>
          <w:rFonts w:ascii="Times New Roman" w:hAnsi="Times New Roman" w:cs="Times New Roman"/>
          <w:sz w:val="24"/>
          <w:szCs w:val="24"/>
        </w:rPr>
        <w:sectPr w:rsidR="009D7C94" w:rsidRPr="00175291">
          <w:footerReference w:type="default" r:id="rId11"/>
          <w:pgSz w:w="11906" w:h="16838"/>
          <w:pgMar w:top="1417" w:right="1417" w:bottom="1417" w:left="1417" w:header="708" w:footer="708" w:gutter="0"/>
          <w:cols w:space="708"/>
          <w:docGrid w:linePitch="360"/>
        </w:sectPr>
      </w:pPr>
    </w:p>
    <w:p w14:paraId="6E0BCF74" w14:textId="3E0B8D7B" w:rsidR="009D7C94" w:rsidRPr="00175291" w:rsidRDefault="009D7C94" w:rsidP="00175291">
      <w:pPr>
        <w:pStyle w:val="Titre1"/>
        <w:spacing w:line="360" w:lineRule="auto"/>
        <w:jc w:val="center"/>
        <w:rPr>
          <w:rFonts w:ascii="Times New Roman" w:hAnsi="Times New Roman" w:cs="Times New Roman"/>
          <w:b/>
          <w:color w:val="auto"/>
          <w:sz w:val="24"/>
          <w:szCs w:val="24"/>
        </w:rPr>
      </w:pPr>
      <w:bookmarkStart w:id="3" w:name="_Toc182399112"/>
      <w:bookmarkStart w:id="4" w:name="_Toc182399550"/>
      <w:r w:rsidRPr="00175291">
        <w:rPr>
          <w:rFonts w:ascii="Times New Roman" w:hAnsi="Times New Roman" w:cs="Times New Roman"/>
          <w:b/>
          <w:color w:val="auto"/>
          <w:sz w:val="24"/>
          <w:szCs w:val="24"/>
        </w:rPr>
        <w:lastRenderedPageBreak/>
        <w:t>CURRICULUM VITAE</w:t>
      </w:r>
      <w:bookmarkEnd w:id="3"/>
      <w:bookmarkEnd w:id="4"/>
    </w:p>
    <w:p w14:paraId="5C3F833F" w14:textId="0B9FEE19"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 RAZAFIMAHEFA</w:t>
      </w:r>
    </w:p>
    <w:p w14:paraId="117DE018" w14:textId="172B6784"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Prénom : Johanne Fanantenana Michaël</w:t>
      </w:r>
    </w:p>
    <w:p w14:paraId="0EA29E2D" w14:textId="12E686AC"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Née le : 03 </w:t>
      </w:r>
      <w:r w:rsidR="00EE0300" w:rsidRPr="00175291">
        <w:rPr>
          <w:rFonts w:ascii="Times New Roman" w:hAnsi="Times New Roman" w:cs="Times New Roman"/>
          <w:sz w:val="24"/>
          <w:szCs w:val="24"/>
        </w:rPr>
        <w:t>juillet</w:t>
      </w:r>
      <w:r w:rsidRPr="00175291">
        <w:rPr>
          <w:rFonts w:ascii="Times New Roman" w:hAnsi="Times New Roman" w:cs="Times New Roman"/>
          <w:sz w:val="24"/>
          <w:szCs w:val="24"/>
        </w:rPr>
        <w:t xml:space="preserve"> 2002 à Ankadikely Ilafy</w:t>
      </w:r>
    </w:p>
    <w:p w14:paraId="4D567CEB" w14:textId="2E654206" w:rsidR="009D7C94" w:rsidRPr="002A5A20" w:rsidRDefault="009D7C94" w:rsidP="00175291">
      <w:pPr>
        <w:spacing w:line="360" w:lineRule="auto"/>
        <w:jc w:val="both"/>
        <w:rPr>
          <w:rFonts w:ascii="Times New Roman" w:hAnsi="Times New Roman" w:cs="Times New Roman"/>
          <w:sz w:val="24"/>
          <w:szCs w:val="24"/>
        </w:rPr>
      </w:pPr>
      <w:r w:rsidRPr="002A5A20">
        <w:rPr>
          <w:rFonts w:ascii="Times New Roman" w:hAnsi="Times New Roman" w:cs="Times New Roman"/>
          <w:sz w:val="24"/>
          <w:szCs w:val="24"/>
        </w:rPr>
        <w:t>Adresse postal</w:t>
      </w:r>
      <w:r w:rsidR="00410F91" w:rsidRPr="002A5A20">
        <w:rPr>
          <w:rFonts w:ascii="Times New Roman" w:hAnsi="Times New Roman" w:cs="Times New Roman"/>
          <w:sz w:val="24"/>
          <w:szCs w:val="24"/>
        </w:rPr>
        <w:t>e</w:t>
      </w:r>
      <w:r w:rsidRPr="002A5A20">
        <w:rPr>
          <w:rFonts w:ascii="Times New Roman" w:hAnsi="Times New Roman" w:cs="Times New Roman"/>
          <w:sz w:val="24"/>
          <w:szCs w:val="24"/>
        </w:rPr>
        <w:t>: Lot E73AM Ambodivona Sabotsy-Namehana</w:t>
      </w:r>
    </w:p>
    <w:p w14:paraId="441E672E" w14:textId="1D09086E"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Adresse e-mail : </w:t>
      </w:r>
      <w:hyperlink r:id="rId12" w:history="1">
        <w:r w:rsidRPr="00175291">
          <w:rPr>
            <w:rStyle w:val="Lienhypertexte"/>
            <w:rFonts w:ascii="Times New Roman" w:hAnsi="Times New Roman" w:cs="Times New Roman"/>
            <w:color w:val="auto"/>
            <w:sz w:val="24"/>
            <w:szCs w:val="24"/>
          </w:rPr>
          <w:t>johanne.razafimahefa@gmail.com</w:t>
        </w:r>
      </w:hyperlink>
    </w:p>
    <w:p w14:paraId="3BD0C952" w14:textId="343E79A0"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Numéro de téléphone : +261 38 21 886 69</w:t>
      </w:r>
    </w:p>
    <w:p w14:paraId="5BCCB6FB" w14:textId="7E952F69" w:rsidR="009D7C94" w:rsidRPr="00175291" w:rsidRDefault="009D7C94"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Formation et diplôme</w:t>
      </w:r>
      <w:r w:rsidRPr="00175291">
        <w:rPr>
          <w:rFonts w:ascii="Times New Roman" w:hAnsi="Times New Roman" w:cs="Times New Roman"/>
          <w:sz w:val="24"/>
          <w:szCs w:val="24"/>
        </w:rPr>
        <w:t> :</w:t>
      </w:r>
    </w:p>
    <w:p w14:paraId="3C48CBFA" w14:textId="5DD896A9" w:rsidR="009D7C94" w:rsidRPr="00190103" w:rsidRDefault="009D7C94" w:rsidP="00190103">
      <w:pPr>
        <w:pStyle w:val="Paragraphedeliste"/>
        <w:numPr>
          <w:ilvl w:val="0"/>
          <w:numId w:val="28"/>
        </w:numPr>
        <w:spacing w:line="360" w:lineRule="auto"/>
        <w:jc w:val="both"/>
        <w:rPr>
          <w:rFonts w:ascii="Times New Roman" w:hAnsi="Times New Roman" w:cs="Times New Roman"/>
          <w:sz w:val="24"/>
          <w:szCs w:val="24"/>
          <w:rPrChange w:id="5" w:author="Damien ANDRIATSILAVINA (DSI)" w:date="2024-11-15T07:46:00Z" w16du:dateUtc="2024-11-15T04:46:00Z">
            <w:rPr/>
          </w:rPrChange>
        </w:rPr>
        <w:pPrChange w:id="6"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7" w:author="Damien ANDRIATSILAVINA (DSI)" w:date="2024-11-15T07:46:00Z" w16du:dateUtc="2024-11-15T04:46:00Z">
            <w:rPr/>
          </w:rPrChange>
        </w:rPr>
        <w:t>2023-2024 : Deuxième année de formation en master à l’Ecole Nationale d’Informatique.</w:t>
      </w:r>
    </w:p>
    <w:p w14:paraId="5998B420" w14:textId="5918CB4D" w:rsidR="009D7C94" w:rsidRPr="00190103" w:rsidRDefault="009D7C94" w:rsidP="00190103">
      <w:pPr>
        <w:pStyle w:val="Paragraphedeliste"/>
        <w:numPr>
          <w:ilvl w:val="0"/>
          <w:numId w:val="28"/>
        </w:numPr>
        <w:spacing w:line="360" w:lineRule="auto"/>
        <w:jc w:val="both"/>
        <w:rPr>
          <w:rFonts w:ascii="Times New Roman" w:hAnsi="Times New Roman" w:cs="Times New Roman"/>
          <w:sz w:val="24"/>
          <w:szCs w:val="24"/>
          <w:rPrChange w:id="8" w:author="Damien ANDRIATSILAVINA (DSI)" w:date="2024-11-15T07:46:00Z" w16du:dateUtc="2024-11-15T04:46:00Z">
            <w:rPr/>
          </w:rPrChange>
        </w:rPr>
        <w:pPrChange w:id="9"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10" w:author="Damien ANDRIATSILAVINA (DSI)" w:date="2024-11-15T07:46:00Z" w16du:dateUtc="2024-11-15T04:46:00Z">
            <w:rPr/>
          </w:rPrChange>
        </w:rPr>
        <w:t>2023 : Obtention du diplôme de licence en informatique général à l’Ecole National d’Informatique.</w:t>
      </w:r>
    </w:p>
    <w:p w14:paraId="273C371E" w14:textId="49DD218A" w:rsidR="009D7C94" w:rsidRPr="00190103" w:rsidRDefault="009D7C94" w:rsidP="00190103">
      <w:pPr>
        <w:pStyle w:val="Paragraphedeliste"/>
        <w:numPr>
          <w:ilvl w:val="0"/>
          <w:numId w:val="28"/>
        </w:numPr>
        <w:spacing w:line="360" w:lineRule="auto"/>
        <w:jc w:val="both"/>
        <w:rPr>
          <w:rFonts w:ascii="Times New Roman" w:hAnsi="Times New Roman" w:cs="Times New Roman"/>
          <w:sz w:val="24"/>
          <w:szCs w:val="24"/>
          <w:rPrChange w:id="11" w:author="Damien ANDRIATSILAVINA (DSI)" w:date="2024-11-15T07:46:00Z" w16du:dateUtc="2024-11-15T04:46:00Z">
            <w:rPr/>
          </w:rPrChange>
        </w:rPr>
        <w:pPrChange w:id="12"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13" w:author="Damien ANDRIATSILAVINA (DSI)" w:date="2024-11-15T07:46:00Z" w16du:dateUtc="2024-11-15T04:46:00Z">
            <w:rPr/>
          </w:rPrChange>
        </w:rPr>
        <w:t xml:space="preserve">2018 : Obtention du diplôme de baccalauréat série C étant élève </w:t>
      </w:r>
      <w:r w:rsidR="00410F91" w:rsidRPr="00190103">
        <w:rPr>
          <w:rFonts w:ascii="Times New Roman" w:hAnsi="Times New Roman" w:cs="Times New Roman"/>
          <w:sz w:val="24"/>
          <w:szCs w:val="24"/>
          <w:rPrChange w:id="14" w:author="Damien ANDRIATSILAVINA (DSI)" w:date="2024-11-15T07:46:00Z" w16du:dateUtc="2024-11-15T04:46:00Z">
            <w:rPr/>
          </w:rPrChange>
        </w:rPr>
        <w:t>au lycée Andrianampoinimerina Sabotsy-Namehana.</w:t>
      </w:r>
    </w:p>
    <w:p w14:paraId="435C8FE9" w14:textId="2AB2B94E" w:rsidR="00410F91" w:rsidRPr="00175291" w:rsidRDefault="00410F91"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Expérience pratique</w:t>
      </w:r>
      <w:r w:rsidRPr="00175291">
        <w:rPr>
          <w:rFonts w:ascii="Times New Roman" w:hAnsi="Times New Roman" w:cs="Times New Roman"/>
          <w:b/>
          <w:sz w:val="24"/>
          <w:szCs w:val="24"/>
        </w:rPr>
        <w:t> </w:t>
      </w:r>
      <w:r w:rsidRPr="00175291">
        <w:rPr>
          <w:rFonts w:ascii="Times New Roman" w:hAnsi="Times New Roman" w:cs="Times New Roman"/>
          <w:sz w:val="24"/>
          <w:szCs w:val="24"/>
        </w:rPr>
        <w:t>:</w:t>
      </w:r>
    </w:p>
    <w:p w14:paraId="1C2D6B00" w14:textId="5B188205"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15" w:author="Damien ANDRIATSILAVINA (DSI)" w:date="2024-11-15T07:46:00Z" w16du:dateUtc="2024-11-15T04:46:00Z">
            <w:rPr/>
          </w:rPrChange>
        </w:rPr>
        <w:pPrChange w:id="16"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17" w:author="Damien ANDRIATSILAVINA (DSI)" w:date="2024-11-15T07:46:00Z" w16du:dateUtc="2024-11-15T04:46:00Z">
            <w:rPr/>
          </w:rPrChange>
        </w:rPr>
        <w:t xml:space="preserve">2024 : Réalisation d’un outil de gestion de projet pour </w:t>
      </w:r>
      <w:r w:rsidR="00EE0300" w:rsidRPr="00190103">
        <w:rPr>
          <w:rFonts w:ascii="Times New Roman" w:hAnsi="Times New Roman" w:cs="Times New Roman"/>
          <w:sz w:val="24"/>
          <w:szCs w:val="24"/>
          <w:rPrChange w:id="18" w:author="Damien ANDRIATSILAVINA (DSI)" w:date="2024-11-15T07:46:00Z" w16du:dateUtc="2024-11-15T04:46:00Z">
            <w:rPr/>
          </w:rPrChange>
        </w:rPr>
        <w:t>R</w:t>
      </w:r>
      <w:r w:rsidRPr="00190103">
        <w:rPr>
          <w:rFonts w:ascii="Times New Roman" w:hAnsi="Times New Roman" w:cs="Times New Roman"/>
          <w:sz w:val="24"/>
          <w:szCs w:val="24"/>
          <w:rPrChange w:id="19" w:author="Damien ANDRIATSILAVINA (DSI)" w:date="2024-11-15T07:46:00Z" w16du:dateUtc="2024-11-15T04:46:00Z">
            <w:rPr/>
          </w:rPrChange>
        </w:rPr>
        <w:t xml:space="preserve">avinala </w:t>
      </w:r>
      <w:r w:rsidR="00EE0300" w:rsidRPr="00190103">
        <w:rPr>
          <w:rFonts w:ascii="Times New Roman" w:hAnsi="Times New Roman" w:cs="Times New Roman"/>
          <w:sz w:val="24"/>
          <w:szCs w:val="24"/>
          <w:rPrChange w:id="20" w:author="Damien ANDRIATSILAVINA (DSI)" w:date="2024-11-15T07:46:00Z" w16du:dateUtc="2024-11-15T04:46:00Z">
            <w:rPr/>
          </w:rPrChange>
        </w:rPr>
        <w:t>Airports</w:t>
      </w:r>
      <w:r w:rsidRPr="00190103">
        <w:rPr>
          <w:rFonts w:ascii="Times New Roman" w:hAnsi="Times New Roman" w:cs="Times New Roman"/>
          <w:sz w:val="24"/>
          <w:szCs w:val="24"/>
          <w:rPrChange w:id="21" w:author="Damien ANDRIATSILAVINA (DSI)" w:date="2024-11-15T07:46:00Z" w16du:dateUtc="2024-11-15T04:46:00Z">
            <w:rPr/>
          </w:rPrChange>
        </w:rPr>
        <w:t xml:space="preserve"> lors d’un stage de 6 mois.</w:t>
      </w:r>
    </w:p>
    <w:p w14:paraId="136154CC" w14:textId="2F7CDBD2"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22" w:author="Damien ANDRIATSILAVINA (DSI)" w:date="2024-11-15T07:46:00Z" w16du:dateUtc="2024-11-15T04:46:00Z">
            <w:rPr/>
          </w:rPrChange>
        </w:rPr>
        <w:pPrChange w:id="23"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24" w:author="Damien ANDRIATSILAVINA (DSI)" w:date="2024-11-15T07:46:00Z" w16du:dateUtc="2024-11-15T04:46:00Z">
            <w:rPr/>
          </w:rPrChange>
        </w:rPr>
        <w:t>2024 : Réalisation d’un site et application de menue virtuel pour le compte d’un particulier.</w:t>
      </w:r>
    </w:p>
    <w:p w14:paraId="6409D703" w14:textId="20BE348A"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25" w:author="Damien ANDRIATSILAVINA (DSI)" w:date="2024-11-15T07:46:00Z" w16du:dateUtc="2024-11-15T04:46:00Z">
            <w:rPr/>
          </w:rPrChange>
        </w:rPr>
        <w:pPrChange w:id="26"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27" w:author="Damien ANDRIATSILAVINA (DSI)" w:date="2024-11-15T07:46:00Z" w16du:dateUtc="2024-11-15T04:46:00Z">
            <w:rPr/>
          </w:rPrChange>
        </w:rPr>
        <w:t>2024 : Participation a Webcup 2024 et deuxième place lors du devhunt 2024</w:t>
      </w:r>
    </w:p>
    <w:p w14:paraId="60235EC7" w14:textId="57C2DA8D"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28" w:author="Damien ANDRIATSILAVINA (DSI)" w:date="2024-11-15T07:46:00Z" w16du:dateUtc="2024-11-15T04:46:00Z">
            <w:rPr/>
          </w:rPrChange>
        </w:rPr>
        <w:pPrChange w:id="29"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30" w:author="Damien ANDRIATSILAVINA (DSI)" w:date="2024-11-15T07:46:00Z" w16du:dateUtc="2024-11-15T04:46:00Z">
            <w:rPr/>
          </w:rPrChange>
        </w:rPr>
        <w:t>2023-2024 : Réalisation d’une application mobile de gestion de livraison de produit pour l’entreprise Fivatsy.</w:t>
      </w:r>
    </w:p>
    <w:p w14:paraId="58AA403D" w14:textId="6F33406B"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31" w:author="Damien ANDRIATSILAVINA (DSI)" w:date="2024-11-15T07:46:00Z" w16du:dateUtc="2024-11-15T04:46:00Z">
            <w:rPr/>
          </w:rPrChange>
        </w:rPr>
        <w:pPrChange w:id="32"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33" w:author="Damien ANDRIATSILAVINA (DSI)" w:date="2024-11-15T07:46:00Z" w16du:dateUtc="2024-11-15T04:46:00Z">
            <w:rPr/>
          </w:rPrChange>
        </w:rPr>
        <w:t>2023 : Participation à l’hackathon inter-universitaire 2023 et deuxième place lors du devhunt 2023</w:t>
      </w:r>
    </w:p>
    <w:p w14:paraId="1C3B4122" w14:textId="2275AFB0"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34" w:author="Damien ANDRIATSILAVINA (DSI)" w:date="2024-11-15T07:46:00Z" w16du:dateUtc="2024-11-15T04:46:00Z">
            <w:rPr/>
          </w:rPrChange>
        </w:rPr>
        <w:pPrChange w:id="35"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36" w:author="Damien ANDRIATSILAVINA (DSI)" w:date="2024-11-15T07:46:00Z" w16du:dateUtc="2024-11-15T04:46:00Z">
            <w:rPr/>
          </w:rPrChange>
        </w:rPr>
        <w:t>2022 : Réalisation d’un chatbot intelligent pour le site de l’entreprise Materauto lors d’un stage de 3 mois.</w:t>
      </w:r>
    </w:p>
    <w:p w14:paraId="17E1C91C" w14:textId="724CF6A8"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37" w:author="Damien ANDRIATSILAVINA (DSI)" w:date="2024-11-15T07:46:00Z" w16du:dateUtc="2024-11-15T04:46:00Z">
            <w:rPr/>
          </w:rPrChange>
        </w:rPr>
        <w:pPrChange w:id="38"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39" w:author="Damien ANDRIATSILAVINA (DSI)" w:date="2024-11-15T07:46:00Z" w16du:dateUtc="2024-11-15T04:46:00Z">
            <w:rPr/>
          </w:rPrChange>
        </w:rPr>
        <w:t>2022 : Troisième place lors du concours WCC dev organisé par Techzara.</w:t>
      </w:r>
    </w:p>
    <w:p w14:paraId="2CD63E39" w14:textId="796A60E5" w:rsidR="00410F91" w:rsidRPr="00190103" w:rsidRDefault="00410F91" w:rsidP="00190103">
      <w:pPr>
        <w:pStyle w:val="Paragraphedeliste"/>
        <w:numPr>
          <w:ilvl w:val="0"/>
          <w:numId w:val="29"/>
        </w:numPr>
        <w:spacing w:line="360" w:lineRule="auto"/>
        <w:jc w:val="both"/>
        <w:rPr>
          <w:rFonts w:ascii="Times New Roman" w:hAnsi="Times New Roman" w:cs="Times New Roman"/>
          <w:sz w:val="24"/>
          <w:szCs w:val="24"/>
          <w:rPrChange w:id="40" w:author="Damien ANDRIATSILAVINA (DSI)" w:date="2024-11-15T07:46:00Z" w16du:dateUtc="2024-11-15T04:46:00Z">
            <w:rPr/>
          </w:rPrChange>
        </w:rPr>
        <w:pPrChange w:id="41"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42" w:author="Damien ANDRIATSILAVINA (DSI)" w:date="2024-11-15T07:46:00Z" w16du:dateUtc="2024-11-15T04:46:00Z">
            <w:rPr/>
          </w:rPrChange>
        </w:rPr>
        <w:t>2021 : Réalisation d’un site distant géré par pfSense lors d’un stage de 3 mois à la JiRaMa.</w:t>
      </w:r>
    </w:p>
    <w:p w14:paraId="01143764" w14:textId="1C732D59" w:rsidR="00410F91" w:rsidRPr="00190103" w:rsidRDefault="00A6698E" w:rsidP="00190103">
      <w:pPr>
        <w:pStyle w:val="Paragraphedeliste"/>
        <w:numPr>
          <w:ilvl w:val="0"/>
          <w:numId w:val="29"/>
        </w:numPr>
        <w:spacing w:line="360" w:lineRule="auto"/>
        <w:jc w:val="both"/>
        <w:rPr>
          <w:rFonts w:ascii="Times New Roman" w:hAnsi="Times New Roman" w:cs="Times New Roman"/>
          <w:sz w:val="24"/>
          <w:szCs w:val="24"/>
          <w:rPrChange w:id="43" w:author="Damien ANDRIATSILAVINA (DSI)" w:date="2024-11-15T07:46:00Z" w16du:dateUtc="2024-11-15T04:46:00Z">
            <w:rPr/>
          </w:rPrChange>
        </w:rPr>
        <w:pPrChange w:id="44"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45" w:author="Damien ANDRIATSILAVINA (DSI)" w:date="2024-11-15T07:46:00Z" w16du:dateUtc="2024-11-15T04:46:00Z">
            <w:rPr/>
          </w:rPrChange>
        </w:rPr>
        <w:lastRenderedPageBreak/>
        <w:t>2020 : Surveillance de trafic d’un réseau dans une topologie faite sur Gns3 à l’aide des outils VMWare Workstation, Wireshark et Eyes of Network.</w:t>
      </w:r>
    </w:p>
    <w:p w14:paraId="099F68A8" w14:textId="31DFCCB9" w:rsidR="00A6698E" w:rsidRPr="00190103" w:rsidRDefault="00A6698E" w:rsidP="00190103">
      <w:pPr>
        <w:pStyle w:val="Paragraphedeliste"/>
        <w:numPr>
          <w:ilvl w:val="0"/>
          <w:numId w:val="29"/>
        </w:numPr>
        <w:spacing w:line="360" w:lineRule="auto"/>
        <w:jc w:val="both"/>
        <w:rPr>
          <w:rFonts w:ascii="Times New Roman" w:hAnsi="Times New Roman" w:cs="Times New Roman"/>
          <w:sz w:val="24"/>
          <w:szCs w:val="24"/>
          <w:rPrChange w:id="46" w:author="Damien ANDRIATSILAVINA (DSI)" w:date="2024-11-15T07:46:00Z" w16du:dateUtc="2024-11-15T04:46:00Z">
            <w:rPr/>
          </w:rPrChange>
        </w:rPr>
        <w:pPrChange w:id="47" w:author="Damien ANDRIATSILAVINA (DSI)" w:date="2024-11-15T07:46:00Z" w16du:dateUtc="2024-11-15T04:46:00Z">
          <w:pPr>
            <w:spacing w:line="360" w:lineRule="auto"/>
            <w:jc w:val="both"/>
          </w:pPr>
        </w:pPrChange>
      </w:pPr>
      <w:r w:rsidRPr="00190103">
        <w:rPr>
          <w:rFonts w:ascii="Times New Roman" w:hAnsi="Times New Roman" w:cs="Times New Roman"/>
          <w:sz w:val="24"/>
          <w:szCs w:val="24"/>
          <w:rPrChange w:id="48" w:author="Damien ANDRIATSILAVINA (DSI)" w:date="2024-11-15T07:46:00Z" w16du:dateUtc="2024-11-15T04:46:00Z">
            <w:rPr/>
          </w:rPrChange>
        </w:rPr>
        <w:t>2019 : Réalisation d’une application desktop réalisant la gestion des utilisateurs Windows en utilisant spécialement les langages C et C++.</w:t>
      </w:r>
    </w:p>
    <w:p w14:paraId="71BDAE4B" w14:textId="2FEB24A1"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Compétences en Informatiques</w:t>
      </w:r>
      <w:r w:rsidRPr="00175291">
        <w:rPr>
          <w:rFonts w:ascii="Times New Roman" w:hAnsi="Times New Roman" w:cs="Times New Roman"/>
          <w:sz w:val="24"/>
          <w:szCs w:val="24"/>
        </w:rPr>
        <w:t> :</w:t>
      </w:r>
    </w:p>
    <w:p w14:paraId="6AE90BA1" w14:textId="1474129F"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Système d’</w:t>
      </w:r>
      <w:r w:rsidR="00EE0300" w:rsidRPr="00175291">
        <w:rPr>
          <w:rFonts w:ascii="Times New Roman" w:hAnsi="Times New Roman" w:cs="Times New Roman"/>
          <w:sz w:val="24"/>
          <w:szCs w:val="24"/>
        </w:rPr>
        <w:t>exploitation</w:t>
      </w:r>
      <w:r w:rsidRPr="00175291">
        <w:rPr>
          <w:rFonts w:ascii="Times New Roman" w:hAnsi="Times New Roman" w:cs="Times New Roman"/>
          <w:sz w:val="24"/>
          <w:szCs w:val="24"/>
        </w:rPr>
        <w:t> : Windows, Linux.</w:t>
      </w:r>
    </w:p>
    <w:p w14:paraId="1BD8F4A4" w14:textId="6396019B"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Langage de </w:t>
      </w:r>
      <w:r w:rsidR="00EE0300" w:rsidRPr="00175291">
        <w:rPr>
          <w:rFonts w:ascii="Times New Roman" w:hAnsi="Times New Roman" w:cs="Times New Roman"/>
          <w:sz w:val="24"/>
          <w:szCs w:val="24"/>
        </w:rPr>
        <w:t>programmation</w:t>
      </w:r>
      <w:r w:rsidRPr="00175291">
        <w:rPr>
          <w:rFonts w:ascii="Times New Roman" w:hAnsi="Times New Roman" w:cs="Times New Roman"/>
          <w:sz w:val="24"/>
          <w:szCs w:val="24"/>
        </w:rPr>
        <w:t xml:space="preserve"> : JavaScript, PHP, Java, Python, </w:t>
      </w:r>
    </w:p>
    <w:p w14:paraId="722E484C" w14:textId="412FCE0B"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Framework et bibliothèques : </w:t>
      </w:r>
      <w:proofErr w:type="spellStart"/>
      <w:r w:rsidRPr="00175291">
        <w:rPr>
          <w:rFonts w:ascii="Times New Roman" w:hAnsi="Times New Roman" w:cs="Times New Roman"/>
          <w:sz w:val="24"/>
          <w:szCs w:val="24"/>
        </w:rPr>
        <w:t>React</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Laravel</w:t>
      </w:r>
      <w:proofErr w:type="spellEnd"/>
      <w:r w:rsidRPr="00175291">
        <w:rPr>
          <w:rFonts w:ascii="Times New Roman" w:hAnsi="Times New Roman" w:cs="Times New Roman"/>
          <w:sz w:val="24"/>
          <w:szCs w:val="24"/>
        </w:rPr>
        <w:t xml:space="preserve">, Flask, </w:t>
      </w:r>
      <w:proofErr w:type="spellStart"/>
      <w:r w:rsidRPr="00175291">
        <w:rPr>
          <w:rFonts w:ascii="Times New Roman" w:hAnsi="Times New Roman" w:cs="Times New Roman"/>
          <w:sz w:val="24"/>
          <w:szCs w:val="24"/>
        </w:rPr>
        <w:t>tailwindcss</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TypeScript</w:t>
      </w:r>
      <w:proofErr w:type="spellEnd"/>
      <w:r w:rsidRPr="00175291">
        <w:rPr>
          <w:rFonts w:ascii="Times New Roman" w:hAnsi="Times New Roman" w:cs="Times New Roman"/>
          <w:sz w:val="24"/>
          <w:szCs w:val="24"/>
        </w:rPr>
        <w:t>.</w:t>
      </w:r>
    </w:p>
    <w:p w14:paraId="6200626C" w14:textId="4E4F3B4D"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Gestion de base de données : MySQL, Mongo, SQLite, PostgreSQL, ORM (Prisma, Hibernate)</w:t>
      </w:r>
    </w:p>
    <w:p w14:paraId="50A2E911" w14:textId="5C972FF1"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Langage de modélisation et méthode de conception : UML, Merise, 2TUP.</w:t>
      </w:r>
    </w:p>
    <w:p w14:paraId="2F171614" w14:textId="015A18BE"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Outils de virtualisation : GNS3, VMWare, </w:t>
      </w:r>
    </w:p>
    <w:p w14:paraId="7873D031" w14:textId="66314910"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Surveillance réseaux : EON, </w:t>
      </w:r>
      <w:proofErr w:type="spellStart"/>
      <w:r w:rsidRPr="00175291">
        <w:rPr>
          <w:rFonts w:ascii="Times New Roman" w:hAnsi="Times New Roman" w:cs="Times New Roman"/>
          <w:sz w:val="24"/>
          <w:szCs w:val="24"/>
        </w:rPr>
        <w:t>WireShark</w:t>
      </w:r>
      <w:proofErr w:type="spellEnd"/>
      <w:r w:rsidRPr="00175291">
        <w:rPr>
          <w:rFonts w:ascii="Times New Roman" w:hAnsi="Times New Roman" w:cs="Times New Roman"/>
          <w:sz w:val="24"/>
          <w:szCs w:val="24"/>
        </w:rPr>
        <w:t>, CISCO.</w:t>
      </w:r>
    </w:p>
    <w:p w14:paraId="0BCCC9FA" w14:textId="026D6401"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Connaissance linguistique</w:t>
      </w:r>
      <w:r w:rsidRPr="00175291">
        <w:rPr>
          <w:rFonts w:ascii="Times New Roman" w:hAnsi="Times New Roman" w:cs="Times New Roman"/>
          <w:sz w:val="24"/>
          <w:szCs w:val="24"/>
        </w:rPr>
        <w:t>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2357"/>
        <w:gridCol w:w="1345"/>
        <w:gridCol w:w="1644"/>
        <w:gridCol w:w="2286"/>
      </w:tblGrid>
      <w:tr w:rsidR="00175291" w:rsidRPr="00175291" w14:paraId="74B6AB74" w14:textId="77777777" w:rsidTr="00097205">
        <w:tc>
          <w:tcPr>
            <w:tcW w:w="1577" w:type="dxa"/>
          </w:tcPr>
          <w:p w14:paraId="26A728CD"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LANGUE</w:t>
            </w:r>
          </w:p>
        </w:tc>
        <w:tc>
          <w:tcPr>
            <w:tcW w:w="2357" w:type="dxa"/>
          </w:tcPr>
          <w:p w14:paraId="75D4FBF6"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COMPREHENTION AUDITIVE</w:t>
            </w:r>
          </w:p>
        </w:tc>
        <w:tc>
          <w:tcPr>
            <w:tcW w:w="1345" w:type="dxa"/>
          </w:tcPr>
          <w:p w14:paraId="06D3151D"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LECTURE</w:t>
            </w:r>
          </w:p>
        </w:tc>
        <w:tc>
          <w:tcPr>
            <w:tcW w:w="1644" w:type="dxa"/>
          </w:tcPr>
          <w:p w14:paraId="6ADDC00A" w14:textId="4A199670" w:rsidR="00C9438A" w:rsidRPr="00175291" w:rsidRDefault="00E17709" w:rsidP="00C9438A">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REDACTION ECRITE</w:t>
            </w:r>
          </w:p>
        </w:tc>
        <w:tc>
          <w:tcPr>
            <w:tcW w:w="2286" w:type="dxa"/>
          </w:tcPr>
          <w:p w14:paraId="581D3CE9" w14:textId="77777777" w:rsidR="00E17709" w:rsidRPr="00175291" w:rsidRDefault="00E17709" w:rsidP="00097205">
            <w:pPr>
              <w:spacing w:line="360" w:lineRule="auto"/>
              <w:jc w:val="center"/>
              <w:rPr>
                <w:rFonts w:ascii="Times New Roman" w:hAnsi="Times New Roman" w:cs="Times New Roman"/>
                <w:bCs/>
                <w:sz w:val="24"/>
                <w:szCs w:val="24"/>
              </w:rPr>
            </w:pPr>
            <w:r w:rsidRPr="00175291">
              <w:rPr>
                <w:rFonts w:ascii="Times New Roman" w:hAnsi="Times New Roman" w:cs="Times New Roman"/>
                <w:bCs/>
                <w:sz w:val="24"/>
                <w:szCs w:val="24"/>
              </w:rPr>
              <w:t>COMUNICATION ORAL</w:t>
            </w:r>
          </w:p>
        </w:tc>
      </w:tr>
      <w:tr w:rsidR="00175291" w:rsidRPr="00175291" w14:paraId="69E7CAB2" w14:textId="77777777" w:rsidTr="00097205">
        <w:tc>
          <w:tcPr>
            <w:tcW w:w="1577" w:type="dxa"/>
          </w:tcPr>
          <w:p w14:paraId="1EDC882A"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Français</w:t>
            </w:r>
          </w:p>
        </w:tc>
        <w:tc>
          <w:tcPr>
            <w:tcW w:w="2357" w:type="dxa"/>
          </w:tcPr>
          <w:p w14:paraId="0D607306"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1345" w:type="dxa"/>
          </w:tcPr>
          <w:p w14:paraId="482976C2"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1644" w:type="dxa"/>
          </w:tcPr>
          <w:p w14:paraId="79BDD88C"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2286" w:type="dxa"/>
          </w:tcPr>
          <w:p w14:paraId="03297E88" w14:textId="33D83DBC"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r>
      <w:tr w:rsidR="00175291" w:rsidRPr="00175291" w14:paraId="4E192D3C" w14:textId="77777777" w:rsidTr="00097205">
        <w:tc>
          <w:tcPr>
            <w:tcW w:w="1577" w:type="dxa"/>
          </w:tcPr>
          <w:p w14:paraId="7C57FDB5"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Anglais</w:t>
            </w:r>
          </w:p>
        </w:tc>
        <w:tc>
          <w:tcPr>
            <w:tcW w:w="2357" w:type="dxa"/>
          </w:tcPr>
          <w:p w14:paraId="56AD00F0"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Assez bien</w:t>
            </w:r>
          </w:p>
        </w:tc>
        <w:tc>
          <w:tcPr>
            <w:tcW w:w="1345" w:type="dxa"/>
          </w:tcPr>
          <w:p w14:paraId="4609DE83"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1644" w:type="dxa"/>
          </w:tcPr>
          <w:p w14:paraId="03AA33F1"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Bien</w:t>
            </w:r>
          </w:p>
        </w:tc>
        <w:tc>
          <w:tcPr>
            <w:tcW w:w="2286" w:type="dxa"/>
          </w:tcPr>
          <w:p w14:paraId="33974AB1" w14:textId="77777777" w:rsidR="00E17709" w:rsidRPr="00175291" w:rsidRDefault="00E17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Assez bien</w:t>
            </w:r>
          </w:p>
        </w:tc>
      </w:tr>
    </w:tbl>
    <w:p w14:paraId="39A21D21" w14:textId="77777777" w:rsidR="00A6698E" w:rsidRPr="00175291" w:rsidRDefault="00A6698E" w:rsidP="00175291">
      <w:pPr>
        <w:spacing w:line="360" w:lineRule="auto"/>
        <w:jc w:val="both"/>
        <w:rPr>
          <w:rFonts w:ascii="Times New Roman" w:hAnsi="Times New Roman" w:cs="Times New Roman"/>
          <w:sz w:val="24"/>
          <w:szCs w:val="24"/>
        </w:rPr>
      </w:pPr>
    </w:p>
    <w:p w14:paraId="76B4AADB" w14:textId="1B445F9F" w:rsidR="00A6698E" w:rsidRPr="00175291" w:rsidRDefault="00A6698E"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Centres d’intérêts et loisirs</w:t>
      </w:r>
      <w:r w:rsidRPr="00175291">
        <w:rPr>
          <w:rFonts w:ascii="Times New Roman" w:hAnsi="Times New Roman" w:cs="Times New Roman"/>
          <w:sz w:val="24"/>
          <w:szCs w:val="24"/>
        </w:rPr>
        <w:t> :</w:t>
      </w:r>
    </w:p>
    <w:p w14:paraId="29151F12" w14:textId="0991BD7A" w:rsidR="00A6698E" w:rsidRPr="00175291" w:rsidRDefault="00A6698E" w:rsidP="00175291">
      <w:pPr>
        <w:pStyle w:val="Paragraphedeliste"/>
        <w:numPr>
          <w:ilvl w:val="0"/>
          <w:numId w:val="1"/>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Lecture et cinématographie</w:t>
      </w:r>
    </w:p>
    <w:p w14:paraId="371E96DD" w14:textId="5835812F" w:rsidR="00A6698E" w:rsidRPr="00175291" w:rsidRDefault="00E17709" w:rsidP="00175291">
      <w:pPr>
        <w:pStyle w:val="Paragraphedeliste"/>
        <w:numPr>
          <w:ilvl w:val="0"/>
          <w:numId w:val="1"/>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Jeux vidéo</w:t>
      </w:r>
    </w:p>
    <w:p w14:paraId="17A9BE18" w14:textId="2F134E87" w:rsidR="00E17709" w:rsidRPr="00175291" w:rsidRDefault="00E17709" w:rsidP="00175291">
      <w:pPr>
        <w:pStyle w:val="Paragraphedeliste"/>
        <w:numPr>
          <w:ilvl w:val="0"/>
          <w:numId w:val="1"/>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Randonnée et natation</w:t>
      </w:r>
    </w:p>
    <w:p w14:paraId="1C0EC455" w14:textId="77777777" w:rsidR="00A6698E" w:rsidRPr="00175291" w:rsidRDefault="00A6698E" w:rsidP="00175291">
      <w:pPr>
        <w:spacing w:line="360" w:lineRule="auto"/>
        <w:jc w:val="both"/>
        <w:rPr>
          <w:rFonts w:ascii="Times New Roman" w:hAnsi="Times New Roman" w:cs="Times New Roman"/>
          <w:sz w:val="24"/>
          <w:szCs w:val="24"/>
        </w:rPr>
      </w:pPr>
    </w:p>
    <w:p w14:paraId="6979A4B8" w14:textId="77777777" w:rsidR="00410F91" w:rsidRPr="00175291" w:rsidRDefault="00410F91" w:rsidP="00175291">
      <w:pPr>
        <w:spacing w:line="360" w:lineRule="auto"/>
        <w:jc w:val="both"/>
        <w:rPr>
          <w:rFonts w:ascii="Times New Roman" w:hAnsi="Times New Roman" w:cs="Times New Roman"/>
          <w:sz w:val="24"/>
          <w:szCs w:val="24"/>
        </w:rPr>
      </w:pPr>
    </w:p>
    <w:p w14:paraId="15206263" w14:textId="166B2D7C" w:rsidR="007F702A" w:rsidRPr="00175291" w:rsidRDefault="007F702A" w:rsidP="00175291">
      <w:pPr>
        <w:pStyle w:val="En-ttedetabledesmatires"/>
        <w:spacing w:line="360" w:lineRule="auto"/>
        <w:jc w:val="both"/>
        <w:rPr>
          <w:rFonts w:ascii="Times New Roman" w:eastAsiaTheme="minorHAnsi" w:hAnsi="Times New Roman" w:cs="Times New Roman"/>
          <w:color w:val="auto"/>
          <w:kern w:val="2"/>
          <w:sz w:val="24"/>
          <w:szCs w:val="24"/>
          <w:lang w:eastAsia="en-US"/>
          <w14:ligatures w14:val="standardContextual"/>
        </w:rPr>
      </w:pPr>
    </w:p>
    <w:p w14:paraId="097A6AAF" w14:textId="6330DCDA" w:rsidR="008B1888" w:rsidRPr="00175291" w:rsidRDefault="008B1888" w:rsidP="00175291">
      <w:pPr>
        <w:spacing w:line="360" w:lineRule="auto"/>
        <w:jc w:val="both"/>
        <w:rPr>
          <w:rFonts w:ascii="Times New Roman" w:hAnsi="Times New Roman" w:cs="Times New Roman"/>
          <w:sz w:val="24"/>
          <w:szCs w:val="24"/>
        </w:rPr>
      </w:pPr>
    </w:p>
    <w:p w14:paraId="6495845D" w14:textId="7E6C5318" w:rsidR="008B1888" w:rsidRPr="00175291" w:rsidRDefault="008B1888" w:rsidP="00175291">
      <w:pPr>
        <w:pStyle w:val="Titre1"/>
        <w:spacing w:line="360" w:lineRule="auto"/>
        <w:jc w:val="center"/>
        <w:rPr>
          <w:rFonts w:ascii="Times New Roman" w:hAnsi="Times New Roman" w:cs="Times New Roman"/>
          <w:b/>
          <w:color w:val="auto"/>
          <w:sz w:val="24"/>
          <w:szCs w:val="24"/>
        </w:rPr>
      </w:pPr>
      <w:bookmarkStart w:id="49" w:name="_Toc182399113"/>
      <w:bookmarkStart w:id="50" w:name="_Toc182399551"/>
      <w:r w:rsidRPr="00175291">
        <w:rPr>
          <w:rFonts w:ascii="Times New Roman" w:hAnsi="Times New Roman" w:cs="Times New Roman"/>
          <w:b/>
          <w:color w:val="auto"/>
          <w:sz w:val="24"/>
          <w:szCs w:val="24"/>
        </w:rPr>
        <w:lastRenderedPageBreak/>
        <w:t>SOMMAIRE GENERAL</w:t>
      </w:r>
      <w:bookmarkEnd w:id="49"/>
      <w:bookmarkEnd w:id="50"/>
    </w:p>
    <w:sdt>
      <w:sdtPr>
        <w:rPr>
          <w:rFonts w:ascii="Times New Roman" w:eastAsiaTheme="minorHAnsi" w:hAnsi="Times New Roman" w:cs="Times New Roman"/>
          <w:color w:val="auto"/>
          <w:kern w:val="2"/>
          <w:sz w:val="24"/>
          <w:szCs w:val="24"/>
          <w:lang w:eastAsia="en-US"/>
          <w14:ligatures w14:val="standardContextual"/>
        </w:rPr>
        <w:id w:val="323014245"/>
        <w:docPartObj>
          <w:docPartGallery w:val="Table of Contents"/>
          <w:docPartUnique/>
        </w:docPartObj>
      </w:sdtPr>
      <w:sdtEndPr>
        <w:rPr>
          <w:b/>
          <w:bCs/>
        </w:rPr>
      </w:sdtEndPr>
      <w:sdtContent>
        <w:p w14:paraId="75FF6E50" w14:textId="1A0B9853" w:rsidR="00B72709" w:rsidRPr="00D90C72" w:rsidRDefault="00B72709" w:rsidP="00D90C72">
          <w:pPr>
            <w:pStyle w:val="En-ttedetabledesmatires"/>
            <w:spacing w:line="360" w:lineRule="auto"/>
            <w:jc w:val="both"/>
            <w:rPr>
              <w:rStyle w:val="Titre1Car"/>
              <w:rFonts w:ascii="Times New Roman" w:hAnsi="Times New Roman" w:cs="Times New Roman"/>
              <w:color w:val="auto"/>
              <w:sz w:val="24"/>
              <w:szCs w:val="24"/>
            </w:rPr>
          </w:pPr>
        </w:p>
        <w:p w14:paraId="743FDFB4" w14:textId="300B7233" w:rsidR="00D90C72" w:rsidRPr="00D90C72" w:rsidRDefault="00B72709" w:rsidP="00D90C72">
          <w:pPr>
            <w:pStyle w:val="TM1"/>
            <w:tabs>
              <w:tab w:val="right" w:leader="dot" w:pos="9062"/>
            </w:tabs>
            <w:spacing w:line="360" w:lineRule="auto"/>
            <w:rPr>
              <w:rFonts w:ascii="Times New Roman" w:hAnsi="Times New Roman"/>
              <w:noProof/>
              <w:kern w:val="2"/>
              <w:sz w:val="24"/>
              <w:szCs w:val="24"/>
              <w14:ligatures w14:val="standardContextual"/>
            </w:rPr>
          </w:pPr>
          <w:r w:rsidRPr="00D90C72">
            <w:rPr>
              <w:rFonts w:ascii="Times New Roman" w:hAnsi="Times New Roman"/>
              <w:b/>
              <w:bCs/>
              <w:sz w:val="24"/>
              <w:szCs w:val="24"/>
            </w:rPr>
            <w:fldChar w:fldCharType="begin"/>
          </w:r>
          <w:r w:rsidRPr="00D90C72">
            <w:rPr>
              <w:rFonts w:ascii="Times New Roman" w:hAnsi="Times New Roman"/>
              <w:b/>
              <w:bCs/>
              <w:sz w:val="24"/>
              <w:szCs w:val="24"/>
            </w:rPr>
            <w:instrText xml:space="preserve"> TOC \o "1-3" \h \z \u </w:instrText>
          </w:r>
          <w:r w:rsidRPr="00D90C72">
            <w:rPr>
              <w:rFonts w:ascii="Times New Roman" w:hAnsi="Times New Roman"/>
              <w:b/>
              <w:bCs/>
              <w:sz w:val="24"/>
              <w:szCs w:val="24"/>
            </w:rPr>
            <w:fldChar w:fldCharType="separate"/>
          </w:r>
          <w:hyperlink w:anchor="_Toc182399112" w:history="1">
            <w:r w:rsidR="00D90C72" w:rsidRPr="00D90C72">
              <w:rPr>
                <w:rStyle w:val="Lienhypertexte"/>
                <w:rFonts w:ascii="Times New Roman" w:hAnsi="Times New Roman"/>
                <w:b/>
                <w:noProof/>
                <w:sz w:val="24"/>
                <w:szCs w:val="24"/>
              </w:rPr>
              <w:t>CURRICULUM VITAE</w:t>
            </w:r>
            <w:r w:rsidR="00D90C72" w:rsidRPr="00D90C72">
              <w:rPr>
                <w:rFonts w:ascii="Times New Roman" w:hAnsi="Times New Roman"/>
                <w:noProof/>
                <w:webHidden/>
                <w:sz w:val="24"/>
                <w:szCs w:val="24"/>
              </w:rPr>
              <w:tab/>
            </w:r>
            <w:r w:rsidR="00D90C72" w:rsidRPr="00D90C72">
              <w:rPr>
                <w:rFonts w:ascii="Times New Roman" w:hAnsi="Times New Roman"/>
                <w:noProof/>
                <w:webHidden/>
                <w:sz w:val="24"/>
                <w:szCs w:val="24"/>
              </w:rPr>
              <w:fldChar w:fldCharType="begin"/>
            </w:r>
            <w:r w:rsidR="00D90C72" w:rsidRPr="00D90C72">
              <w:rPr>
                <w:rFonts w:ascii="Times New Roman" w:hAnsi="Times New Roman"/>
                <w:noProof/>
                <w:webHidden/>
                <w:sz w:val="24"/>
                <w:szCs w:val="24"/>
              </w:rPr>
              <w:instrText xml:space="preserve"> PAGEREF _Toc182399112 \h </w:instrText>
            </w:r>
            <w:r w:rsidR="00D90C72" w:rsidRPr="00D90C72">
              <w:rPr>
                <w:rFonts w:ascii="Times New Roman" w:hAnsi="Times New Roman"/>
                <w:noProof/>
                <w:webHidden/>
                <w:sz w:val="24"/>
                <w:szCs w:val="24"/>
              </w:rPr>
            </w:r>
            <w:r w:rsidR="00D90C72"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I</w:t>
            </w:r>
            <w:r w:rsidR="00D90C72" w:rsidRPr="00D90C72">
              <w:rPr>
                <w:rFonts w:ascii="Times New Roman" w:hAnsi="Times New Roman"/>
                <w:noProof/>
                <w:webHidden/>
                <w:sz w:val="24"/>
                <w:szCs w:val="24"/>
              </w:rPr>
              <w:fldChar w:fldCharType="end"/>
            </w:r>
          </w:hyperlink>
        </w:p>
        <w:p w14:paraId="5175DF85" w14:textId="780C6470"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3" w:history="1">
            <w:r w:rsidRPr="00D90C72">
              <w:rPr>
                <w:rStyle w:val="Lienhypertexte"/>
                <w:rFonts w:ascii="Times New Roman" w:hAnsi="Times New Roman"/>
                <w:b/>
                <w:noProof/>
                <w:sz w:val="24"/>
                <w:szCs w:val="24"/>
              </w:rPr>
              <w:t>SOMMAIRE GENERAL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III</w:t>
            </w:r>
            <w:r w:rsidRPr="00D90C72">
              <w:rPr>
                <w:rFonts w:ascii="Times New Roman" w:hAnsi="Times New Roman"/>
                <w:noProof/>
                <w:webHidden/>
                <w:sz w:val="24"/>
                <w:szCs w:val="24"/>
              </w:rPr>
              <w:fldChar w:fldCharType="end"/>
            </w:r>
          </w:hyperlink>
        </w:p>
        <w:p w14:paraId="320CD725" w14:textId="44CEA551"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4" w:history="1">
            <w:r w:rsidRPr="00D90C72">
              <w:rPr>
                <w:rStyle w:val="Lienhypertexte"/>
                <w:rFonts w:ascii="Times New Roman" w:hAnsi="Times New Roman"/>
                <w:b/>
                <w:noProof/>
                <w:sz w:val="24"/>
                <w:szCs w:val="24"/>
              </w:rPr>
              <w:t>REMERCIEMENTS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VI</w:t>
            </w:r>
            <w:r w:rsidRPr="00D90C72">
              <w:rPr>
                <w:rFonts w:ascii="Times New Roman" w:hAnsi="Times New Roman"/>
                <w:noProof/>
                <w:webHidden/>
                <w:sz w:val="24"/>
                <w:szCs w:val="24"/>
              </w:rPr>
              <w:fldChar w:fldCharType="end"/>
            </w:r>
          </w:hyperlink>
        </w:p>
        <w:p w14:paraId="31A67A83" w14:textId="629A4491"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5" w:history="1">
            <w:r w:rsidRPr="00D90C72">
              <w:rPr>
                <w:rStyle w:val="Lienhypertexte"/>
                <w:rFonts w:ascii="Times New Roman" w:hAnsi="Times New Roman"/>
                <w:b/>
                <w:noProof/>
                <w:sz w:val="24"/>
                <w:szCs w:val="24"/>
              </w:rPr>
              <w:t>LISTE DES FIGURES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VII</w:t>
            </w:r>
            <w:r w:rsidRPr="00D90C72">
              <w:rPr>
                <w:rFonts w:ascii="Times New Roman" w:hAnsi="Times New Roman"/>
                <w:noProof/>
                <w:webHidden/>
                <w:sz w:val="24"/>
                <w:szCs w:val="24"/>
              </w:rPr>
              <w:fldChar w:fldCharType="end"/>
            </w:r>
          </w:hyperlink>
        </w:p>
        <w:p w14:paraId="5AB6C5C9" w14:textId="4FA6794B"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6" w:history="1">
            <w:r w:rsidRPr="00D90C72">
              <w:rPr>
                <w:rStyle w:val="Lienhypertexte"/>
                <w:rFonts w:ascii="Times New Roman" w:hAnsi="Times New Roman"/>
                <w:b/>
                <w:noProof/>
                <w:sz w:val="24"/>
                <w:szCs w:val="24"/>
              </w:rPr>
              <w:t>LISTE DES TABLEAUX</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IX</w:t>
            </w:r>
            <w:r w:rsidRPr="00D90C72">
              <w:rPr>
                <w:rFonts w:ascii="Times New Roman" w:hAnsi="Times New Roman"/>
                <w:noProof/>
                <w:webHidden/>
                <w:sz w:val="24"/>
                <w:szCs w:val="24"/>
              </w:rPr>
              <w:fldChar w:fldCharType="end"/>
            </w:r>
          </w:hyperlink>
        </w:p>
        <w:p w14:paraId="30CE93D3" w14:textId="034471C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7" w:history="1">
            <w:r w:rsidRPr="00D90C72">
              <w:rPr>
                <w:rStyle w:val="Lienhypertexte"/>
                <w:rFonts w:ascii="Times New Roman" w:hAnsi="Times New Roman"/>
                <w:b/>
                <w:noProof/>
                <w:sz w:val="24"/>
                <w:szCs w:val="24"/>
              </w:rPr>
              <w:t>LISTES DES ABREVIATIONS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w:t>
            </w:r>
            <w:r w:rsidRPr="00D90C72">
              <w:rPr>
                <w:rFonts w:ascii="Times New Roman" w:hAnsi="Times New Roman"/>
                <w:noProof/>
                <w:webHidden/>
                <w:sz w:val="24"/>
                <w:szCs w:val="24"/>
              </w:rPr>
              <w:fldChar w:fldCharType="end"/>
            </w:r>
          </w:hyperlink>
        </w:p>
        <w:p w14:paraId="0009DD66" w14:textId="720D36BD"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8" w:history="1">
            <w:r w:rsidRPr="00D90C72">
              <w:rPr>
                <w:rStyle w:val="Lienhypertexte"/>
                <w:rFonts w:ascii="Times New Roman" w:hAnsi="Times New Roman"/>
                <w:b/>
                <w:noProof/>
                <w:sz w:val="24"/>
                <w:szCs w:val="24"/>
                <w:lang w:val="en-US"/>
              </w:rPr>
              <w:t>INTRODUCTION GENERALE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w:t>
            </w:r>
            <w:r w:rsidRPr="00D90C72">
              <w:rPr>
                <w:rFonts w:ascii="Times New Roman" w:hAnsi="Times New Roman"/>
                <w:noProof/>
                <w:webHidden/>
                <w:sz w:val="24"/>
                <w:szCs w:val="24"/>
              </w:rPr>
              <w:fldChar w:fldCharType="end"/>
            </w:r>
          </w:hyperlink>
        </w:p>
        <w:p w14:paraId="157F3A12" w14:textId="696B71DC"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19" w:history="1">
            <w:r w:rsidRPr="00D90C72">
              <w:rPr>
                <w:rStyle w:val="Lienhypertexte"/>
                <w:rFonts w:ascii="Times New Roman" w:hAnsi="Times New Roman"/>
                <w:b/>
                <w:noProof/>
                <w:sz w:val="24"/>
                <w:szCs w:val="24"/>
              </w:rPr>
              <w:t>PARTIE I : PRESENTATIONS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_Toc182399119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w:t>
            </w:r>
            <w:r w:rsidRPr="00D90C72">
              <w:rPr>
                <w:rFonts w:ascii="Times New Roman" w:hAnsi="Times New Roman"/>
                <w:noProof/>
                <w:webHidden/>
                <w:sz w:val="24"/>
                <w:szCs w:val="24"/>
              </w:rPr>
              <w:fldChar w:fldCharType="end"/>
            </w:r>
          </w:hyperlink>
        </w:p>
        <w:p w14:paraId="4CE377DE" w14:textId="32F97598"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20" w:history="1">
            <w:r w:rsidRPr="00D90C72">
              <w:rPr>
                <w:rStyle w:val="Lienhypertexte"/>
                <w:rFonts w:ascii="Times New Roman" w:hAnsi="Times New Roman"/>
                <w:b/>
                <w:noProof/>
                <w:sz w:val="24"/>
                <w:szCs w:val="24"/>
              </w:rPr>
              <w:t>Chapitre 1 : Présentation de l’Ecole Nationale d’Informatique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w:t>
            </w:r>
            <w:r w:rsidRPr="00D90C72">
              <w:rPr>
                <w:rFonts w:ascii="Times New Roman" w:hAnsi="Times New Roman"/>
                <w:noProof/>
                <w:webHidden/>
                <w:sz w:val="24"/>
                <w:szCs w:val="24"/>
              </w:rPr>
              <w:fldChar w:fldCharType="end"/>
            </w:r>
          </w:hyperlink>
        </w:p>
        <w:p w14:paraId="4D7A510A" w14:textId="73A4190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1" w:history="1">
            <w:r w:rsidRPr="00D90C72">
              <w:rPr>
                <w:rStyle w:val="Lienhypertexte"/>
                <w:rFonts w:ascii="Times New Roman" w:hAnsi="Times New Roman"/>
                <w:b/>
                <w:noProof/>
                <w:sz w:val="24"/>
                <w:szCs w:val="24"/>
              </w:rPr>
              <w:t>1.1. Information d’ordre général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w:t>
            </w:r>
            <w:r w:rsidRPr="00D90C72">
              <w:rPr>
                <w:rFonts w:ascii="Times New Roman" w:hAnsi="Times New Roman"/>
                <w:noProof/>
                <w:webHidden/>
                <w:sz w:val="24"/>
                <w:szCs w:val="24"/>
              </w:rPr>
              <w:fldChar w:fldCharType="end"/>
            </w:r>
          </w:hyperlink>
        </w:p>
        <w:p w14:paraId="6883C8A5" w14:textId="1C7BAD3F"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2" w:history="1">
            <w:r w:rsidRPr="00D90C72">
              <w:rPr>
                <w:rStyle w:val="Lienhypertexte"/>
                <w:rFonts w:ascii="Times New Roman" w:hAnsi="Times New Roman"/>
                <w:b/>
                <w:noProof/>
                <w:sz w:val="24"/>
                <w:szCs w:val="24"/>
              </w:rPr>
              <w:t>1.2. Missions et historique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w:t>
            </w:r>
            <w:r w:rsidRPr="00D90C72">
              <w:rPr>
                <w:rFonts w:ascii="Times New Roman" w:hAnsi="Times New Roman"/>
                <w:noProof/>
                <w:webHidden/>
                <w:sz w:val="24"/>
                <w:szCs w:val="24"/>
              </w:rPr>
              <w:fldChar w:fldCharType="end"/>
            </w:r>
          </w:hyperlink>
        </w:p>
        <w:p w14:paraId="22B53DE1" w14:textId="41CE500A"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3" w:history="1">
            <w:r w:rsidRPr="00D90C72">
              <w:rPr>
                <w:rStyle w:val="Lienhypertexte"/>
                <w:rFonts w:ascii="Times New Roman" w:hAnsi="Times New Roman"/>
                <w:b/>
                <w:noProof/>
                <w:sz w:val="24"/>
                <w:szCs w:val="24"/>
              </w:rPr>
              <w:t>1.3. Organigramme institutionnel de l’ENI</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w:t>
            </w:r>
            <w:r w:rsidRPr="00D90C72">
              <w:rPr>
                <w:rFonts w:ascii="Times New Roman" w:hAnsi="Times New Roman"/>
                <w:noProof/>
                <w:webHidden/>
                <w:sz w:val="24"/>
                <w:szCs w:val="24"/>
              </w:rPr>
              <w:fldChar w:fldCharType="end"/>
            </w:r>
          </w:hyperlink>
        </w:p>
        <w:p w14:paraId="1E13B5B6" w14:textId="5FDDECEA"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4" w:history="1">
            <w:r w:rsidRPr="00D90C72">
              <w:rPr>
                <w:rStyle w:val="Lienhypertexte"/>
                <w:rFonts w:ascii="Times New Roman" w:hAnsi="Times New Roman"/>
                <w:b/>
                <w:noProof/>
                <w:sz w:val="24"/>
                <w:szCs w:val="24"/>
              </w:rPr>
              <w:t>1.4. Domaine de spécialisation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6</w:t>
            </w:r>
            <w:r w:rsidRPr="00D90C72">
              <w:rPr>
                <w:rFonts w:ascii="Times New Roman" w:hAnsi="Times New Roman"/>
                <w:noProof/>
                <w:webHidden/>
                <w:sz w:val="24"/>
                <w:szCs w:val="24"/>
              </w:rPr>
              <w:fldChar w:fldCharType="end"/>
            </w:r>
          </w:hyperlink>
        </w:p>
        <w:p w14:paraId="752EB9D7" w14:textId="6B50A17D"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5" w:history="1">
            <w:r w:rsidRPr="00D90C72">
              <w:rPr>
                <w:rStyle w:val="Lienhypertexte"/>
                <w:rFonts w:ascii="Times New Roman" w:hAnsi="Times New Roman"/>
                <w:b/>
                <w:noProof/>
                <w:sz w:val="24"/>
                <w:szCs w:val="24"/>
              </w:rPr>
              <w:t>1.5. Architecture des formations pédagogiques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7</w:t>
            </w:r>
            <w:r w:rsidRPr="00D90C72">
              <w:rPr>
                <w:rFonts w:ascii="Times New Roman" w:hAnsi="Times New Roman"/>
                <w:noProof/>
                <w:webHidden/>
                <w:sz w:val="24"/>
                <w:szCs w:val="24"/>
              </w:rPr>
              <w:fldChar w:fldCharType="end"/>
            </w:r>
          </w:hyperlink>
        </w:p>
        <w:p w14:paraId="1C9C6C30" w14:textId="177C8F58"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6" w:history="1">
            <w:r w:rsidRPr="00D90C72">
              <w:rPr>
                <w:rStyle w:val="Lienhypertexte"/>
                <w:rFonts w:ascii="Times New Roman" w:hAnsi="Times New Roman"/>
                <w:b/>
                <w:noProof/>
                <w:sz w:val="24"/>
                <w:szCs w:val="24"/>
              </w:rPr>
              <w:t>1.6. Relations de l’ENI avec les entreprises et les organismes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9</w:t>
            </w:r>
            <w:r w:rsidRPr="00D90C72">
              <w:rPr>
                <w:rFonts w:ascii="Times New Roman" w:hAnsi="Times New Roman"/>
                <w:noProof/>
                <w:webHidden/>
                <w:sz w:val="24"/>
                <w:szCs w:val="24"/>
              </w:rPr>
              <w:fldChar w:fldCharType="end"/>
            </w:r>
          </w:hyperlink>
        </w:p>
        <w:p w14:paraId="37EF2350" w14:textId="48A0CF4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7" w:history="1">
            <w:r w:rsidRPr="00D90C72">
              <w:rPr>
                <w:rStyle w:val="Lienhypertexte"/>
                <w:rFonts w:ascii="Times New Roman" w:hAnsi="Times New Roman"/>
                <w:b/>
                <w:noProof/>
                <w:sz w:val="24"/>
                <w:szCs w:val="24"/>
              </w:rPr>
              <w:t>1.7. Partenariat au niveau international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11</w:t>
            </w:r>
            <w:r w:rsidRPr="00D90C72">
              <w:rPr>
                <w:rFonts w:ascii="Times New Roman" w:hAnsi="Times New Roman"/>
                <w:noProof/>
                <w:webHidden/>
                <w:sz w:val="24"/>
                <w:szCs w:val="24"/>
              </w:rPr>
              <w:fldChar w:fldCharType="end"/>
            </w:r>
          </w:hyperlink>
        </w:p>
        <w:p w14:paraId="6C2A7E8A" w14:textId="1C486E74"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8" w:history="1">
            <w:r w:rsidRPr="00D90C72">
              <w:rPr>
                <w:rStyle w:val="Lienhypertexte"/>
                <w:rFonts w:ascii="Times New Roman" w:hAnsi="Times New Roman"/>
                <w:b/>
                <w:noProof/>
                <w:sz w:val="24"/>
                <w:szCs w:val="24"/>
              </w:rPr>
              <w:t>1.8. Débouchés professionnels avec des diplômés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12</w:t>
            </w:r>
            <w:r w:rsidRPr="00D90C72">
              <w:rPr>
                <w:rFonts w:ascii="Times New Roman" w:hAnsi="Times New Roman"/>
                <w:noProof/>
                <w:webHidden/>
                <w:sz w:val="24"/>
                <w:szCs w:val="24"/>
              </w:rPr>
              <w:fldChar w:fldCharType="end"/>
            </w:r>
          </w:hyperlink>
        </w:p>
        <w:p w14:paraId="3545631A" w14:textId="2256CE39"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29" w:history="1">
            <w:r w:rsidRPr="00D90C72">
              <w:rPr>
                <w:rStyle w:val="Lienhypertexte"/>
                <w:rFonts w:ascii="Times New Roman" w:hAnsi="Times New Roman"/>
                <w:b/>
                <w:noProof/>
                <w:sz w:val="24"/>
                <w:szCs w:val="24"/>
              </w:rPr>
              <w:t>1.9.  Ressources humaines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_Toc182399129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14</w:t>
            </w:r>
            <w:r w:rsidRPr="00D90C72">
              <w:rPr>
                <w:rFonts w:ascii="Times New Roman" w:hAnsi="Times New Roman"/>
                <w:noProof/>
                <w:webHidden/>
                <w:sz w:val="24"/>
                <w:szCs w:val="24"/>
              </w:rPr>
              <w:fldChar w:fldCharType="end"/>
            </w:r>
          </w:hyperlink>
        </w:p>
        <w:p w14:paraId="41F7B6BC" w14:textId="1B25EF45"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30" w:history="1">
            <w:r w:rsidRPr="00D90C72">
              <w:rPr>
                <w:rStyle w:val="Lienhypertexte"/>
                <w:rFonts w:ascii="Times New Roman" w:hAnsi="Times New Roman"/>
                <w:b/>
                <w:noProof/>
                <w:sz w:val="24"/>
                <w:szCs w:val="24"/>
              </w:rPr>
              <w:t>Chapitre 2 : Présentation de Ravinala Airports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572A1F6A" w14:textId="5E4EB780"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1" w:history="1">
            <w:r w:rsidRPr="00D90C72">
              <w:rPr>
                <w:rStyle w:val="Lienhypertexte"/>
                <w:rFonts w:ascii="Times New Roman" w:hAnsi="Times New Roman"/>
                <w:b/>
                <w:noProof/>
                <w:sz w:val="24"/>
                <w:szCs w:val="24"/>
              </w:rPr>
              <w:t>2.1. Information d’ordre général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06040C8A" w14:textId="7D8DB5BC"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2" w:history="1">
            <w:r w:rsidRPr="00D90C72">
              <w:rPr>
                <w:rStyle w:val="Lienhypertexte"/>
                <w:rFonts w:ascii="Times New Roman" w:hAnsi="Times New Roman"/>
                <w:b/>
                <w:noProof/>
                <w:sz w:val="24"/>
                <w:szCs w:val="24"/>
              </w:rPr>
              <w:t>2.2. Nos missions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6461B43E" w14:textId="15AFEE3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3" w:history="1">
            <w:r w:rsidRPr="00D90C72">
              <w:rPr>
                <w:rStyle w:val="Lienhypertexte"/>
                <w:rFonts w:ascii="Times New Roman" w:hAnsi="Times New Roman"/>
                <w:b/>
                <w:noProof/>
                <w:sz w:val="24"/>
                <w:szCs w:val="24"/>
              </w:rPr>
              <w:t>2.3. Dates marquantes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134C8B83" w14:textId="43E2BF3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4" w:history="1">
            <w:r w:rsidRPr="00D90C72">
              <w:rPr>
                <w:rStyle w:val="Lienhypertexte"/>
                <w:rFonts w:ascii="Times New Roman" w:hAnsi="Times New Roman"/>
                <w:b/>
                <w:bCs/>
                <w:noProof/>
                <w:sz w:val="24"/>
                <w:szCs w:val="24"/>
              </w:rPr>
              <w:t>2.4. Organigramme de Ravinala Airports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7A90E406" w14:textId="4001F1D9"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5" w:history="1">
            <w:r w:rsidRPr="00D90C72">
              <w:rPr>
                <w:rStyle w:val="Lienhypertexte"/>
                <w:rFonts w:ascii="Times New Roman" w:hAnsi="Times New Roman"/>
                <w:b/>
                <w:noProof/>
                <w:sz w:val="24"/>
                <w:szCs w:val="24"/>
              </w:rPr>
              <w:t>2.5. Nos projets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17</w:t>
            </w:r>
            <w:r w:rsidRPr="00D90C72">
              <w:rPr>
                <w:rFonts w:ascii="Times New Roman" w:hAnsi="Times New Roman"/>
                <w:noProof/>
                <w:webHidden/>
                <w:sz w:val="24"/>
                <w:szCs w:val="24"/>
              </w:rPr>
              <w:fldChar w:fldCharType="end"/>
            </w:r>
          </w:hyperlink>
        </w:p>
        <w:p w14:paraId="2388A64E" w14:textId="437020E9"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6" w:history="1">
            <w:r w:rsidRPr="00D90C72">
              <w:rPr>
                <w:rStyle w:val="Lienhypertexte"/>
                <w:rFonts w:ascii="Times New Roman" w:hAnsi="Times New Roman"/>
                <w:b/>
                <w:bCs/>
                <w:noProof/>
                <w:sz w:val="24"/>
                <w:szCs w:val="24"/>
              </w:rPr>
              <w:t>2.6. Nos prix et certifications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17</w:t>
            </w:r>
            <w:r w:rsidRPr="00D90C72">
              <w:rPr>
                <w:rFonts w:ascii="Times New Roman" w:hAnsi="Times New Roman"/>
                <w:noProof/>
                <w:webHidden/>
                <w:sz w:val="24"/>
                <w:szCs w:val="24"/>
              </w:rPr>
              <w:fldChar w:fldCharType="end"/>
            </w:r>
          </w:hyperlink>
        </w:p>
        <w:p w14:paraId="4C60B602" w14:textId="79BF105C"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37" w:history="1">
            <w:r w:rsidRPr="00D90C72">
              <w:rPr>
                <w:rStyle w:val="Lienhypertexte"/>
                <w:rFonts w:ascii="Times New Roman" w:hAnsi="Times New Roman"/>
                <w:b/>
                <w:bCs/>
                <w:noProof/>
                <w:sz w:val="24"/>
                <w:szCs w:val="24"/>
              </w:rPr>
              <w:t>2.7. Nos actionnaires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18</w:t>
            </w:r>
            <w:r w:rsidRPr="00D90C72">
              <w:rPr>
                <w:rFonts w:ascii="Times New Roman" w:hAnsi="Times New Roman"/>
                <w:noProof/>
                <w:webHidden/>
                <w:sz w:val="24"/>
                <w:szCs w:val="24"/>
              </w:rPr>
              <w:fldChar w:fldCharType="end"/>
            </w:r>
          </w:hyperlink>
        </w:p>
        <w:p w14:paraId="353342FE" w14:textId="531DF83C"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38" w:history="1">
            <w:r w:rsidRPr="00D90C72">
              <w:rPr>
                <w:rStyle w:val="Lienhypertexte"/>
                <w:rFonts w:ascii="Times New Roman" w:hAnsi="Times New Roman"/>
                <w:b/>
                <w:noProof/>
                <w:sz w:val="24"/>
                <w:szCs w:val="24"/>
              </w:rPr>
              <w:t>Chapitre 3 : Description du projet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19</w:t>
            </w:r>
            <w:r w:rsidRPr="00D90C72">
              <w:rPr>
                <w:rFonts w:ascii="Times New Roman" w:hAnsi="Times New Roman"/>
                <w:noProof/>
                <w:webHidden/>
                <w:sz w:val="24"/>
                <w:szCs w:val="24"/>
              </w:rPr>
              <w:fldChar w:fldCharType="end"/>
            </w:r>
          </w:hyperlink>
        </w:p>
        <w:p w14:paraId="0A9DE311" w14:textId="33928103" w:rsidR="00D90C72" w:rsidRPr="00D90C72" w:rsidRDefault="00D90C72" w:rsidP="00D90C72">
          <w:pPr>
            <w:pStyle w:val="TM3"/>
            <w:tabs>
              <w:tab w:val="left" w:pos="1200"/>
              <w:tab w:val="right" w:leader="dot" w:pos="9062"/>
            </w:tabs>
            <w:spacing w:line="360" w:lineRule="auto"/>
            <w:rPr>
              <w:rFonts w:ascii="Times New Roman" w:hAnsi="Times New Roman"/>
              <w:noProof/>
              <w:kern w:val="2"/>
              <w:sz w:val="24"/>
              <w:szCs w:val="24"/>
              <w14:ligatures w14:val="standardContextual"/>
            </w:rPr>
          </w:pPr>
          <w:hyperlink w:anchor="_Toc182399139" w:history="1">
            <w:r w:rsidRPr="00D90C72">
              <w:rPr>
                <w:rStyle w:val="Lienhypertexte"/>
                <w:rFonts w:ascii="Times New Roman" w:hAnsi="Times New Roman"/>
                <w:b/>
                <w:noProof/>
                <w:sz w:val="24"/>
                <w:szCs w:val="24"/>
              </w:rPr>
              <w:t>3.1.</w:t>
            </w:r>
            <w:r w:rsidRPr="00D90C72">
              <w:rPr>
                <w:rFonts w:ascii="Times New Roman" w:hAnsi="Times New Roman"/>
                <w:noProof/>
                <w:kern w:val="2"/>
                <w:sz w:val="24"/>
                <w:szCs w:val="24"/>
                <w14:ligatures w14:val="standardContextual"/>
              </w:rPr>
              <w:tab/>
            </w:r>
            <w:r w:rsidRPr="00D90C72">
              <w:rPr>
                <w:rStyle w:val="Lienhypertexte"/>
                <w:rFonts w:ascii="Times New Roman" w:hAnsi="Times New Roman"/>
                <w:b/>
                <w:noProof/>
                <w:sz w:val="24"/>
                <w:szCs w:val="24"/>
              </w:rPr>
              <w:t>Formulation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_Toc182399139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19</w:t>
            </w:r>
            <w:r w:rsidRPr="00D90C72">
              <w:rPr>
                <w:rFonts w:ascii="Times New Roman" w:hAnsi="Times New Roman"/>
                <w:noProof/>
                <w:webHidden/>
                <w:sz w:val="24"/>
                <w:szCs w:val="24"/>
              </w:rPr>
              <w:fldChar w:fldCharType="end"/>
            </w:r>
          </w:hyperlink>
        </w:p>
        <w:p w14:paraId="661CC004" w14:textId="2B4D28F0" w:rsidR="00D90C72" w:rsidRPr="00D90C72" w:rsidRDefault="00D90C72" w:rsidP="00D90C72">
          <w:pPr>
            <w:pStyle w:val="TM3"/>
            <w:tabs>
              <w:tab w:val="left" w:pos="1200"/>
              <w:tab w:val="right" w:leader="dot" w:pos="9062"/>
            </w:tabs>
            <w:spacing w:line="360" w:lineRule="auto"/>
            <w:rPr>
              <w:rFonts w:ascii="Times New Roman" w:hAnsi="Times New Roman"/>
              <w:noProof/>
              <w:kern w:val="2"/>
              <w:sz w:val="24"/>
              <w:szCs w:val="24"/>
              <w14:ligatures w14:val="standardContextual"/>
            </w:rPr>
          </w:pPr>
          <w:hyperlink w:anchor="_Toc182399140" w:history="1">
            <w:r w:rsidRPr="00D90C72">
              <w:rPr>
                <w:rStyle w:val="Lienhypertexte"/>
                <w:rFonts w:ascii="Times New Roman" w:hAnsi="Times New Roman"/>
                <w:b/>
                <w:noProof/>
                <w:sz w:val="24"/>
                <w:szCs w:val="24"/>
              </w:rPr>
              <w:t>3.2.</w:t>
            </w:r>
            <w:r w:rsidRPr="00D90C72">
              <w:rPr>
                <w:rFonts w:ascii="Times New Roman" w:hAnsi="Times New Roman"/>
                <w:noProof/>
                <w:kern w:val="2"/>
                <w:sz w:val="24"/>
                <w:szCs w:val="24"/>
                <w14:ligatures w14:val="standardContextual"/>
              </w:rPr>
              <w:tab/>
            </w:r>
            <w:r w:rsidRPr="00D90C72">
              <w:rPr>
                <w:rStyle w:val="Lienhypertexte"/>
                <w:rFonts w:ascii="Times New Roman" w:hAnsi="Times New Roman"/>
                <w:b/>
                <w:noProof/>
                <w:sz w:val="24"/>
                <w:szCs w:val="24"/>
              </w:rPr>
              <w:t>Objectif et besoin de l’utilisateur</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19</w:t>
            </w:r>
            <w:r w:rsidRPr="00D90C72">
              <w:rPr>
                <w:rFonts w:ascii="Times New Roman" w:hAnsi="Times New Roman"/>
                <w:noProof/>
                <w:webHidden/>
                <w:sz w:val="24"/>
                <w:szCs w:val="24"/>
              </w:rPr>
              <w:fldChar w:fldCharType="end"/>
            </w:r>
          </w:hyperlink>
        </w:p>
        <w:p w14:paraId="77FF462C" w14:textId="00F3C9C6" w:rsidR="00D90C72" w:rsidRPr="00D90C72" w:rsidRDefault="00D90C72" w:rsidP="00D90C72">
          <w:pPr>
            <w:pStyle w:val="TM3"/>
            <w:tabs>
              <w:tab w:val="left" w:pos="1200"/>
              <w:tab w:val="right" w:leader="dot" w:pos="9062"/>
            </w:tabs>
            <w:spacing w:line="360" w:lineRule="auto"/>
            <w:rPr>
              <w:rFonts w:ascii="Times New Roman" w:hAnsi="Times New Roman"/>
              <w:noProof/>
              <w:kern w:val="2"/>
              <w:sz w:val="24"/>
              <w:szCs w:val="24"/>
              <w14:ligatures w14:val="standardContextual"/>
            </w:rPr>
          </w:pPr>
          <w:hyperlink w:anchor="_Toc182399141" w:history="1">
            <w:r w:rsidRPr="00D90C72">
              <w:rPr>
                <w:rStyle w:val="Lienhypertexte"/>
                <w:rFonts w:ascii="Times New Roman" w:hAnsi="Times New Roman"/>
                <w:b/>
                <w:noProof/>
                <w:sz w:val="24"/>
                <w:szCs w:val="24"/>
              </w:rPr>
              <w:t>3.3.</w:t>
            </w:r>
            <w:r w:rsidRPr="00D90C72">
              <w:rPr>
                <w:rFonts w:ascii="Times New Roman" w:hAnsi="Times New Roman"/>
                <w:noProof/>
                <w:kern w:val="2"/>
                <w:sz w:val="24"/>
                <w:szCs w:val="24"/>
                <w14:ligatures w14:val="standardContextual"/>
              </w:rPr>
              <w:tab/>
            </w:r>
            <w:r w:rsidRPr="00D90C72">
              <w:rPr>
                <w:rStyle w:val="Lienhypertexte"/>
                <w:rFonts w:ascii="Times New Roman" w:hAnsi="Times New Roman"/>
                <w:b/>
                <w:noProof/>
                <w:sz w:val="24"/>
                <w:szCs w:val="24"/>
              </w:rPr>
              <w:t>Moyens nécessaires à la réalisation du projet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20</w:t>
            </w:r>
            <w:r w:rsidRPr="00D90C72">
              <w:rPr>
                <w:rFonts w:ascii="Times New Roman" w:hAnsi="Times New Roman"/>
                <w:noProof/>
                <w:webHidden/>
                <w:sz w:val="24"/>
                <w:szCs w:val="24"/>
              </w:rPr>
              <w:fldChar w:fldCharType="end"/>
            </w:r>
          </w:hyperlink>
        </w:p>
        <w:p w14:paraId="1733F555" w14:textId="67837527"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42" w:history="1">
            <w:r w:rsidRPr="00D90C72">
              <w:rPr>
                <w:rStyle w:val="Lienhypertexte"/>
                <w:rFonts w:ascii="Times New Roman" w:hAnsi="Times New Roman"/>
                <w:b/>
                <w:noProof/>
                <w:sz w:val="24"/>
                <w:szCs w:val="24"/>
              </w:rPr>
              <w:t>3.4. Résultats attendus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21</w:t>
            </w:r>
            <w:r w:rsidRPr="00D90C72">
              <w:rPr>
                <w:rFonts w:ascii="Times New Roman" w:hAnsi="Times New Roman"/>
                <w:noProof/>
                <w:webHidden/>
                <w:sz w:val="24"/>
                <w:szCs w:val="24"/>
              </w:rPr>
              <w:fldChar w:fldCharType="end"/>
            </w:r>
          </w:hyperlink>
        </w:p>
        <w:p w14:paraId="3F576E5C" w14:textId="5D8E7A8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43" w:history="1">
            <w:r w:rsidRPr="00D90C72">
              <w:rPr>
                <w:rStyle w:val="Lienhypertexte"/>
                <w:rFonts w:ascii="Times New Roman" w:hAnsi="Times New Roman"/>
                <w:b/>
                <w:noProof/>
                <w:sz w:val="24"/>
                <w:szCs w:val="24"/>
              </w:rPr>
              <w:t>3.5. Chronogramme de travail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21</w:t>
            </w:r>
            <w:r w:rsidRPr="00D90C72">
              <w:rPr>
                <w:rFonts w:ascii="Times New Roman" w:hAnsi="Times New Roman"/>
                <w:noProof/>
                <w:webHidden/>
                <w:sz w:val="24"/>
                <w:szCs w:val="24"/>
              </w:rPr>
              <w:fldChar w:fldCharType="end"/>
            </w:r>
          </w:hyperlink>
        </w:p>
        <w:p w14:paraId="183186E8" w14:textId="3815C15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44" w:history="1">
            <w:r w:rsidRPr="00D90C72">
              <w:rPr>
                <w:rStyle w:val="Lienhypertexte"/>
                <w:rFonts w:ascii="Times New Roman" w:hAnsi="Times New Roman"/>
                <w:b/>
                <w:noProof/>
                <w:sz w:val="24"/>
                <w:szCs w:val="24"/>
              </w:rPr>
              <w:t>PARTIE II : ANALYSE ET CONCEPTION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23</w:t>
            </w:r>
            <w:r w:rsidRPr="00D90C72">
              <w:rPr>
                <w:rFonts w:ascii="Times New Roman" w:hAnsi="Times New Roman"/>
                <w:noProof/>
                <w:webHidden/>
                <w:sz w:val="24"/>
                <w:szCs w:val="24"/>
              </w:rPr>
              <w:fldChar w:fldCharType="end"/>
            </w:r>
          </w:hyperlink>
        </w:p>
        <w:p w14:paraId="3F1130B2" w14:textId="625B0794"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45" w:history="1">
            <w:r w:rsidRPr="00D90C72">
              <w:rPr>
                <w:rStyle w:val="Lienhypertexte"/>
                <w:rFonts w:ascii="Times New Roman" w:hAnsi="Times New Roman"/>
                <w:b/>
                <w:noProof/>
                <w:sz w:val="24"/>
                <w:szCs w:val="24"/>
              </w:rPr>
              <w:t>Chapitre 4 : Analyse préalable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11860245" w14:textId="05FFCF74"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46" w:history="1">
            <w:r w:rsidRPr="00D90C72">
              <w:rPr>
                <w:rStyle w:val="Lienhypertexte"/>
                <w:rFonts w:ascii="Times New Roman" w:hAnsi="Times New Roman"/>
                <w:b/>
                <w:noProof/>
                <w:sz w:val="24"/>
                <w:szCs w:val="24"/>
              </w:rPr>
              <w:t>4.1. Analyse de l’existant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5D11D03B" w14:textId="2D1EB58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47" w:history="1">
            <w:r w:rsidRPr="00D90C72">
              <w:rPr>
                <w:rStyle w:val="Lienhypertexte"/>
                <w:rFonts w:ascii="Times New Roman" w:hAnsi="Times New Roman"/>
                <w:b/>
                <w:noProof/>
                <w:sz w:val="24"/>
                <w:szCs w:val="24"/>
              </w:rPr>
              <w:t>4.2. Critique de l’existant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0F6E45FF" w14:textId="007F448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48" w:history="1">
            <w:r w:rsidRPr="00D90C72">
              <w:rPr>
                <w:rStyle w:val="Lienhypertexte"/>
                <w:rFonts w:ascii="Times New Roman" w:hAnsi="Times New Roman"/>
                <w:b/>
                <w:noProof/>
                <w:sz w:val="24"/>
                <w:szCs w:val="24"/>
              </w:rPr>
              <w:t>4.3. Conception avant-projet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148003F5" w14:textId="33A6836E"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49" w:history="1">
            <w:r w:rsidRPr="00D90C72">
              <w:rPr>
                <w:rStyle w:val="Lienhypertexte"/>
                <w:rFonts w:ascii="Times New Roman" w:hAnsi="Times New Roman"/>
                <w:b/>
                <w:noProof/>
                <w:sz w:val="24"/>
                <w:szCs w:val="24"/>
              </w:rPr>
              <w:t>Chapitre 5. Analyse conceptuelle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_Toc182399149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30</w:t>
            </w:r>
            <w:r w:rsidRPr="00D90C72">
              <w:rPr>
                <w:rFonts w:ascii="Times New Roman" w:hAnsi="Times New Roman"/>
                <w:noProof/>
                <w:webHidden/>
                <w:sz w:val="24"/>
                <w:szCs w:val="24"/>
              </w:rPr>
              <w:fldChar w:fldCharType="end"/>
            </w:r>
          </w:hyperlink>
        </w:p>
        <w:p w14:paraId="0E2489F3" w14:textId="296137D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0" w:history="1">
            <w:r w:rsidRPr="00D90C72">
              <w:rPr>
                <w:rStyle w:val="Lienhypertexte"/>
                <w:rFonts w:ascii="Times New Roman" w:hAnsi="Times New Roman"/>
                <w:b/>
                <w:noProof/>
                <w:sz w:val="24"/>
                <w:szCs w:val="24"/>
              </w:rPr>
              <w:t>5.1. Désignation des rôles de l’équipe SCRUM</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30</w:t>
            </w:r>
            <w:r w:rsidRPr="00D90C72">
              <w:rPr>
                <w:rFonts w:ascii="Times New Roman" w:hAnsi="Times New Roman"/>
                <w:noProof/>
                <w:webHidden/>
                <w:sz w:val="24"/>
                <w:szCs w:val="24"/>
              </w:rPr>
              <w:fldChar w:fldCharType="end"/>
            </w:r>
          </w:hyperlink>
        </w:p>
        <w:p w14:paraId="2ACCEEBE" w14:textId="734AB60A"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1" w:history="1">
            <w:r w:rsidRPr="00D90C72">
              <w:rPr>
                <w:rStyle w:val="Lienhypertexte"/>
                <w:rFonts w:ascii="Times New Roman" w:hAnsi="Times New Roman"/>
                <w:b/>
                <w:noProof/>
                <w:sz w:val="24"/>
                <w:szCs w:val="24"/>
              </w:rPr>
              <w:t>5.2. Etapes de l’élaboration du Product Backlog</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30</w:t>
            </w:r>
            <w:r w:rsidRPr="00D90C72">
              <w:rPr>
                <w:rFonts w:ascii="Times New Roman" w:hAnsi="Times New Roman"/>
                <w:noProof/>
                <w:webHidden/>
                <w:sz w:val="24"/>
                <w:szCs w:val="24"/>
              </w:rPr>
              <w:fldChar w:fldCharType="end"/>
            </w:r>
          </w:hyperlink>
        </w:p>
        <w:p w14:paraId="12EFC319" w14:textId="4F1E9D2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2" w:history="1">
            <w:r w:rsidRPr="00D90C72">
              <w:rPr>
                <w:rStyle w:val="Lienhypertexte"/>
                <w:rFonts w:ascii="Times New Roman" w:hAnsi="Times New Roman"/>
                <w:b/>
                <w:noProof/>
                <w:sz w:val="24"/>
                <w:szCs w:val="24"/>
              </w:rPr>
              <w:t>5.3. Product Backlog</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31</w:t>
            </w:r>
            <w:r w:rsidRPr="00D90C72">
              <w:rPr>
                <w:rFonts w:ascii="Times New Roman" w:hAnsi="Times New Roman"/>
                <w:noProof/>
                <w:webHidden/>
                <w:sz w:val="24"/>
                <w:szCs w:val="24"/>
              </w:rPr>
              <w:fldChar w:fldCharType="end"/>
            </w:r>
          </w:hyperlink>
        </w:p>
        <w:p w14:paraId="131C41EB" w14:textId="70DC5E44"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3" w:history="1">
            <w:r w:rsidRPr="00D90C72">
              <w:rPr>
                <w:rStyle w:val="Lienhypertexte"/>
                <w:rFonts w:ascii="Times New Roman" w:hAnsi="Times New Roman"/>
                <w:b/>
                <w:noProof/>
                <w:sz w:val="24"/>
                <w:szCs w:val="24"/>
              </w:rPr>
              <w:t>5.4. Sprint Backlog</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32</w:t>
            </w:r>
            <w:r w:rsidRPr="00D90C72">
              <w:rPr>
                <w:rFonts w:ascii="Times New Roman" w:hAnsi="Times New Roman"/>
                <w:noProof/>
                <w:webHidden/>
                <w:sz w:val="24"/>
                <w:szCs w:val="24"/>
              </w:rPr>
              <w:fldChar w:fldCharType="end"/>
            </w:r>
          </w:hyperlink>
        </w:p>
        <w:p w14:paraId="3E1991D0" w14:textId="32D0C5A3"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4" w:history="1">
            <w:r w:rsidRPr="00D90C72">
              <w:rPr>
                <w:rStyle w:val="Lienhypertexte"/>
                <w:rFonts w:ascii="Times New Roman" w:hAnsi="Times New Roman"/>
                <w:b/>
                <w:noProof/>
                <w:sz w:val="24"/>
                <w:szCs w:val="24"/>
              </w:rPr>
              <w:t>5.5. Dictionnaire des données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34</w:t>
            </w:r>
            <w:r w:rsidRPr="00D90C72">
              <w:rPr>
                <w:rFonts w:ascii="Times New Roman" w:hAnsi="Times New Roman"/>
                <w:noProof/>
                <w:webHidden/>
                <w:sz w:val="24"/>
                <w:szCs w:val="24"/>
              </w:rPr>
              <w:fldChar w:fldCharType="end"/>
            </w:r>
          </w:hyperlink>
        </w:p>
        <w:p w14:paraId="75FBB04D" w14:textId="4819E4B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5" w:history="1">
            <w:r w:rsidRPr="00D90C72">
              <w:rPr>
                <w:rStyle w:val="Lienhypertexte"/>
                <w:rFonts w:ascii="Times New Roman" w:hAnsi="Times New Roman"/>
                <w:b/>
                <w:noProof/>
                <w:sz w:val="24"/>
                <w:szCs w:val="24"/>
              </w:rPr>
              <w:t>5.6. Règles de gestion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41</w:t>
            </w:r>
            <w:r w:rsidRPr="00D90C72">
              <w:rPr>
                <w:rFonts w:ascii="Times New Roman" w:hAnsi="Times New Roman"/>
                <w:noProof/>
                <w:webHidden/>
                <w:sz w:val="24"/>
                <w:szCs w:val="24"/>
              </w:rPr>
              <w:fldChar w:fldCharType="end"/>
            </w:r>
          </w:hyperlink>
        </w:p>
        <w:p w14:paraId="53A76EB6" w14:textId="5E0D1AA3"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6" w:history="1">
            <w:r w:rsidRPr="00D90C72">
              <w:rPr>
                <w:rStyle w:val="Lienhypertexte"/>
                <w:rFonts w:ascii="Times New Roman" w:hAnsi="Times New Roman"/>
                <w:b/>
                <w:noProof/>
                <w:sz w:val="24"/>
                <w:szCs w:val="24"/>
              </w:rPr>
              <w:t>5.7. Modèle du domaine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41</w:t>
            </w:r>
            <w:r w:rsidRPr="00D90C72">
              <w:rPr>
                <w:rFonts w:ascii="Times New Roman" w:hAnsi="Times New Roman"/>
                <w:noProof/>
                <w:webHidden/>
                <w:sz w:val="24"/>
                <w:szCs w:val="24"/>
              </w:rPr>
              <w:fldChar w:fldCharType="end"/>
            </w:r>
          </w:hyperlink>
        </w:p>
        <w:p w14:paraId="594F15F4" w14:textId="3841943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7" w:history="1">
            <w:r w:rsidRPr="00D90C72">
              <w:rPr>
                <w:rStyle w:val="Lienhypertexte"/>
                <w:rFonts w:ascii="Times New Roman" w:hAnsi="Times New Roman"/>
                <w:b/>
                <w:noProof/>
                <w:sz w:val="24"/>
                <w:szCs w:val="24"/>
              </w:rPr>
              <w:t>5.8. Diagramme de classe de conception pour chaque sprint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42</w:t>
            </w:r>
            <w:r w:rsidRPr="00D90C72">
              <w:rPr>
                <w:rFonts w:ascii="Times New Roman" w:hAnsi="Times New Roman"/>
                <w:noProof/>
                <w:webHidden/>
                <w:sz w:val="24"/>
                <w:szCs w:val="24"/>
              </w:rPr>
              <w:fldChar w:fldCharType="end"/>
            </w:r>
          </w:hyperlink>
        </w:p>
        <w:p w14:paraId="4A0A29AD" w14:textId="59B1245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8" w:history="1">
            <w:r w:rsidRPr="00D90C72">
              <w:rPr>
                <w:rStyle w:val="Lienhypertexte"/>
                <w:rFonts w:ascii="Times New Roman" w:hAnsi="Times New Roman"/>
                <w:b/>
                <w:noProof/>
                <w:sz w:val="24"/>
                <w:szCs w:val="24"/>
              </w:rPr>
              <w:t>5.9. Diagramme de classe de conception globale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46</w:t>
            </w:r>
            <w:r w:rsidRPr="00D90C72">
              <w:rPr>
                <w:rFonts w:ascii="Times New Roman" w:hAnsi="Times New Roman"/>
                <w:noProof/>
                <w:webHidden/>
                <w:sz w:val="24"/>
                <w:szCs w:val="24"/>
              </w:rPr>
              <w:fldChar w:fldCharType="end"/>
            </w:r>
          </w:hyperlink>
        </w:p>
        <w:p w14:paraId="02EDAB3E" w14:textId="41C68DF3"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59" w:history="1">
            <w:r w:rsidRPr="00D90C72">
              <w:rPr>
                <w:rStyle w:val="Lienhypertexte"/>
                <w:rFonts w:ascii="Times New Roman" w:hAnsi="Times New Roman"/>
                <w:b/>
                <w:noProof/>
                <w:sz w:val="24"/>
                <w:szCs w:val="24"/>
              </w:rPr>
              <w:t>5.10. Diagramme de paquetage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_Toc182399159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48</w:t>
            </w:r>
            <w:r w:rsidRPr="00D90C72">
              <w:rPr>
                <w:rFonts w:ascii="Times New Roman" w:hAnsi="Times New Roman"/>
                <w:noProof/>
                <w:webHidden/>
                <w:sz w:val="24"/>
                <w:szCs w:val="24"/>
              </w:rPr>
              <w:fldChar w:fldCharType="end"/>
            </w:r>
          </w:hyperlink>
        </w:p>
        <w:p w14:paraId="72CF1162" w14:textId="694F529A"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60" w:history="1">
            <w:r w:rsidRPr="00D90C72">
              <w:rPr>
                <w:rStyle w:val="Lienhypertexte"/>
                <w:rFonts w:ascii="Times New Roman" w:hAnsi="Times New Roman"/>
                <w:b/>
                <w:noProof/>
                <w:sz w:val="24"/>
                <w:szCs w:val="24"/>
              </w:rPr>
              <w:t>5.11. Diagramme de déploiement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50</w:t>
            </w:r>
            <w:r w:rsidRPr="00D90C72">
              <w:rPr>
                <w:rFonts w:ascii="Times New Roman" w:hAnsi="Times New Roman"/>
                <w:noProof/>
                <w:webHidden/>
                <w:sz w:val="24"/>
                <w:szCs w:val="24"/>
              </w:rPr>
              <w:fldChar w:fldCharType="end"/>
            </w:r>
          </w:hyperlink>
        </w:p>
        <w:p w14:paraId="0CDACEB9" w14:textId="7CFAD903"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61" w:history="1">
            <w:r w:rsidRPr="00D90C72">
              <w:rPr>
                <w:rStyle w:val="Lienhypertexte"/>
                <w:rFonts w:ascii="Times New Roman" w:hAnsi="Times New Roman"/>
                <w:b/>
                <w:noProof/>
                <w:sz w:val="24"/>
                <w:szCs w:val="24"/>
                <w:lang w:eastAsia="ja-JP"/>
              </w:rPr>
              <w:t>PARTIE III. REALISATION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52</w:t>
            </w:r>
            <w:r w:rsidRPr="00D90C72">
              <w:rPr>
                <w:rFonts w:ascii="Times New Roman" w:hAnsi="Times New Roman"/>
                <w:noProof/>
                <w:webHidden/>
                <w:sz w:val="24"/>
                <w:szCs w:val="24"/>
              </w:rPr>
              <w:fldChar w:fldCharType="end"/>
            </w:r>
          </w:hyperlink>
        </w:p>
        <w:p w14:paraId="41394BD3" w14:textId="7AA577F3"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62" w:history="1">
            <w:r w:rsidRPr="00D90C72">
              <w:rPr>
                <w:rStyle w:val="Lienhypertexte"/>
                <w:rFonts w:ascii="Times New Roman" w:hAnsi="Times New Roman"/>
                <w:b/>
                <w:noProof/>
                <w:sz w:val="24"/>
                <w:szCs w:val="24"/>
              </w:rPr>
              <w:t>Chapitre 6. Mise en place de l’environnement de développement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53</w:t>
            </w:r>
            <w:r w:rsidRPr="00D90C72">
              <w:rPr>
                <w:rFonts w:ascii="Times New Roman" w:hAnsi="Times New Roman"/>
                <w:noProof/>
                <w:webHidden/>
                <w:sz w:val="24"/>
                <w:szCs w:val="24"/>
              </w:rPr>
              <w:fldChar w:fldCharType="end"/>
            </w:r>
          </w:hyperlink>
        </w:p>
        <w:p w14:paraId="4E1EB578" w14:textId="3812D82F"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63" w:history="1">
            <w:r w:rsidRPr="00D90C72">
              <w:rPr>
                <w:rStyle w:val="Lienhypertexte"/>
                <w:rFonts w:ascii="Times New Roman" w:hAnsi="Times New Roman"/>
                <w:b/>
                <w:noProof/>
                <w:sz w:val="24"/>
                <w:szCs w:val="24"/>
              </w:rPr>
              <w:t>6.1. Installation et configuration des outils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53</w:t>
            </w:r>
            <w:r w:rsidRPr="00D90C72">
              <w:rPr>
                <w:rFonts w:ascii="Times New Roman" w:hAnsi="Times New Roman"/>
                <w:noProof/>
                <w:webHidden/>
                <w:sz w:val="24"/>
                <w:szCs w:val="24"/>
              </w:rPr>
              <w:fldChar w:fldCharType="end"/>
            </w:r>
          </w:hyperlink>
        </w:p>
        <w:p w14:paraId="0B2491F1" w14:textId="1C48FF2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64" w:history="1">
            <w:r w:rsidRPr="00D90C72">
              <w:rPr>
                <w:rStyle w:val="Lienhypertexte"/>
                <w:rFonts w:ascii="Times New Roman" w:hAnsi="Times New Roman"/>
                <w:b/>
                <w:noProof/>
                <w:sz w:val="24"/>
                <w:szCs w:val="24"/>
              </w:rPr>
              <w:t>6.2. Architecture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56</w:t>
            </w:r>
            <w:r w:rsidRPr="00D90C72">
              <w:rPr>
                <w:rFonts w:ascii="Times New Roman" w:hAnsi="Times New Roman"/>
                <w:noProof/>
                <w:webHidden/>
                <w:sz w:val="24"/>
                <w:szCs w:val="24"/>
              </w:rPr>
              <w:fldChar w:fldCharType="end"/>
            </w:r>
          </w:hyperlink>
        </w:p>
        <w:p w14:paraId="14FF79C2" w14:textId="39438330"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165" w:history="1">
            <w:r w:rsidRPr="00D90C72">
              <w:rPr>
                <w:rStyle w:val="Lienhypertexte"/>
                <w:rFonts w:ascii="Times New Roman" w:hAnsi="Times New Roman"/>
                <w:b/>
                <w:noProof/>
                <w:sz w:val="24"/>
                <w:szCs w:val="24"/>
              </w:rPr>
              <w:t>Chapitre 7. Développement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57</w:t>
            </w:r>
            <w:r w:rsidRPr="00D90C72">
              <w:rPr>
                <w:rFonts w:ascii="Times New Roman" w:hAnsi="Times New Roman"/>
                <w:noProof/>
                <w:webHidden/>
                <w:sz w:val="24"/>
                <w:szCs w:val="24"/>
              </w:rPr>
              <w:fldChar w:fldCharType="end"/>
            </w:r>
          </w:hyperlink>
        </w:p>
        <w:p w14:paraId="27EECB97" w14:textId="55F97538"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66" w:history="1">
            <w:r w:rsidRPr="00D90C72">
              <w:rPr>
                <w:rStyle w:val="Lienhypertexte"/>
                <w:rFonts w:ascii="Times New Roman" w:hAnsi="Times New Roman"/>
                <w:b/>
                <w:noProof/>
                <w:sz w:val="24"/>
                <w:szCs w:val="24"/>
              </w:rPr>
              <w:t>7.1. Création de la base de données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57</w:t>
            </w:r>
            <w:r w:rsidRPr="00D90C72">
              <w:rPr>
                <w:rFonts w:ascii="Times New Roman" w:hAnsi="Times New Roman"/>
                <w:noProof/>
                <w:webHidden/>
                <w:sz w:val="24"/>
                <w:szCs w:val="24"/>
              </w:rPr>
              <w:fldChar w:fldCharType="end"/>
            </w:r>
          </w:hyperlink>
        </w:p>
        <w:p w14:paraId="0F05179B" w14:textId="2F7A711F"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67" w:history="1">
            <w:r w:rsidRPr="00D90C72">
              <w:rPr>
                <w:rStyle w:val="Lienhypertexte"/>
                <w:rFonts w:ascii="Times New Roman" w:hAnsi="Times New Roman"/>
                <w:b/>
                <w:noProof/>
                <w:sz w:val="24"/>
                <w:szCs w:val="24"/>
              </w:rPr>
              <w:t>7.2. Codage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58</w:t>
            </w:r>
            <w:r w:rsidRPr="00D90C72">
              <w:rPr>
                <w:rFonts w:ascii="Times New Roman" w:hAnsi="Times New Roman"/>
                <w:noProof/>
                <w:webHidden/>
                <w:sz w:val="24"/>
                <w:szCs w:val="24"/>
              </w:rPr>
              <w:fldChar w:fldCharType="end"/>
            </w:r>
          </w:hyperlink>
        </w:p>
        <w:p w14:paraId="51674E2E" w14:textId="66116427"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168" w:history="1">
            <w:r w:rsidRPr="00D90C72">
              <w:rPr>
                <w:rStyle w:val="Lienhypertexte"/>
                <w:rFonts w:ascii="Times New Roman" w:hAnsi="Times New Roman"/>
                <w:b/>
                <w:noProof/>
                <w:sz w:val="24"/>
                <w:szCs w:val="24"/>
              </w:rPr>
              <w:t>7.3. Présentation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64</w:t>
            </w:r>
            <w:r w:rsidRPr="00D90C72">
              <w:rPr>
                <w:rFonts w:ascii="Times New Roman" w:hAnsi="Times New Roman"/>
                <w:noProof/>
                <w:webHidden/>
                <w:sz w:val="24"/>
                <w:szCs w:val="24"/>
              </w:rPr>
              <w:fldChar w:fldCharType="end"/>
            </w:r>
          </w:hyperlink>
        </w:p>
        <w:p w14:paraId="032F0F62" w14:textId="518B240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69" w:history="1">
            <w:r w:rsidRPr="00D90C72">
              <w:rPr>
                <w:rStyle w:val="Lienhypertexte"/>
                <w:rFonts w:ascii="Times New Roman" w:hAnsi="Times New Roman"/>
                <w:b/>
                <w:noProof/>
                <w:sz w:val="24"/>
                <w:szCs w:val="24"/>
              </w:rPr>
              <w:t>CONCLUSION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_Toc182399169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XI</w:t>
            </w:r>
            <w:r w:rsidRPr="00D90C72">
              <w:rPr>
                <w:rFonts w:ascii="Times New Roman" w:hAnsi="Times New Roman"/>
                <w:noProof/>
                <w:webHidden/>
                <w:sz w:val="24"/>
                <w:szCs w:val="24"/>
              </w:rPr>
              <w:fldChar w:fldCharType="end"/>
            </w:r>
          </w:hyperlink>
        </w:p>
        <w:p w14:paraId="3F6DDFD1" w14:textId="3D59D36D"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0" w:history="1">
            <w:r w:rsidRPr="00D90C72">
              <w:rPr>
                <w:rStyle w:val="Lienhypertexte"/>
                <w:rFonts w:ascii="Times New Roman" w:hAnsi="Times New Roman"/>
                <w:b/>
                <w:noProof/>
                <w:sz w:val="24"/>
                <w:szCs w:val="24"/>
              </w:rPr>
              <w:t>BIBLIOGRAPHIE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XII</w:t>
            </w:r>
            <w:r w:rsidRPr="00D90C72">
              <w:rPr>
                <w:rFonts w:ascii="Times New Roman" w:hAnsi="Times New Roman"/>
                <w:noProof/>
                <w:webHidden/>
                <w:sz w:val="24"/>
                <w:szCs w:val="24"/>
              </w:rPr>
              <w:fldChar w:fldCharType="end"/>
            </w:r>
          </w:hyperlink>
        </w:p>
        <w:p w14:paraId="75303E20" w14:textId="02E13304"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1" w:history="1">
            <w:r w:rsidRPr="00D90C72">
              <w:rPr>
                <w:rStyle w:val="Lienhypertexte"/>
                <w:rFonts w:ascii="Times New Roman" w:hAnsi="Times New Roman"/>
                <w:b/>
                <w:noProof/>
                <w:sz w:val="24"/>
                <w:szCs w:val="24"/>
              </w:rPr>
              <w:t>WEBOGRAPHIE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XIII</w:t>
            </w:r>
            <w:r w:rsidRPr="00D90C72">
              <w:rPr>
                <w:rFonts w:ascii="Times New Roman" w:hAnsi="Times New Roman"/>
                <w:noProof/>
                <w:webHidden/>
                <w:sz w:val="24"/>
                <w:szCs w:val="24"/>
              </w:rPr>
              <w:fldChar w:fldCharType="end"/>
            </w:r>
          </w:hyperlink>
        </w:p>
        <w:p w14:paraId="56CC435D" w14:textId="61CBAA6B"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2" w:history="1">
            <w:r w:rsidRPr="00D90C72">
              <w:rPr>
                <w:rStyle w:val="Lienhypertexte"/>
                <w:rFonts w:ascii="Times New Roman" w:hAnsi="Times New Roman"/>
                <w:b/>
                <w:noProof/>
                <w:sz w:val="24"/>
                <w:szCs w:val="24"/>
              </w:rPr>
              <w:t>GLOSSAIRE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XIV</w:t>
            </w:r>
            <w:r w:rsidRPr="00D90C72">
              <w:rPr>
                <w:rFonts w:ascii="Times New Roman" w:hAnsi="Times New Roman"/>
                <w:noProof/>
                <w:webHidden/>
                <w:sz w:val="24"/>
                <w:szCs w:val="24"/>
              </w:rPr>
              <w:fldChar w:fldCharType="end"/>
            </w:r>
          </w:hyperlink>
        </w:p>
        <w:p w14:paraId="75413CCB" w14:textId="10986CFC"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3" w:history="1">
            <w:r w:rsidRPr="00D90C72">
              <w:rPr>
                <w:rStyle w:val="Lienhypertexte"/>
                <w:rFonts w:ascii="Times New Roman" w:hAnsi="Times New Roman"/>
                <w:b/>
                <w:noProof/>
                <w:sz w:val="24"/>
                <w:szCs w:val="24"/>
              </w:rPr>
              <w:t>ANNEXES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XV</w:t>
            </w:r>
            <w:r w:rsidRPr="00D90C72">
              <w:rPr>
                <w:rFonts w:ascii="Times New Roman" w:hAnsi="Times New Roman"/>
                <w:noProof/>
                <w:webHidden/>
                <w:sz w:val="24"/>
                <w:szCs w:val="24"/>
              </w:rPr>
              <w:fldChar w:fldCharType="end"/>
            </w:r>
          </w:hyperlink>
        </w:p>
        <w:p w14:paraId="62C63B2B" w14:textId="54EB1745"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4" w:history="1">
            <w:r w:rsidRPr="00D90C72">
              <w:rPr>
                <w:rStyle w:val="Lienhypertexte"/>
                <w:rFonts w:ascii="Times New Roman" w:hAnsi="Times New Roman"/>
                <w:b/>
                <w:noProof/>
                <w:sz w:val="24"/>
                <w:szCs w:val="24"/>
              </w:rPr>
              <w:t>TABLE DES MATIERES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XV</w:t>
            </w:r>
            <w:r w:rsidRPr="00D90C72">
              <w:rPr>
                <w:rFonts w:ascii="Times New Roman" w:hAnsi="Times New Roman"/>
                <w:noProof/>
                <w:webHidden/>
                <w:sz w:val="24"/>
                <w:szCs w:val="24"/>
              </w:rPr>
              <w:fldChar w:fldCharType="end"/>
            </w:r>
          </w:hyperlink>
        </w:p>
        <w:p w14:paraId="69D8D189" w14:textId="3F0C8B6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5" w:history="1">
            <w:r w:rsidRPr="00D90C72">
              <w:rPr>
                <w:rStyle w:val="Lienhypertexte"/>
                <w:rFonts w:ascii="Times New Roman" w:hAnsi="Times New Roman"/>
                <w:b/>
                <w:noProof/>
                <w:sz w:val="24"/>
                <w:szCs w:val="24"/>
              </w:rPr>
              <w:t>RESUME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XIX</w:t>
            </w:r>
            <w:r w:rsidRPr="00D90C72">
              <w:rPr>
                <w:rFonts w:ascii="Times New Roman" w:hAnsi="Times New Roman"/>
                <w:noProof/>
                <w:webHidden/>
                <w:sz w:val="24"/>
                <w:szCs w:val="24"/>
              </w:rPr>
              <w:fldChar w:fldCharType="end"/>
            </w:r>
          </w:hyperlink>
        </w:p>
        <w:p w14:paraId="3DEB6AB5" w14:textId="6B4FCBBF"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176" w:history="1">
            <w:r w:rsidRPr="00D90C72">
              <w:rPr>
                <w:rStyle w:val="Lienhypertexte"/>
                <w:rFonts w:ascii="Times New Roman" w:hAnsi="Times New Roman"/>
                <w:b/>
                <w:noProof/>
                <w:sz w:val="24"/>
                <w:szCs w:val="24"/>
                <w:lang w:val="en-US"/>
              </w:rPr>
              <w:t>ABSTRACT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_Toc182399176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265EC4">
              <w:rPr>
                <w:rFonts w:ascii="Times New Roman" w:hAnsi="Times New Roman"/>
                <w:noProof/>
                <w:webHidden/>
                <w:sz w:val="24"/>
                <w:szCs w:val="24"/>
              </w:rPr>
              <w:t>XX</w:t>
            </w:r>
            <w:r w:rsidRPr="00D90C72">
              <w:rPr>
                <w:rFonts w:ascii="Times New Roman" w:hAnsi="Times New Roman"/>
                <w:noProof/>
                <w:webHidden/>
                <w:sz w:val="24"/>
                <w:szCs w:val="24"/>
              </w:rPr>
              <w:fldChar w:fldCharType="end"/>
            </w:r>
          </w:hyperlink>
        </w:p>
        <w:p w14:paraId="6337D6F1" w14:textId="0B6977DA" w:rsidR="00B72709" w:rsidRPr="00175291" w:rsidRDefault="00B72709" w:rsidP="00D90C72">
          <w:pPr>
            <w:spacing w:line="360" w:lineRule="auto"/>
            <w:jc w:val="both"/>
            <w:rPr>
              <w:rFonts w:ascii="Times New Roman" w:hAnsi="Times New Roman" w:cs="Times New Roman"/>
              <w:sz w:val="24"/>
              <w:szCs w:val="24"/>
            </w:rPr>
          </w:pPr>
          <w:r w:rsidRPr="00D90C72">
            <w:rPr>
              <w:rFonts w:ascii="Times New Roman" w:hAnsi="Times New Roman" w:cs="Times New Roman"/>
              <w:b/>
              <w:bCs/>
              <w:sz w:val="24"/>
              <w:szCs w:val="24"/>
            </w:rPr>
            <w:fldChar w:fldCharType="end"/>
          </w:r>
        </w:p>
      </w:sdtContent>
    </w:sdt>
    <w:p w14:paraId="4CC12374" w14:textId="3651B562" w:rsidR="00B72709" w:rsidRDefault="00B72709" w:rsidP="00175291">
      <w:pPr>
        <w:spacing w:line="360" w:lineRule="auto"/>
        <w:jc w:val="both"/>
        <w:rPr>
          <w:rFonts w:ascii="Times New Roman" w:hAnsi="Times New Roman" w:cs="Times New Roman"/>
          <w:sz w:val="24"/>
          <w:szCs w:val="24"/>
        </w:rPr>
      </w:pPr>
    </w:p>
    <w:p w14:paraId="77A83CCD" w14:textId="0C317A43" w:rsidR="00175291" w:rsidRDefault="00175291" w:rsidP="00175291">
      <w:pPr>
        <w:spacing w:line="360" w:lineRule="auto"/>
        <w:jc w:val="both"/>
        <w:rPr>
          <w:rFonts w:ascii="Times New Roman" w:hAnsi="Times New Roman" w:cs="Times New Roman"/>
          <w:sz w:val="24"/>
          <w:szCs w:val="24"/>
        </w:rPr>
      </w:pPr>
    </w:p>
    <w:p w14:paraId="612C247E" w14:textId="0BEE4AB9" w:rsidR="00175291" w:rsidRDefault="00175291" w:rsidP="00175291">
      <w:pPr>
        <w:spacing w:line="360" w:lineRule="auto"/>
        <w:jc w:val="both"/>
        <w:rPr>
          <w:rFonts w:ascii="Times New Roman" w:hAnsi="Times New Roman" w:cs="Times New Roman"/>
          <w:sz w:val="24"/>
          <w:szCs w:val="24"/>
        </w:rPr>
      </w:pPr>
    </w:p>
    <w:p w14:paraId="4FB5611D" w14:textId="43C28EF9" w:rsidR="00175291" w:rsidRDefault="00175291" w:rsidP="00175291">
      <w:pPr>
        <w:spacing w:line="360" w:lineRule="auto"/>
        <w:jc w:val="both"/>
        <w:rPr>
          <w:rFonts w:ascii="Times New Roman" w:hAnsi="Times New Roman" w:cs="Times New Roman"/>
          <w:sz w:val="24"/>
          <w:szCs w:val="24"/>
        </w:rPr>
      </w:pPr>
    </w:p>
    <w:p w14:paraId="19F3C937" w14:textId="5D48A536" w:rsidR="00175291" w:rsidRDefault="00175291" w:rsidP="00175291">
      <w:pPr>
        <w:spacing w:line="360" w:lineRule="auto"/>
        <w:jc w:val="both"/>
        <w:rPr>
          <w:rFonts w:ascii="Times New Roman" w:hAnsi="Times New Roman" w:cs="Times New Roman"/>
          <w:sz w:val="24"/>
          <w:szCs w:val="24"/>
        </w:rPr>
      </w:pPr>
    </w:p>
    <w:p w14:paraId="46F6FDA8" w14:textId="698FC97D" w:rsidR="00175291" w:rsidRDefault="00175291" w:rsidP="00175291">
      <w:pPr>
        <w:spacing w:line="360" w:lineRule="auto"/>
        <w:jc w:val="both"/>
        <w:rPr>
          <w:rFonts w:ascii="Times New Roman" w:hAnsi="Times New Roman" w:cs="Times New Roman"/>
          <w:sz w:val="24"/>
          <w:szCs w:val="24"/>
        </w:rPr>
      </w:pPr>
    </w:p>
    <w:p w14:paraId="4C31A63D" w14:textId="46195F4B" w:rsidR="00175291" w:rsidRDefault="00175291" w:rsidP="00175291">
      <w:pPr>
        <w:spacing w:line="360" w:lineRule="auto"/>
        <w:jc w:val="both"/>
        <w:rPr>
          <w:rFonts w:ascii="Times New Roman" w:hAnsi="Times New Roman" w:cs="Times New Roman"/>
          <w:sz w:val="24"/>
          <w:szCs w:val="24"/>
        </w:rPr>
      </w:pPr>
    </w:p>
    <w:p w14:paraId="71F419EB" w14:textId="78A23563" w:rsidR="00175291" w:rsidRDefault="00175291" w:rsidP="00175291">
      <w:pPr>
        <w:spacing w:line="360" w:lineRule="auto"/>
        <w:jc w:val="both"/>
        <w:rPr>
          <w:rFonts w:ascii="Times New Roman" w:hAnsi="Times New Roman" w:cs="Times New Roman"/>
          <w:sz w:val="24"/>
          <w:szCs w:val="24"/>
        </w:rPr>
      </w:pPr>
    </w:p>
    <w:p w14:paraId="01E6FF7E" w14:textId="77777777" w:rsidR="00175291" w:rsidRPr="00175291" w:rsidRDefault="00175291" w:rsidP="00175291">
      <w:pPr>
        <w:spacing w:line="360" w:lineRule="auto"/>
        <w:jc w:val="both"/>
        <w:rPr>
          <w:rFonts w:ascii="Times New Roman" w:hAnsi="Times New Roman" w:cs="Times New Roman"/>
          <w:sz w:val="24"/>
          <w:szCs w:val="24"/>
        </w:rPr>
      </w:pPr>
    </w:p>
    <w:p w14:paraId="68ECDE8B" w14:textId="357506E5" w:rsidR="00B72709" w:rsidRPr="00175291" w:rsidRDefault="00B72709" w:rsidP="00175291">
      <w:pPr>
        <w:pStyle w:val="Titre1"/>
        <w:spacing w:line="360" w:lineRule="auto"/>
        <w:jc w:val="center"/>
        <w:rPr>
          <w:rFonts w:ascii="Times New Roman" w:hAnsi="Times New Roman" w:cs="Times New Roman"/>
          <w:b/>
          <w:color w:val="auto"/>
          <w:sz w:val="24"/>
          <w:szCs w:val="24"/>
        </w:rPr>
      </w:pPr>
      <w:bookmarkStart w:id="51" w:name="_Toc182399114"/>
      <w:bookmarkStart w:id="52" w:name="_Toc182399552"/>
      <w:r w:rsidRPr="00175291">
        <w:rPr>
          <w:rFonts w:ascii="Times New Roman" w:hAnsi="Times New Roman" w:cs="Times New Roman"/>
          <w:b/>
          <w:color w:val="auto"/>
          <w:sz w:val="24"/>
          <w:szCs w:val="24"/>
        </w:rPr>
        <w:lastRenderedPageBreak/>
        <w:t>REMERCIEMENTS</w:t>
      </w:r>
      <w:bookmarkEnd w:id="51"/>
      <w:bookmarkEnd w:id="52"/>
    </w:p>
    <w:p w14:paraId="3ADC405B" w14:textId="331AC46F" w:rsidR="00B72709" w:rsidRPr="00175291" w:rsidRDefault="00B72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premier lieu je voudrais remercier Dieu sans lequel ce projet ainsi que mes études n’auraient même pas eu lieu, je remercie Dieu d’avoir été mon pilier durant mes années d’étude et la source de ma détermination pour ce projet.</w:t>
      </w:r>
    </w:p>
    <w:p w14:paraId="165DAFB6" w14:textId="14311860" w:rsidR="00B72709" w:rsidRPr="00175291" w:rsidRDefault="00B72709"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Je tiens également à remercier toutes les personnes qui ont contribué de près ou de loin à la réalisation de ce mémoire à savoir :</w:t>
      </w:r>
    </w:p>
    <w:p w14:paraId="3A80C895" w14:textId="31C791AD" w:rsidR="00B72709" w:rsidRPr="00175291" w:rsidRDefault="00B72709"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w:t>
      </w:r>
      <w:r w:rsidR="0000454D" w:rsidRPr="00175291">
        <w:rPr>
          <w:rFonts w:ascii="Times New Roman" w:hAnsi="Times New Roman" w:cs="Times New Roman"/>
          <w:sz w:val="24"/>
          <w:szCs w:val="24"/>
        </w:rPr>
        <w:t xml:space="preserve"> HAJALALAINA Aimé Richard, Docteur HDR et président de l’Université de Fianarant</w:t>
      </w:r>
      <w:r w:rsidR="00C73D70" w:rsidRPr="00175291">
        <w:rPr>
          <w:rFonts w:ascii="Times New Roman" w:hAnsi="Times New Roman" w:cs="Times New Roman"/>
          <w:sz w:val="24"/>
          <w:szCs w:val="24"/>
        </w:rPr>
        <w:t>s</w:t>
      </w:r>
      <w:r w:rsidR="0000454D" w:rsidRPr="00175291">
        <w:rPr>
          <w:rFonts w:ascii="Times New Roman" w:hAnsi="Times New Roman" w:cs="Times New Roman"/>
          <w:sz w:val="24"/>
          <w:szCs w:val="24"/>
        </w:rPr>
        <w:t xml:space="preserve">oa d’avoir bien organisé l’année universitaire ; </w:t>
      </w:r>
    </w:p>
    <w:p w14:paraId="23072529" w14:textId="5C784943" w:rsidR="0000454D"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MAHATODY Thomas, Docteur HDR, Directeur de l’Ecole Nationale d’Informatique de Fianarantsoa qui en m’acceptant au sein de l’école m’a donné l’opportunité d’avoir mes connaissances théoriques actuelles ;</w:t>
      </w:r>
    </w:p>
    <w:p w14:paraId="0D9F7878" w14:textId="2FB1EEDA" w:rsidR="006C1702" w:rsidRPr="006C1702" w:rsidRDefault="006C1702" w:rsidP="006C1702">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Daniel LEFEBRE, directeur général de Ravinala Airports qui m’a permis d’accomplir ce stage au sein de l’entreprise qu’il dirige ;</w:t>
      </w:r>
    </w:p>
    <w:p w14:paraId="1476E1E5" w14:textId="588400C3" w:rsidR="0000454D" w:rsidRPr="00175291"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Hob</w:t>
      </w:r>
      <w:r w:rsidR="00B96CF7" w:rsidRPr="00175291">
        <w:rPr>
          <w:rFonts w:ascii="Times New Roman" w:hAnsi="Times New Roman" w:cs="Times New Roman"/>
          <w:sz w:val="24"/>
          <w:szCs w:val="24"/>
        </w:rPr>
        <w:t>y RABEARISON</w:t>
      </w:r>
      <w:r w:rsidRPr="00175291">
        <w:rPr>
          <w:rFonts w:ascii="Times New Roman" w:hAnsi="Times New Roman" w:cs="Times New Roman"/>
          <w:sz w:val="24"/>
          <w:szCs w:val="24"/>
        </w:rPr>
        <w:t>, Chef de projet SI et mon encadreur professionnel qui m’a aidé et tutoré en m’inculquant ses expériences professionnelles durant la période de mon stage ;</w:t>
      </w:r>
    </w:p>
    <w:p w14:paraId="39871081" w14:textId="5C9DAC26" w:rsidR="0000454D" w:rsidRPr="00175291"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Damie</w:t>
      </w:r>
      <w:r w:rsidR="00B96CF7" w:rsidRPr="00175291">
        <w:rPr>
          <w:rFonts w:ascii="Times New Roman" w:hAnsi="Times New Roman" w:cs="Times New Roman"/>
          <w:sz w:val="24"/>
          <w:szCs w:val="24"/>
        </w:rPr>
        <w:t>n ANDRIANTSILAVINA</w:t>
      </w:r>
      <w:r w:rsidRPr="00175291">
        <w:rPr>
          <w:rFonts w:ascii="Times New Roman" w:hAnsi="Times New Roman" w:cs="Times New Roman"/>
          <w:sz w:val="24"/>
          <w:szCs w:val="24"/>
        </w:rPr>
        <w:t>, Chef de département de transformation digitale qui m’a autant aidé que mon encadreur à finir ce projet ;</w:t>
      </w:r>
    </w:p>
    <w:p w14:paraId="12A92967" w14:textId="6BE079ED" w:rsidR="0000454D" w:rsidRPr="00175291" w:rsidRDefault="0000454D"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Monsieur Dominiq</w:t>
      </w:r>
      <w:r w:rsidR="00B96CF7" w:rsidRPr="00175291">
        <w:rPr>
          <w:rFonts w:ascii="Times New Roman" w:hAnsi="Times New Roman" w:cs="Times New Roman"/>
          <w:sz w:val="24"/>
          <w:szCs w:val="24"/>
        </w:rPr>
        <w:t>ue RAKOTOMAMONJY</w:t>
      </w:r>
      <w:r w:rsidRPr="00175291">
        <w:rPr>
          <w:rFonts w:ascii="Times New Roman" w:hAnsi="Times New Roman" w:cs="Times New Roman"/>
          <w:sz w:val="24"/>
          <w:szCs w:val="24"/>
        </w:rPr>
        <w:t xml:space="preserve">, Directeur des services informatiques de </w:t>
      </w:r>
      <w:r w:rsidR="00C73D70" w:rsidRPr="00175291">
        <w:rPr>
          <w:rFonts w:ascii="Times New Roman" w:hAnsi="Times New Roman" w:cs="Times New Roman"/>
          <w:sz w:val="24"/>
          <w:szCs w:val="24"/>
        </w:rPr>
        <w:t>R</w:t>
      </w:r>
      <w:r w:rsidRPr="00175291">
        <w:rPr>
          <w:rFonts w:ascii="Times New Roman" w:hAnsi="Times New Roman" w:cs="Times New Roman"/>
          <w:sz w:val="24"/>
          <w:szCs w:val="24"/>
        </w:rPr>
        <w:t xml:space="preserve">avinala </w:t>
      </w:r>
      <w:r w:rsidR="00C73D70" w:rsidRPr="00175291">
        <w:rPr>
          <w:rFonts w:ascii="Times New Roman" w:hAnsi="Times New Roman" w:cs="Times New Roman"/>
          <w:sz w:val="24"/>
          <w:szCs w:val="24"/>
        </w:rPr>
        <w:t>A</w:t>
      </w:r>
      <w:r w:rsidRPr="00175291">
        <w:rPr>
          <w:rFonts w:ascii="Times New Roman" w:hAnsi="Times New Roman" w:cs="Times New Roman"/>
          <w:sz w:val="24"/>
          <w:szCs w:val="24"/>
        </w:rPr>
        <w:t>irports qui m’a permis de faire ce stage et m’a guidé durant ce stage ;</w:t>
      </w:r>
    </w:p>
    <w:p w14:paraId="0F078F7D" w14:textId="13824A56" w:rsidR="0000454D" w:rsidRPr="00175291" w:rsidRDefault="00C73D70"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Tous</w:t>
      </w:r>
      <w:r w:rsidR="0000454D" w:rsidRPr="00175291">
        <w:rPr>
          <w:rFonts w:ascii="Times New Roman" w:hAnsi="Times New Roman" w:cs="Times New Roman"/>
          <w:sz w:val="24"/>
          <w:szCs w:val="24"/>
        </w:rPr>
        <w:t xml:space="preserve"> les membres du services informatiques de </w:t>
      </w:r>
      <w:r w:rsidRPr="00175291">
        <w:rPr>
          <w:rFonts w:ascii="Times New Roman" w:hAnsi="Times New Roman" w:cs="Times New Roman"/>
          <w:sz w:val="24"/>
          <w:szCs w:val="24"/>
        </w:rPr>
        <w:t>Ravinala</w:t>
      </w:r>
      <w:r w:rsidR="0000454D" w:rsidRPr="00175291">
        <w:rPr>
          <w:rFonts w:ascii="Times New Roman" w:hAnsi="Times New Roman" w:cs="Times New Roman"/>
          <w:sz w:val="24"/>
          <w:szCs w:val="24"/>
        </w:rPr>
        <w:t xml:space="preserve"> </w:t>
      </w:r>
      <w:r w:rsidRPr="00175291">
        <w:rPr>
          <w:rFonts w:ascii="Times New Roman" w:hAnsi="Times New Roman" w:cs="Times New Roman"/>
          <w:sz w:val="24"/>
          <w:szCs w:val="24"/>
        </w:rPr>
        <w:t>Airports</w:t>
      </w:r>
      <w:r w:rsidR="0000454D" w:rsidRPr="00175291">
        <w:rPr>
          <w:rFonts w:ascii="Times New Roman" w:hAnsi="Times New Roman" w:cs="Times New Roman"/>
          <w:sz w:val="24"/>
          <w:szCs w:val="24"/>
        </w:rPr>
        <w:t xml:space="preserve"> qui n’ont </w:t>
      </w:r>
      <w:r w:rsidR="00954774" w:rsidRPr="00175291">
        <w:rPr>
          <w:rFonts w:ascii="Times New Roman" w:hAnsi="Times New Roman" w:cs="Times New Roman"/>
          <w:sz w:val="24"/>
          <w:szCs w:val="24"/>
        </w:rPr>
        <w:t>cessé</w:t>
      </w:r>
      <w:r w:rsidR="0000454D" w:rsidRPr="00175291">
        <w:rPr>
          <w:rFonts w:ascii="Times New Roman" w:hAnsi="Times New Roman" w:cs="Times New Roman"/>
          <w:sz w:val="24"/>
          <w:szCs w:val="24"/>
        </w:rPr>
        <w:t xml:space="preserve"> de me conseiller et transmis leur savoir</w:t>
      </w:r>
      <w:r w:rsidR="00B96CF7" w:rsidRPr="00175291">
        <w:rPr>
          <w:rFonts w:ascii="Times New Roman" w:hAnsi="Times New Roman" w:cs="Times New Roman"/>
          <w:sz w:val="24"/>
          <w:szCs w:val="24"/>
        </w:rPr>
        <w:t xml:space="preserve"> </w:t>
      </w:r>
      <w:r w:rsidR="0000454D" w:rsidRPr="00175291">
        <w:rPr>
          <w:rFonts w:ascii="Times New Roman" w:hAnsi="Times New Roman" w:cs="Times New Roman"/>
          <w:sz w:val="24"/>
          <w:szCs w:val="24"/>
        </w:rPr>
        <w:t>;</w:t>
      </w:r>
    </w:p>
    <w:p w14:paraId="0FDA1AE0" w14:textId="3E96C695" w:rsidR="0000454D"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Tous les personnels</w:t>
      </w:r>
      <w:r w:rsidR="0000454D" w:rsidRPr="00175291">
        <w:rPr>
          <w:rFonts w:ascii="Times New Roman" w:hAnsi="Times New Roman" w:cs="Times New Roman"/>
          <w:sz w:val="24"/>
          <w:szCs w:val="24"/>
        </w:rPr>
        <w:t xml:space="preserve"> de </w:t>
      </w:r>
      <w:r w:rsidR="009B01D3" w:rsidRPr="00175291">
        <w:rPr>
          <w:rFonts w:ascii="Times New Roman" w:hAnsi="Times New Roman" w:cs="Times New Roman"/>
          <w:sz w:val="24"/>
          <w:szCs w:val="24"/>
        </w:rPr>
        <w:t>Ravinala</w:t>
      </w:r>
      <w:r w:rsidR="0000454D" w:rsidRPr="00175291">
        <w:rPr>
          <w:rFonts w:ascii="Times New Roman" w:hAnsi="Times New Roman" w:cs="Times New Roman"/>
          <w:sz w:val="24"/>
          <w:szCs w:val="24"/>
        </w:rPr>
        <w:t xml:space="preserve"> qui m’ont </w:t>
      </w:r>
      <w:r w:rsidRPr="00175291">
        <w:rPr>
          <w:rFonts w:ascii="Times New Roman" w:hAnsi="Times New Roman" w:cs="Times New Roman"/>
          <w:sz w:val="24"/>
          <w:szCs w:val="24"/>
        </w:rPr>
        <w:t>accueilli</w:t>
      </w:r>
      <w:r w:rsidR="0000454D" w:rsidRPr="00175291">
        <w:rPr>
          <w:rFonts w:ascii="Times New Roman" w:hAnsi="Times New Roman" w:cs="Times New Roman"/>
          <w:sz w:val="24"/>
          <w:szCs w:val="24"/>
        </w:rPr>
        <w:t xml:space="preserve"> avec joie et bonne humeur et m’a permis de </w:t>
      </w:r>
      <w:r w:rsidRPr="00175291">
        <w:rPr>
          <w:rFonts w:ascii="Times New Roman" w:hAnsi="Times New Roman" w:cs="Times New Roman"/>
          <w:sz w:val="24"/>
          <w:szCs w:val="24"/>
        </w:rPr>
        <w:t>travailler</w:t>
      </w:r>
      <w:r w:rsidR="0000454D" w:rsidRPr="00175291">
        <w:rPr>
          <w:rFonts w:ascii="Times New Roman" w:hAnsi="Times New Roman" w:cs="Times New Roman"/>
          <w:sz w:val="24"/>
          <w:szCs w:val="24"/>
        </w:rPr>
        <w:t xml:space="preserve"> dans un environnement calme et chaleureux ; </w:t>
      </w:r>
    </w:p>
    <w:p w14:paraId="6DE1194F" w14:textId="7FF18A0A" w:rsidR="0000454D"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Les membres du corps professoral et administratif de l’Ecole Nationale d’Informatique pour toutes les connaissances acquises et savoirs durant ma formation théorique ;</w:t>
      </w:r>
    </w:p>
    <w:p w14:paraId="7049AFD8" w14:textId="50C07EBC" w:rsidR="00954774"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Ma famille qui durant toute cette période m’a soutenue aussi bien moralement que financièrement ;</w:t>
      </w:r>
    </w:p>
    <w:p w14:paraId="03CAD954" w14:textId="49623428" w:rsidR="00954774" w:rsidRPr="00175291" w:rsidRDefault="00954774" w:rsidP="00175291">
      <w:pPr>
        <w:pStyle w:val="Paragraphedeliste"/>
        <w:numPr>
          <w:ilvl w:val="0"/>
          <w:numId w:val="2"/>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Toutes les personnes grâce auxquelles ce stage a pu se dérouler dans les bonnes conditions</w:t>
      </w:r>
    </w:p>
    <w:p w14:paraId="41D91774" w14:textId="77777777" w:rsidR="003249E6" w:rsidRPr="00175291" w:rsidRDefault="003249E6" w:rsidP="00175291">
      <w:pPr>
        <w:spacing w:line="360" w:lineRule="auto"/>
        <w:jc w:val="both"/>
        <w:rPr>
          <w:rFonts w:ascii="Times New Roman" w:hAnsi="Times New Roman" w:cs="Times New Roman"/>
          <w:sz w:val="24"/>
          <w:szCs w:val="24"/>
        </w:rPr>
      </w:pPr>
    </w:p>
    <w:p w14:paraId="365FA0AA" w14:textId="661ED0B3" w:rsidR="00954774" w:rsidRPr="00175291" w:rsidRDefault="00954774" w:rsidP="00175291">
      <w:pPr>
        <w:pStyle w:val="Titre1"/>
        <w:spacing w:line="360" w:lineRule="auto"/>
        <w:jc w:val="center"/>
        <w:rPr>
          <w:rFonts w:ascii="Times New Roman" w:hAnsi="Times New Roman" w:cs="Times New Roman"/>
          <w:b/>
          <w:color w:val="auto"/>
          <w:sz w:val="24"/>
          <w:szCs w:val="24"/>
        </w:rPr>
      </w:pPr>
      <w:bookmarkStart w:id="53" w:name="_Toc182399115"/>
      <w:bookmarkStart w:id="54" w:name="_Toc182399553"/>
      <w:r w:rsidRPr="00175291">
        <w:rPr>
          <w:rFonts w:ascii="Times New Roman" w:hAnsi="Times New Roman" w:cs="Times New Roman"/>
          <w:b/>
          <w:color w:val="auto"/>
          <w:sz w:val="24"/>
          <w:szCs w:val="24"/>
        </w:rPr>
        <w:lastRenderedPageBreak/>
        <w:t>LISTE DES FIGURES</w:t>
      </w:r>
      <w:bookmarkEnd w:id="53"/>
      <w:bookmarkEnd w:id="54"/>
    </w:p>
    <w:p w14:paraId="614ECF9D" w14:textId="0DC4BECA" w:rsidR="00D90C72" w:rsidRPr="00D90C72" w:rsidRDefault="00C73D70"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r w:rsidRPr="00D90C72">
        <w:rPr>
          <w:rFonts w:ascii="Times New Roman" w:hAnsi="Times New Roman" w:cs="Times New Roman"/>
          <w:sz w:val="24"/>
          <w:szCs w:val="24"/>
        </w:rPr>
        <w:fldChar w:fldCharType="begin"/>
      </w:r>
      <w:r w:rsidRPr="00D90C72">
        <w:rPr>
          <w:rFonts w:ascii="Times New Roman" w:hAnsi="Times New Roman" w:cs="Times New Roman"/>
          <w:sz w:val="24"/>
          <w:szCs w:val="24"/>
        </w:rPr>
        <w:instrText xml:space="preserve"> TOC \h \z \c "Figure" </w:instrText>
      </w:r>
      <w:r w:rsidRPr="00D90C72">
        <w:rPr>
          <w:rFonts w:ascii="Times New Roman" w:hAnsi="Times New Roman" w:cs="Times New Roman"/>
          <w:sz w:val="24"/>
          <w:szCs w:val="24"/>
        </w:rPr>
        <w:fldChar w:fldCharType="separate"/>
      </w:r>
      <w:hyperlink w:anchor="_Toc182399177" w:history="1">
        <w:r w:rsidR="00D90C72" w:rsidRPr="00D90C72">
          <w:rPr>
            <w:rStyle w:val="Lienhypertexte"/>
            <w:rFonts w:ascii="Times New Roman" w:hAnsi="Times New Roman" w:cs="Times New Roman"/>
            <w:noProof/>
            <w:sz w:val="24"/>
            <w:szCs w:val="24"/>
          </w:rPr>
          <w:t>Figure 1. Organigramme de l’Ecole Nationale d’Informatique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_Toc182399177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D90C72" w:rsidRPr="00D90C72">
          <w:rPr>
            <w:rFonts w:ascii="Times New Roman" w:hAnsi="Times New Roman" w:cs="Times New Roman"/>
            <w:noProof/>
            <w:webHidden/>
            <w:sz w:val="24"/>
            <w:szCs w:val="24"/>
          </w:rPr>
          <w:t>5</w:t>
        </w:r>
        <w:r w:rsidR="00D90C72" w:rsidRPr="00D90C72">
          <w:rPr>
            <w:rFonts w:ascii="Times New Roman" w:hAnsi="Times New Roman" w:cs="Times New Roman"/>
            <w:noProof/>
            <w:webHidden/>
            <w:sz w:val="24"/>
            <w:szCs w:val="24"/>
          </w:rPr>
          <w:fldChar w:fldCharType="end"/>
        </w:r>
      </w:hyperlink>
    </w:p>
    <w:p w14:paraId="277FAF60" w14:textId="1737422C"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78" w:history="1">
        <w:r w:rsidRPr="00D90C72">
          <w:rPr>
            <w:rStyle w:val="Lienhypertexte"/>
            <w:rFonts w:ascii="Times New Roman" w:hAnsi="Times New Roman" w:cs="Times New Roman"/>
            <w:noProof/>
            <w:sz w:val="24"/>
            <w:szCs w:val="24"/>
          </w:rPr>
          <w:t>Figure 2: Organigramme de Ravinala Airports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_Toc182399178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17</w:t>
        </w:r>
        <w:r w:rsidRPr="00D90C72">
          <w:rPr>
            <w:rFonts w:ascii="Times New Roman" w:hAnsi="Times New Roman" w:cs="Times New Roman"/>
            <w:noProof/>
            <w:webHidden/>
            <w:sz w:val="24"/>
            <w:szCs w:val="24"/>
          </w:rPr>
          <w:fldChar w:fldCharType="end"/>
        </w:r>
      </w:hyperlink>
    </w:p>
    <w:p w14:paraId="6877BA95" w14:textId="050CC84B"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79" w:history="1">
        <w:r w:rsidRPr="00D90C72">
          <w:rPr>
            <w:rStyle w:val="Lienhypertexte"/>
            <w:rFonts w:ascii="Times New Roman" w:hAnsi="Times New Roman" w:cs="Times New Roman"/>
            <w:noProof/>
            <w:sz w:val="24"/>
            <w:szCs w:val="24"/>
          </w:rPr>
          <w:t>Figure 3. Planning de réalisation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_Toc182399179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22</w:t>
        </w:r>
        <w:r w:rsidRPr="00D90C72">
          <w:rPr>
            <w:rFonts w:ascii="Times New Roman" w:hAnsi="Times New Roman" w:cs="Times New Roman"/>
            <w:noProof/>
            <w:webHidden/>
            <w:sz w:val="24"/>
            <w:szCs w:val="24"/>
          </w:rPr>
          <w:fldChar w:fldCharType="end"/>
        </w:r>
      </w:hyperlink>
    </w:p>
    <w:p w14:paraId="543DD59F" w14:textId="6CA1D0E9"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0" w:history="1">
        <w:r w:rsidRPr="00D90C72">
          <w:rPr>
            <w:rStyle w:val="Lienhypertexte"/>
            <w:rFonts w:ascii="Times New Roman" w:hAnsi="Times New Roman" w:cs="Times New Roman"/>
            <w:noProof/>
            <w:sz w:val="24"/>
            <w:szCs w:val="24"/>
          </w:rPr>
          <w:t>Figure 4. Modèle de domaine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42</w:t>
        </w:r>
        <w:r w:rsidRPr="00D90C72">
          <w:rPr>
            <w:rFonts w:ascii="Times New Roman" w:hAnsi="Times New Roman" w:cs="Times New Roman"/>
            <w:noProof/>
            <w:webHidden/>
            <w:sz w:val="24"/>
            <w:szCs w:val="24"/>
          </w:rPr>
          <w:fldChar w:fldCharType="end"/>
        </w:r>
      </w:hyperlink>
    </w:p>
    <w:p w14:paraId="63391963" w14:textId="2ABEEDDB"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1" w:history="1">
        <w:r w:rsidRPr="00D90C72">
          <w:rPr>
            <w:rStyle w:val="Lienhypertexte"/>
            <w:rFonts w:ascii="Times New Roman" w:hAnsi="Times New Roman" w:cs="Times New Roman"/>
            <w:noProof/>
            <w:sz w:val="24"/>
            <w:szCs w:val="24"/>
          </w:rPr>
          <w:t>Figure 5. Diagramme de classe sprint 1</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43</w:t>
        </w:r>
        <w:r w:rsidRPr="00D90C72">
          <w:rPr>
            <w:rFonts w:ascii="Times New Roman" w:hAnsi="Times New Roman" w:cs="Times New Roman"/>
            <w:noProof/>
            <w:webHidden/>
            <w:sz w:val="24"/>
            <w:szCs w:val="24"/>
          </w:rPr>
          <w:fldChar w:fldCharType="end"/>
        </w:r>
      </w:hyperlink>
    </w:p>
    <w:p w14:paraId="208FE8FF" w14:textId="54F2493A"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2" w:history="1">
        <w:r w:rsidRPr="00D90C72">
          <w:rPr>
            <w:rStyle w:val="Lienhypertexte"/>
            <w:rFonts w:ascii="Times New Roman" w:hAnsi="Times New Roman" w:cs="Times New Roman"/>
            <w:noProof/>
            <w:sz w:val="24"/>
            <w:szCs w:val="24"/>
          </w:rPr>
          <w:t>Figure 6. Diagramme de classe du sprint 2</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44</w:t>
        </w:r>
        <w:r w:rsidRPr="00D90C72">
          <w:rPr>
            <w:rFonts w:ascii="Times New Roman" w:hAnsi="Times New Roman" w:cs="Times New Roman"/>
            <w:noProof/>
            <w:webHidden/>
            <w:sz w:val="24"/>
            <w:szCs w:val="24"/>
          </w:rPr>
          <w:fldChar w:fldCharType="end"/>
        </w:r>
      </w:hyperlink>
    </w:p>
    <w:p w14:paraId="4BEA460B" w14:textId="683C3641"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3" w:history="1">
        <w:r w:rsidRPr="00D90C72">
          <w:rPr>
            <w:rStyle w:val="Lienhypertexte"/>
            <w:rFonts w:ascii="Times New Roman" w:hAnsi="Times New Roman" w:cs="Times New Roman"/>
            <w:noProof/>
            <w:sz w:val="24"/>
            <w:szCs w:val="24"/>
          </w:rPr>
          <w:t>Figure 7. Diagramme de classe du sprint 3</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_Toc182399183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45</w:t>
        </w:r>
        <w:r w:rsidRPr="00D90C72">
          <w:rPr>
            <w:rFonts w:ascii="Times New Roman" w:hAnsi="Times New Roman" w:cs="Times New Roman"/>
            <w:noProof/>
            <w:webHidden/>
            <w:sz w:val="24"/>
            <w:szCs w:val="24"/>
          </w:rPr>
          <w:fldChar w:fldCharType="end"/>
        </w:r>
      </w:hyperlink>
    </w:p>
    <w:p w14:paraId="758DF1CE" w14:textId="5E137B89"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4" w:history="1">
        <w:r w:rsidRPr="00D90C72">
          <w:rPr>
            <w:rStyle w:val="Lienhypertexte"/>
            <w:rFonts w:ascii="Times New Roman" w:hAnsi="Times New Roman" w:cs="Times New Roman"/>
            <w:noProof/>
            <w:sz w:val="24"/>
            <w:szCs w:val="24"/>
          </w:rPr>
          <w:t>Figure 8. Diagramme de classe du sprint 4</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46</w:t>
        </w:r>
        <w:r w:rsidRPr="00D90C72">
          <w:rPr>
            <w:rFonts w:ascii="Times New Roman" w:hAnsi="Times New Roman" w:cs="Times New Roman"/>
            <w:noProof/>
            <w:webHidden/>
            <w:sz w:val="24"/>
            <w:szCs w:val="24"/>
          </w:rPr>
          <w:fldChar w:fldCharType="end"/>
        </w:r>
      </w:hyperlink>
    </w:p>
    <w:p w14:paraId="6182558F" w14:textId="756B7B33"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5" w:history="1">
        <w:r w:rsidRPr="00D90C72">
          <w:rPr>
            <w:rStyle w:val="Lienhypertexte"/>
            <w:rFonts w:ascii="Times New Roman" w:hAnsi="Times New Roman" w:cs="Times New Roman"/>
            <w:noProof/>
            <w:sz w:val="24"/>
            <w:szCs w:val="24"/>
          </w:rPr>
          <w:t>Figure 9. Diagramme de classe globale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48</w:t>
        </w:r>
        <w:r w:rsidRPr="00D90C72">
          <w:rPr>
            <w:rFonts w:ascii="Times New Roman" w:hAnsi="Times New Roman" w:cs="Times New Roman"/>
            <w:noProof/>
            <w:webHidden/>
            <w:sz w:val="24"/>
            <w:szCs w:val="24"/>
          </w:rPr>
          <w:fldChar w:fldCharType="end"/>
        </w:r>
      </w:hyperlink>
    </w:p>
    <w:p w14:paraId="6019342D" w14:textId="0B481DA3"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6" w:history="1">
        <w:r w:rsidRPr="00D90C72">
          <w:rPr>
            <w:rStyle w:val="Lienhypertexte"/>
            <w:rFonts w:ascii="Times New Roman" w:hAnsi="Times New Roman" w:cs="Times New Roman"/>
            <w:noProof/>
            <w:sz w:val="24"/>
            <w:szCs w:val="24"/>
          </w:rPr>
          <w:t>Figure 10.Type de relation courantes d'un diagramme de paquetage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49</w:t>
        </w:r>
        <w:r w:rsidRPr="00D90C72">
          <w:rPr>
            <w:rFonts w:ascii="Times New Roman" w:hAnsi="Times New Roman" w:cs="Times New Roman"/>
            <w:noProof/>
            <w:webHidden/>
            <w:sz w:val="24"/>
            <w:szCs w:val="24"/>
          </w:rPr>
          <w:fldChar w:fldCharType="end"/>
        </w:r>
      </w:hyperlink>
    </w:p>
    <w:p w14:paraId="41F38B66" w14:textId="71FD0D20"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7" w:history="1">
        <w:r w:rsidRPr="00D90C72">
          <w:rPr>
            <w:rStyle w:val="Lienhypertexte"/>
            <w:rFonts w:ascii="Times New Roman" w:hAnsi="Times New Roman" w:cs="Times New Roman"/>
            <w:noProof/>
            <w:sz w:val="24"/>
            <w:szCs w:val="24"/>
          </w:rPr>
          <w:t>Figure 11. Diagramme de paquetage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50</w:t>
        </w:r>
        <w:r w:rsidRPr="00D90C72">
          <w:rPr>
            <w:rFonts w:ascii="Times New Roman" w:hAnsi="Times New Roman" w:cs="Times New Roman"/>
            <w:noProof/>
            <w:webHidden/>
            <w:sz w:val="24"/>
            <w:szCs w:val="24"/>
          </w:rPr>
          <w:fldChar w:fldCharType="end"/>
        </w:r>
      </w:hyperlink>
    </w:p>
    <w:p w14:paraId="373794DB" w14:textId="32AFF26B"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8" w:history="1">
        <w:r w:rsidRPr="00D90C72">
          <w:rPr>
            <w:rStyle w:val="Lienhypertexte"/>
            <w:rFonts w:ascii="Times New Roman" w:hAnsi="Times New Roman" w:cs="Times New Roman"/>
            <w:noProof/>
            <w:sz w:val="24"/>
            <w:szCs w:val="24"/>
          </w:rPr>
          <w:t>Figure 12. Diagramme de déploiement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51</w:t>
        </w:r>
        <w:r w:rsidRPr="00D90C72">
          <w:rPr>
            <w:rFonts w:ascii="Times New Roman" w:hAnsi="Times New Roman" w:cs="Times New Roman"/>
            <w:noProof/>
            <w:webHidden/>
            <w:sz w:val="24"/>
            <w:szCs w:val="24"/>
          </w:rPr>
          <w:fldChar w:fldCharType="end"/>
        </w:r>
      </w:hyperlink>
    </w:p>
    <w:p w14:paraId="6A56765D" w14:textId="254F958C"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89" w:history="1">
        <w:r w:rsidRPr="00D90C72">
          <w:rPr>
            <w:rStyle w:val="Lienhypertexte"/>
            <w:rFonts w:ascii="Times New Roman" w:hAnsi="Times New Roman" w:cs="Times New Roman"/>
            <w:noProof/>
            <w:sz w:val="24"/>
            <w:szCs w:val="24"/>
          </w:rPr>
          <w:t>Figure 13. Interface d’installation de SQL server : Type d'installation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_Toc182399189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53</w:t>
        </w:r>
        <w:r w:rsidRPr="00D90C72">
          <w:rPr>
            <w:rFonts w:ascii="Times New Roman" w:hAnsi="Times New Roman" w:cs="Times New Roman"/>
            <w:noProof/>
            <w:webHidden/>
            <w:sz w:val="24"/>
            <w:szCs w:val="24"/>
          </w:rPr>
          <w:fldChar w:fldCharType="end"/>
        </w:r>
      </w:hyperlink>
    </w:p>
    <w:p w14:paraId="1207C1B4" w14:textId="35EA294D"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0" w:history="1">
        <w:r w:rsidRPr="00D90C72">
          <w:rPr>
            <w:rStyle w:val="Lienhypertexte"/>
            <w:rFonts w:ascii="Times New Roman" w:hAnsi="Times New Roman" w:cs="Times New Roman"/>
            <w:noProof/>
            <w:sz w:val="24"/>
            <w:szCs w:val="24"/>
          </w:rPr>
          <w:t>Figure 14. Interface d’Installation de SSMS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54</w:t>
        </w:r>
        <w:r w:rsidRPr="00D90C72">
          <w:rPr>
            <w:rFonts w:ascii="Times New Roman" w:hAnsi="Times New Roman" w:cs="Times New Roman"/>
            <w:noProof/>
            <w:webHidden/>
            <w:sz w:val="24"/>
            <w:szCs w:val="24"/>
          </w:rPr>
          <w:fldChar w:fldCharType="end"/>
        </w:r>
      </w:hyperlink>
    </w:p>
    <w:p w14:paraId="4E9EC9CA" w14:textId="7630F59F"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1" w:history="1">
        <w:r w:rsidRPr="00D90C72">
          <w:rPr>
            <w:rStyle w:val="Lienhypertexte"/>
            <w:rFonts w:ascii="Times New Roman" w:hAnsi="Times New Roman" w:cs="Times New Roman"/>
            <w:noProof/>
            <w:sz w:val="24"/>
            <w:szCs w:val="24"/>
          </w:rPr>
          <w:t>Figure 15. Interface de Visual Paradigm</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54</w:t>
        </w:r>
        <w:r w:rsidRPr="00D90C72">
          <w:rPr>
            <w:rFonts w:ascii="Times New Roman" w:hAnsi="Times New Roman" w:cs="Times New Roman"/>
            <w:noProof/>
            <w:webHidden/>
            <w:sz w:val="24"/>
            <w:szCs w:val="24"/>
          </w:rPr>
          <w:fldChar w:fldCharType="end"/>
        </w:r>
      </w:hyperlink>
    </w:p>
    <w:p w14:paraId="3CB03B73" w14:textId="30A61361"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2" w:history="1">
        <w:r w:rsidRPr="00D90C72">
          <w:rPr>
            <w:rStyle w:val="Lienhypertexte"/>
            <w:rFonts w:ascii="Times New Roman" w:hAnsi="Times New Roman" w:cs="Times New Roman"/>
            <w:noProof/>
            <w:sz w:val="24"/>
            <w:szCs w:val="24"/>
          </w:rPr>
          <w:t>Figure 16. Interface de VS code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55</w:t>
        </w:r>
        <w:r w:rsidRPr="00D90C72">
          <w:rPr>
            <w:rFonts w:ascii="Times New Roman" w:hAnsi="Times New Roman" w:cs="Times New Roman"/>
            <w:noProof/>
            <w:webHidden/>
            <w:sz w:val="24"/>
            <w:szCs w:val="24"/>
          </w:rPr>
          <w:fldChar w:fldCharType="end"/>
        </w:r>
      </w:hyperlink>
    </w:p>
    <w:p w14:paraId="4FE5884A" w14:textId="4E56B96B"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3" w:history="1">
        <w:r w:rsidRPr="00D90C72">
          <w:rPr>
            <w:rStyle w:val="Lienhypertexte"/>
            <w:rFonts w:ascii="Times New Roman" w:hAnsi="Times New Roman" w:cs="Times New Roman"/>
            <w:noProof/>
            <w:sz w:val="24"/>
            <w:szCs w:val="24"/>
          </w:rPr>
          <w:t>Figure 17.Code de création de la table project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_Toc182399193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57</w:t>
        </w:r>
        <w:r w:rsidRPr="00D90C72">
          <w:rPr>
            <w:rFonts w:ascii="Times New Roman" w:hAnsi="Times New Roman" w:cs="Times New Roman"/>
            <w:noProof/>
            <w:webHidden/>
            <w:sz w:val="24"/>
            <w:szCs w:val="24"/>
          </w:rPr>
          <w:fldChar w:fldCharType="end"/>
        </w:r>
      </w:hyperlink>
    </w:p>
    <w:p w14:paraId="33AA4CBC" w14:textId="209CD7FF"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4" w:history="1">
        <w:r w:rsidRPr="00D90C72">
          <w:rPr>
            <w:rStyle w:val="Lienhypertexte"/>
            <w:rFonts w:ascii="Times New Roman" w:hAnsi="Times New Roman" w:cs="Times New Roman"/>
            <w:noProof/>
            <w:sz w:val="24"/>
            <w:szCs w:val="24"/>
          </w:rPr>
          <w:t>Figure 18. Code de création de la table user</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57</w:t>
        </w:r>
        <w:r w:rsidRPr="00D90C72">
          <w:rPr>
            <w:rFonts w:ascii="Times New Roman" w:hAnsi="Times New Roman" w:cs="Times New Roman"/>
            <w:noProof/>
            <w:webHidden/>
            <w:sz w:val="24"/>
            <w:szCs w:val="24"/>
          </w:rPr>
          <w:fldChar w:fldCharType="end"/>
        </w:r>
      </w:hyperlink>
    </w:p>
    <w:p w14:paraId="274E9793" w14:textId="36BFC792"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5" w:history="1">
        <w:r w:rsidRPr="00D90C72">
          <w:rPr>
            <w:rStyle w:val="Lienhypertexte"/>
            <w:rFonts w:ascii="Times New Roman" w:hAnsi="Times New Roman" w:cs="Times New Roman"/>
            <w:noProof/>
            <w:sz w:val="24"/>
            <w:szCs w:val="24"/>
          </w:rPr>
          <w:t>Figure 19. Code de création des tables habilitation projet et habilitation intercontrat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57</w:t>
        </w:r>
        <w:r w:rsidRPr="00D90C72">
          <w:rPr>
            <w:rFonts w:ascii="Times New Roman" w:hAnsi="Times New Roman" w:cs="Times New Roman"/>
            <w:noProof/>
            <w:webHidden/>
            <w:sz w:val="24"/>
            <w:szCs w:val="24"/>
          </w:rPr>
          <w:fldChar w:fldCharType="end"/>
        </w:r>
      </w:hyperlink>
    </w:p>
    <w:p w14:paraId="0D199CA0" w14:textId="4FDB6840"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6" w:history="1">
        <w:r w:rsidRPr="00D90C72">
          <w:rPr>
            <w:rStyle w:val="Lienhypertexte"/>
            <w:rFonts w:ascii="Times New Roman" w:hAnsi="Times New Roman" w:cs="Times New Roman"/>
            <w:noProof/>
            <w:sz w:val="24"/>
            <w:szCs w:val="24"/>
          </w:rPr>
          <w:t>Figure 20. Code de création des tables habilitation et habilitation admin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57</w:t>
        </w:r>
        <w:r w:rsidRPr="00D90C72">
          <w:rPr>
            <w:rFonts w:ascii="Times New Roman" w:hAnsi="Times New Roman" w:cs="Times New Roman"/>
            <w:noProof/>
            <w:webHidden/>
            <w:sz w:val="24"/>
            <w:szCs w:val="24"/>
          </w:rPr>
          <w:fldChar w:fldCharType="end"/>
        </w:r>
      </w:hyperlink>
    </w:p>
    <w:p w14:paraId="2A9A5EC6" w14:textId="72DB0859"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7" w:history="1">
        <w:r w:rsidRPr="00D90C72">
          <w:rPr>
            <w:rStyle w:val="Lienhypertexte"/>
            <w:rFonts w:ascii="Times New Roman" w:hAnsi="Times New Roman" w:cs="Times New Roman"/>
            <w:noProof/>
            <w:sz w:val="24"/>
            <w:szCs w:val="24"/>
          </w:rPr>
          <w:t>Figure 21. Code de création de la table audit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58</w:t>
        </w:r>
        <w:r w:rsidRPr="00D90C72">
          <w:rPr>
            <w:rFonts w:ascii="Times New Roman" w:hAnsi="Times New Roman" w:cs="Times New Roman"/>
            <w:noProof/>
            <w:webHidden/>
            <w:sz w:val="24"/>
            <w:szCs w:val="24"/>
          </w:rPr>
          <w:fldChar w:fldCharType="end"/>
        </w:r>
      </w:hyperlink>
    </w:p>
    <w:p w14:paraId="7F3291B1" w14:textId="596EB95C"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8" w:history="1">
        <w:r w:rsidRPr="00D90C72">
          <w:rPr>
            <w:rStyle w:val="Lienhypertexte"/>
            <w:rFonts w:ascii="Times New Roman" w:hAnsi="Times New Roman" w:cs="Times New Roman"/>
            <w:noProof/>
            <w:sz w:val="24"/>
            <w:szCs w:val="24"/>
          </w:rPr>
          <w:t>Figure 22. Code de création de la table task</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58</w:t>
        </w:r>
        <w:r w:rsidRPr="00D90C72">
          <w:rPr>
            <w:rFonts w:ascii="Times New Roman" w:hAnsi="Times New Roman" w:cs="Times New Roman"/>
            <w:noProof/>
            <w:webHidden/>
            <w:sz w:val="24"/>
            <w:szCs w:val="24"/>
          </w:rPr>
          <w:fldChar w:fldCharType="end"/>
        </w:r>
      </w:hyperlink>
    </w:p>
    <w:p w14:paraId="520C233E" w14:textId="57EA59C3"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199" w:history="1">
        <w:r w:rsidRPr="00D90C72">
          <w:rPr>
            <w:rStyle w:val="Lienhypertexte"/>
            <w:rFonts w:ascii="Times New Roman" w:hAnsi="Times New Roman" w:cs="Times New Roman"/>
            <w:noProof/>
            <w:sz w:val="24"/>
            <w:szCs w:val="24"/>
          </w:rPr>
          <w:t>Figure 23. Structure du coté backend</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_Toc182399199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58</w:t>
        </w:r>
        <w:r w:rsidRPr="00D90C72">
          <w:rPr>
            <w:rFonts w:ascii="Times New Roman" w:hAnsi="Times New Roman" w:cs="Times New Roman"/>
            <w:noProof/>
            <w:webHidden/>
            <w:sz w:val="24"/>
            <w:szCs w:val="24"/>
          </w:rPr>
          <w:fldChar w:fldCharType="end"/>
        </w:r>
      </w:hyperlink>
    </w:p>
    <w:p w14:paraId="36B0E9C0" w14:textId="05B9FBDE"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0" w:history="1">
        <w:r w:rsidRPr="00D90C72">
          <w:rPr>
            <w:rStyle w:val="Lienhypertexte"/>
            <w:rFonts w:ascii="Times New Roman" w:hAnsi="Times New Roman" w:cs="Times New Roman"/>
            <w:noProof/>
            <w:sz w:val="24"/>
            <w:szCs w:val="24"/>
          </w:rPr>
          <w:t>Figure 24. Extrait de code, population de la table user</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60</w:t>
        </w:r>
        <w:r w:rsidRPr="00D90C72">
          <w:rPr>
            <w:rFonts w:ascii="Times New Roman" w:hAnsi="Times New Roman" w:cs="Times New Roman"/>
            <w:noProof/>
            <w:webHidden/>
            <w:sz w:val="24"/>
            <w:szCs w:val="24"/>
          </w:rPr>
          <w:fldChar w:fldCharType="end"/>
        </w:r>
      </w:hyperlink>
    </w:p>
    <w:p w14:paraId="3C0437A1" w14:textId="424F46C0"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1" w:history="1">
        <w:r w:rsidRPr="00D90C72">
          <w:rPr>
            <w:rStyle w:val="Lienhypertexte"/>
            <w:rFonts w:ascii="Times New Roman" w:hAnsi="Times New Roman" w:cs="Times New Roman"/>
            <w:noProof/>
            <w:sz w:val="24"/>
            <w:szCs w:val="24"/>
          </w:rPr>
          <w:t>Figure 25. Extrait de code : création d'une tache.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61</w:t>
        </w:r>
        <w:r w:rsidRPr="00D90C72">
          <w:rPr>
            <w:rFonts w:ascii="Times New Roman" w:hAnsi="Times New Roman" w:cs="Times New Roman"/>
            <w:noProof/>
            <w:webHidden/>
            <w:sz w:val="24"/>
            <w:szCs w:val="24"/>
          </w:rPr>
          <w:fldChar w:fldCharType="end"/>
        </w:r>
      </w:hyperlink>
    </w:p>
    <w:p w14:paraId="08D6DCE8" w14:textId="1A977F34"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2" w:history="1">
        <w:r w:rsidRPr="00D90C72">
          <w:rPr>
            <w:rStyle w:val="Lienhypertexte"/>
            <w:rFonts w:ascii="Times New Roman" w:hAnsi="Times New Roman" w:cs="Times New Roman"/>
            <w:noProof/>
            <w:sz w:val="24"/>
            <w:szCs w:val="24"/>
          </w:rPr>
          <w:t>Figure 26. Extrait de code : déplacement de tâches en utilisant websocket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62</w:t>
        </w:r>
        <w:r w:rsidRPr="00D90C72">
          <w:rPr>
            <w:rFonts w:ascii="Times New Roman" w:hAnsi="Times New Roman" w:cs="Times New Roman"/>
            <w:noProof/>
            <w:webHidden/>
            <w:sz w:val="24"/>
            <w:szCs w:val="24"/>
          </w:rPr>
          <w:fldChar w:fldCharType="end"/>
        </w:r>
      </w:hyperlink>
    </w:p>
    <w:p w14:paraId="35E55359" w14:textId="200ABCE1"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3" w:history="1">
        <w:r w:rsidRPr="00D90C72">
          <w:rPr>
            <w:rStyle w:val="Lienhypertexte"/>
            <w:rFonts w:ascii="Times New Roman" w:hAnsi="Times New Roman" w:cs="Times New Roman"/>
            <w:noProof/>
            <w:sz w:val="24"/>
            <w:szCs w:val="24"/>
          </w:rPr>
          <w:t>Figure 27. Structure du coté frontend</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_Toc182399203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63</w:t>
        </w:r>
        <w:r w:rsidRPr="00D90C72">
          <w:rPr>
            <w:rFonts w:ascii="Times New Roman" w:hAnsi="Times New Roman" w:cs="Times New Roman"/>
            <w:noProof/>
            <w:webHidden/>
            <w:sz w:val="24"/>
            <w:szCs w:val="24"/>
          </w:rPr>
          <w:fldChar w:fldCharType="end"/>
        </w:r>
      </w:hyperlink>
    </w:p>
    <w:p w14:paraId="39BB5779" w14:textId="2F1E32DA"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4" w:history="1">
        <w:r w:rsidRPr="00D90C72">
          <w:rPr>
            <w:rStyle w:val="Lienhypertexte"/>
            <w:rFonts w:ascii="Times New Roman" w:hAnsi="Times New Roman" w:cs="Times New Roman"/>
            <w:noProof/>
            <w:sz w:val="24"/>
            <w:szCs w:val="24"/>
          </w:rPr>
          <w:t>Figure 28. Interface login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64</w:t>
        </w:r>
        <w:r w:rsidRPr="00D90C72">
          <w:rPr>
            <w:rFonts w:ascii="Times New Roman" w:hAnsi="Times New Roman" w:cs="Times New Roman"/>
            <w:noProof/>
            <w:webHidden/>
            <w:sz w:val="24"/>
            <w:szCs w:val="24"/>
          </w:rPr>
          <w:fldChar w:fldCharType="end"/>
        </w:r>
      </w:hyperlink>
    </w:p>
    <w:p w14:paraId="63178423" w14:textId="0AE01ECD"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5" w:history="1">
        <w:r w:rsidRPr="00D90C72">
          <w:rPr>
            <w:rStyle w:val="Lienhypertexte"/>
            <w:rFonts w:ascii="Times New Roman" w:hAnsi="Times New Roman" w:cs="Times New Roman"/>
            <w:noProof/>
            <w:sz w:val="24"/>
            <w:szCs w:val="24"/>
          </w:rPr>
          <w:t>Figure 29. Interface admin, liste des utilisateurs.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65</w:t>
        </w:r>
        <w:r w:rsidRPr="00D90C72">
          <w:rPr>
            <w:rFonts w:ascii="Times New Roman" w:hAnsi="Times New Roman" w:cs="Times New Roman"/>
            <w:noProof/>
            <w:webHidden/>
            <w:sz w:val="24"/>
            <w:szCs w:val="24"/>
          </w:rPr>
          <w:fldChar w:fldCharType="end"/>
        </w:r>
      </w:hyperlink>
    </w:p>
    <w:p w14:paraId="183521FC" w14:textId="5D8870EA"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6" w:history="1">
        <w:r w:rsidRPr="00D90C72">
          <w:rPr>
            <w:rStyle w:val="Lienhypertexte"/>
            <w:rFonts w:ascii="Times New Roman" w:hAnsi="Times New Roman" w:cs="Times New Roman"/>
            <w:noProof/>
            <w:sz w:val="24"/>
            <w:szCs w:val="24"/>
          </w:rPr>
          <w:t>Figure 30. Interface admin, liste des habilitations.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65</w:t>
        </w:r>
        <w:r w:rsidRPr="00D90C72">
          <w:rPr>
            <w:rFonts w:ascii="Times New Roman" w:hAnsi="Times New Roman" w:cs="Times New Roman"/>
            <w:noProof/>
            <w:webHidden/>
            <w:sz w:val="24"/>
            <w:szCs w:val="24"/>
          </w:rPr>
          <w:fldChar w:fldCharType="end"/>
        </w:r>
      </w:hyperlink>
    </w:p>
    <w:p w14:paraId="49659045" w14:textId="2515BB76"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7" w:history="1">
        <w:r w:rsidRPr="00D90C72">
          <w:rPr>
            <w:rStyle w:val="Lienhypertexte"/>
            <w:rFonts w:ascii="Times New Roman" w:hAnsi="Times New Roman" w:cs="Times New Roman"/>
            <w:noProof/>
            <w:sz w:val="24"/>
            <w:szCs w:val="24"/>
          </w:rPr>
          <w:t>Figure 31. Interface projet, table projet.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66</w:t>
        </w:r>
        <w:r w:rsidRPr="00D90C72">
          <w:rPr>
            <w:rFonts w:ascii="Times New Roman" w:hAnsi="Times New Roman" w:cs="Times New Roman"/>
            <w:noProof/>
            <w:webHidden/>
            <w:sz w:val="24"/>
            <w:szCs w:val="24"/>
          </w:rPr>
          <w:fldChar w:fldCharType="end"/>
        </w:r>
      </w:hyperlink>
    </w:p>
    <w:p w14:paraId="585C8B18" w14:textId="35BD3FF4"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8" w:history="1">
        <w:r w:rsidRPr="00D90C72">
          <w:rPr>
            <w:rStyle w:val="Lienhypertexte"/>
            <w:rFonts w:ascii="Times New Roman" w:hAnsi="Times New Roman" w:cs="Times New Roman"/>
            <w:noProof/>
            <w:sz w:val="24"/>
            <w:szCs w:val="24"/>
          </w:rPr>
          <w:t>Figure 32. Interface tâche par phase de projet.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66</w:t>
        </w:r>
        <w:r w:rsidRPr="00D90C72">
          <w:rPr>
            <w:rFonts w:ascii="Times New Roman" w:hAnsi="Times New Roman" w:cs="Times New Roman"/>
            <w:noProof/>
            <w:webHidden/>
            <w:sz w:val="24"/>
            <w:szCs w:val="24"/>
          </w:rPr>
          <w:fldChar w:fldCharType="end"/>
        </w:r>
      </w:hyperlink>
    </w:p>
    <w:p w14:paraId="7151045D" w14:textId="0259453F"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09" w:history="1">
        <w:r w:rsidRPr="00D90C72">
          <w:rPr>
            <w:rStyle w:val="Lienhypertexte"/>
            <w:rFonts w:ascii="Times New Roman" w:hAnsi="Times New Roman" w:cs="Times New Roman"/>
            <w:noProof/>
            <w:sz w:val="24"/>
            <w:szCs w:val="24"/>
          </w:rPr>
          <w:t>Figure 33. Détails d'un projet.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_Toc182399209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67</w:t>
        </w:r>
        <w:r w:rsidRPr="00D90C72">
          <w:rPr>
            <w:rFonts w:ascii="Times New Roman" w:hAnsi="Times New Roman" w:cs="Times New Roman"/>
            <w:noProof/>
            <w:webHidden/>
            <w:sz w:val="24"/>
            <w:szCs w:val="24"/>
          </w:rPr>
          <w:fldChar w:fldCharType="end"/>
        </w:r>
      </w:hyperlink>
    </w:p>
    <w:p w14:paraId="4C214C29" w14:textId="2F6740D7"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0" w:history="1">
        <w:r w:rsidRPr="00D90C72">
          <w:rPr>
            <w:rStyle w:val="Lienhypertexte"/>
            <w:rFonts w:ascii="Times New Roman" w:hAnsi="Times New Roman" w:cs="Times New Roman"/>
            <w:noProof/>
            <w:sz w:val="24"/>
            <w:szCs w:val="24"/>
          </w:rPr>
          <w:t>Figure 34. Vue calendaire des activités dans le mois courant.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67</w:t>
        </w:r>
        <w:r w:rsidRPr="00D90C72">
          <w:rPr>
            <w:rFonts w:ascii="Times New Roman" w:hAnsi="Times New Roman" w:cs="Times New Roman"/>
            <w:noProof/>
            <w:webHidden/>
            <w:sz w:val="24"/>
            <w:szCs w:val="24"/>
          </w:rPr>
          <w:fldChar w:fldCharType="end"/>
        </w:r>
      </w:hyperlink>
    </w:p>
    <w:p w14:paraId="34739BC9" w14:textId="1CD1E1BF"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1" w:history="1">
        <w:r w:rsidRPr="00D90C72">
          <w:rPr>
            <w:rStyle w:val="Lienhypertexte"/>
            <w:rFonts w:ascii="Times New Roman" w:hAnsi="Times New Roman" w:cs="Times New Roman"/>
            <w:noProof/>
            <w:sz w:val="24"/>
            <w:szCs w:val="24"/>
          </w:rPr>
          <w:t>Figure 35. Interface historique, mobile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68</w:t>
        </w:r>
        <w:r w:rsidRPr="00D90C72">
          <w:rPr>
            <w:rFonts w:ascii="Times New Roman" w:hAnsi="Times New Roman" w:cs="Times New Roman"/>
            <w:noProof/>
            <w:webHidden/>
            <w:sz w:val="24"/>
            <w:szCs w:val="24"/>
          </w:rPr>
          <w:fldChar w:fldCharType="end"/>
        </w:r>
      </w:hyperlink>
    </w:p>
    <w:p w14:paraId="522C2E28" w14:textId="45CED0BB"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2" w:history="1">
        <w:r w:rsidRPr="00D90C72">
          <w:rPr>
            <w:rStyle w:val="Lienhypertexte"/>
            <w:rFonts w:ascii="Times New Roman" w:hAnsi="Times New Roman" w:cs="Times New Roman"/>
            <w:noProof/>
            <w:sz w:val="24"/>
            <w:szCs w:val="24"/>
          </w:rPr>
          <w:t>Figure 36. Interface projet, mobile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68</w:t>
        </w:r>
        <w:r w:rsidRPr="00D90C72">
          <w:rPr>
            <w:rFonts w:ascii="Times New Roman" w:hAnsi="Times New Roman" w:cs="Times New Roman"/>
            <w:noProof/>
            <w:webHidden/>
            <w:sz w:val="24"/>
            <w:szCs w:val="24"/>
          </w:rPr>
          <w:fldChar w:fldCharType="end"/>
        </w:r>
      </w:hyperlink>
    </w:p>
    <w:p w14:paraId="03F3A0F5" w14:textId="140D0FEF"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3" w:history="1">
        <w:r w:rsidRPr="00D90C72">
          <w:rPr>
            <w:rStyle w:val="Lienhypertexte"/>
            <w:rFonts w:ascii="Times New Roman" w:hAnsi="Times New Roman" w:cs="Times New Roman"/>
            <w:noProof/>
            <w:sz w:val="24"/>
            <w:szCs w:val="24"/>
          </w:rPr>
          <w:t>Figure 37. Interface login mobile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_Toc182399213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68</w:t>
        </w:r>
        <w:r w:rsidRPr="00D90C72">
          <w:rPr>
            <w:rFonts w:ascii="Times New Roman" w:hAnsi="Times New Roman" w:cs="Times New Roman"/>
            <w:noProof/>
            <w:webHidden/>
            <w:sz w:val="24"/>
            <w:szCs w:val="24"/>
          </w:rPr>
          <w:fldChar w:fldCharType="end"/>
        </w:r>
      </w:hyperlink>
    </w:p>
    <w:p w14:paraId="3472841D" w14:textId="21A95144"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4" w:history="1">
        <w:r w:rsidRPr="00D90C72">
          <w:rPr>
            <w:rStyle w:val="Lienhypertexte"/>
            <w:rFonts w:ascii="Times New Roman" w:hAnsi="Times New Roman" w:cs="Times New Roman"/>
            <w:noProof/>
            <w:sz w:val="24"/>
            <w:szCs w:val="24"/>
          </w:rPr>
          <w:t>Figure 38. Interface activité, mobile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68</w:t>
        </w:r>
        <w:r w:rsidRPr="00D90C72">
          <w:rPr>
            <w:rFonts w:ascii="Times New Roman" w:hAnsi="Times New Roman" w:cs="Times New Roman"/>
            <w:noProof/>
            <w:webHidden/>
            <w:sz w:val="24"/>
            <w:szCs w:val="24"/>
          </w:rPr>
          <w:fldChar w:fldCharType="end"/>
        </w:r>
      </w:hyperlink>
    </w:p>
    <w:p w14:paraId="3858B71E" w14:textId="28430D5A" w:rsidR="00954774" w:rsidRPr="00175291" w:rsidRDefault="00C73D70" w:rsidP="00D90C72">
      <w:pPr>
        <w:spacing w:line="360" w:lineRule="auto"/>
        <w:jc w:val="both"/>
        <w:rPr>
          <w:rFonts w:ascii="Times New Roman" w:hAnsi="Times New Roman" w:cs="Times New Roman"/>
          <w:sz w:val="24"/>
          <w:szCs w:val="24"/>
        </w:rPr>
      </w:pPr>
      <w:r w:rsidRPr="00D90C72">
        <w:rPr>
          <w:rFonts w:ascii="Times New Roman" w:hAnsi="Times New Roman" w:cs="Times New Roman"/>
          <w:sz w:val="24"/>
          <w:szCs w:val="24"/>
        </w:rPr>
        <w:fldChar w:fldCharType="end"/>
      </w:r>
    </w:p>
    <w:p w14:paraId="45B6B475" w14:textId="0D35CC0A" w:rsidR="00954774" w:rsidRPr="00175291" w:rsidRDefault="00954774" w:rsidP="00175291">
      <w:pPr>
        <w:spacing w:line="360" w:lineRule="auto"/>
        <w:jc w:val="both"/>
        <w:rPr>
          <w:rFonts w:ascii="Times New Roman" w:hAnsi="Times New Roman" w:cs="Times New Roman"/>
          <w:sz w:val="24"/>
          <w:szCs w:val="24"/>
        </w:rPr>
      </w:pPr>
    </w:p>
    <w:p w14:paraId="63E165CF" w14:textId="590BAFA8" w:rsidR="00954774" w:rsidRDefault="00954774" w:rsidP="00175291">
      <w:pPr>
        <w:spacing w:line="360" w:lineRule="auto"/>
        <w:jc w:val="both"/>
        <w:rPr>
          <w:rFonts w:ascii="Times New Roman" w:hAnsi="Times New Roman" w:cs="Times New Roman"/>
          <w:sz w:val="24"/>
          <w:szCs w:val="24"/>
        </w:rPr>
      </w:pPr>
    </w:p>
    <w:p w14:paraId="1915D13C" w14:textId="77777777" w:rsidR="00D90C72" w:rsidRDefault="00D90C72" w:rsidP="00175291">
      <w:pPr>
        <w:spacing w:line="360" w:lineRule="auto"/>
        <w:jc w:val="both"/>
        <w:rPr>
          <w:rFonts w:ascii="Times New Roman" w:hAnsi="Times New Roman" w:cs="Times New Roman"/>
          <w:sz w:val="24"/>
          <w:szCs w:val="24"/>
        </w:rPr>
      </w:pPr>
    </w:p>
    <w:p w14:paraId="6830C3A4" w14:textId="77777777" w:rsidR="00D90C72" w:rsidRDefault="00D90C72" w:rsidP="00175291">
      <w:pPr>
        <w:spacing w:line="360" w:lineRule="auto"/>
        <w:jc w:val="both"/>
        <w:rPr>
          <w:rFonts w:ascii="Times New Roman" w:hAnsi="Times New Roman" w:cs="Times New Roman"/>
          <w:sz w:val="24"/>
          <w:szCs w:val="24"/>
        </w:rPr>
      </w:pPr>
    </w:p>
    <w:p w14:paraId="53F22E36" w14:textId="77777777" w:rsidR="00D90C72" w:rsidRDefault="00D90C72" w:rsidP="00175291">
      <w:pPr>
        <w:spacing w:line="360" w:lineRule="auto"/>
        <w:jc w:val="both"/>
        <w:rPr>
          <w:rFonts w:ascii="Times New Roman" w:hAnsi="Times New Roman" w:cs="Times New Roman"/>
          <w:sz w:val="24"/>
          <w:szCs w:val="24"/>
        </w:rPr>
      </w:pPr>
    </w:p>
    <w:p w14:paraId="155F7C62" w14:textId="77777777" w:rsidR="00D90C72" w:rsidRDefault="00D90C72" w:rsidP="00175291">
      <w:pPr>
        <w:spacing w:line="360" w:lineRule="auto"/>
        <w:jc w:val="both"/>
        <w:rPr>
          <w:rFonts w:ascii="Times New Roman" w:hAnsi="Times New Roman" w:cs="Times New Roman"/>
          <w:sz w:val="24"/>
          <w:szCs w:val="24"/>
        </w:rPr>
      </w:pPr>
    </w:p>
    <w:p w14:paraId="532736AC" w14:textId="77777777" w:rsidR="00D90C72" w:rsidRDefault="00D90C72" w:rsidP="00175291">
      <w:pPr>
        <w:spacing w:line="360" w:lineRule="auto"/>
        <w:jc w:val="both"/>
        <w:rPr>
          <w:rFonts w:ascii="Times New Roman" w:hAnsi="Times New Roman" w:cs="Times New Roman"/>
          <w:sz w:val="24"/>
          <w:szCs w:val="24"/>
        </w:rPr>
      </w:pPr>
    </w:p>
    <w:p w14:paraId="3CC7ADF6" w14:textId="77777777" w:rsidR="00D90C72" w:rsidRDefault="00D90C72" w:rsidP="00175291">
      <w:pPr>
        <w:spacing w:line="360" w:lineRule="auto"/>
        <w:jc w:val="both"/>
        <w:rPr>
          <w:rFonts w:ascii="Times New Roman" w:hAnsi="Times New Roman" w:cs="Times New Roman"/>
          <w:sz w:val="24"/>
          <w:szCs w:val="24"/>
        </w:rPr>
      </w:pPr>
    </w:p>
    <w:p w14:paraId="10F3F3C7" w14:textId="77777777" w:rsidR="00D90C72" w:rsidRDefault="00D90C72" w:rsidP="00175291">
      <w:pPr>
        <w:spacing w:line="360" w:lineRule="auto"/>
        <w:jc w:val="both"/>
        <w:rPr>
          <w:rFonts w:ascii="Times New Roman" w:hAnsi="Times New Roman" w:cs="Times New Roman"/>
          <w:sz w:val="24"/>
          <w:szCs w:val="24"/>
        </w:rPr>
      </w:pPr>
    </w:p>
    <w:p w14:paraId="01DDE123" w14:textId="77777777" w:rsidR="00D90C72" w:rsidRDefault="00D90C72" w:rsidP="00175291">
      <w:pPr>
        <w:spacing w:line="360" w:lineRule="auto"/>
        <w:jc w:val="both"/>
        <w:rPr>
          <w:rFonts w:ascii="Times New Roman" w:hAnsi="Times New Roman" w:cs="Times New Roman"/>
          <w:sz w:val="24"/>
          <w:szCs w:val="24"/>
        </w:rPr>
      </w:pPr>
    </w:p>
    <w:p w14:paraId="3F92BF94" w14:textId="77777777" w:rsidR="00D90C72" w:rsidRDefault="00D90C72" w:rsidP="00175291">
      <w:pPr>
        <w:spacing w:line="360" w:lineRule="auto"/>
        <w:jc w:val="both"/>
        <w:rPr>
          <w:rFonts w:ascii="Times New Roman" w:hAnsi="Times New Roman" w:cs="Times New Roman"/>
          <w:sz w:val="24"/>
          <w:szCs w:val="24"/>
        </w:rPr>
      </w:pPr>
    </w:p>
    <w:p w14:paraId="6D16E2FC" w14:textId="77777777" w:rsidR="00D90C72" w:rsidRDefault="00D90C72" w:rsidP="00175291">
      <w:pPr>
        <w:spacing w:line="360" w:lineRule="auto"/>
        <w:jc w:val="both"/>
        <w:rPr>
          <w:rFonts w:ascii="Times New Roman" w:hAnsi="Times New Roman" w:cs="Times New Roman"/>
          <w:sz w:val="24"/>
          <w:szCs w:val="24"/>
        </w:rPr>
      </w:pPr>
    </w:p>
    <w:p w14:paraId="2E8EE9CF" w14:textId="77777777" w:rsidR="00D90C72" w:rsidRDefault="00D90C72" w:rsidP="00175291">
      <w:pPr>
        <w:spacing w:line="360" w:lineRule="auto"/>
        <w:jc w:val="both"/>
        <w:rPr>
          <w:rFonts w:ascii="Times New Roman" w:hAnsi="Times New Roman" w:cs="Times New Roman"/>
          <w:sz w:val="24"/>
          <w:szCs w:val="24"/>
        </w:rPr>
      </w:pPr>
    </w:p>
    <w:p w14:paraId="63C56BA4" w14:textId="77777777" w:rsidR="00D90C72" w:rsidRDefault="00D90C72" w:rsidP="00175291">
      <w:pPr>
        <w:spacing w:line="360" w:lineRule="auto"/>
        <w:jc w:val="both"/>
        <w:rPr>
          <w:rFonts w:ascii="Times New Roman" w:hAnsi="Times New Roman" w:cs="Times New Roman"/>
          <w:sz w:val="24"/>
          <w:szCs w:val="24"/>
        </w:rPr>
      </w:pPr>
    </w:p>
    <w:p w14:paraId="725645DB" w14:textId="77777777" w:rsidR="00D90C72" w:rsidRDefault="00D90C72" w:rsidP="00175291">
      <w:pPr>
        <w:spacing w:line="360" w:lineRule="auto"/>
        <w:jc w:val="both"/>
        <w:rPr>
          <w:rFonts w:ascii="Times New Roman" w:hAnsi="Times New Roman" w:cs="Times New Roman"/>
          <w:sz w:val="24"/>
          <w:szCs w:val="24"/>
        </w:rPr>
      </w:pPr>
    </w:p>
    <w:p w14:paraId="3A42BBFF" w14:textId="77777777" w:rsidR="00D90C72" w:rsidRDefault="00D90C72" w:rsidP="00175291">
      <w:pPr>
        <w:spacing w:line="360" w:lineRule="auto"/>
        <w:jc w:val="both"/>
        <w:rPr>
          <w:rFonts w:ascii="Times New Roman" w:hAnsi="Times New Roman" w:cs="Times New Roman"/>
          <w:sz w:val="24"/>
          <w:szCs w:val="24"/>
        </w:rPr>
      </w:pPr>
    </w:p>
    <w:p w14:paraId="1965B2A6" w14:textId="77777777" w:rsidR="00D90C72" w:rsidRDefault="00D90C72" w:rsidP="00175291">
      <w:pPr>
        <w:spacing w:line="360" w:lineRule="auto"/>
        <w:jc w:val="both"/>
        <w:rPr>
          <w:rFonts w:ascii="Times New Roman" w:hAnsi="Times New Roman" w:cs="Times New Roman"/>
          <w:sz w:val="24"/>
          <w:szCs w:val="24"/>
        </w:rPr>
      </w:pPr>
    </w:p>
    <w:p w14:paraId="612A9934" w14:textId="77777777" w:rsidR="00D90C72" w:rsidRPr="00175291" w:rsidRDefault="00D90C72" w:rsidP="00175291">
      <w:pPr>
        <w:spacing w:line="360" w:lineRule="auto"/>
        <w:jc w:val="both"/>
        <w:rPr>
          <w:rFonts w:ascii="Times New Roman" w:hAnsi="Times New Roman" w:cs="Times New Roman"/>
          <w:sz w:val="24"/>
          <w:szCs w:val="24"/>
        </w:rPr>
      </w:pPr>
    </w:p>
    <w:p w14:paraId="6B1A81AE" w14:textId="77777777" w:rsidR="001E4944" w:rsidRPr="00175291" w:rsidRDefault="001E4944" w:rsidP="00175291">
      <w:pPr>
        <w:spacing w:line="360" w:lineRule="auto"/>
        <w:jc w:val="both"/>
        <w:rPr>
          <w:rFonts w:ascii="Times New Roman" w:hAnsi="Times New Roman" w:cs="Times New Roman"/>
          <w:sz w:val="24"/>
          <w:szCs w:val="24"/>
        </w:rPr>
      </w:pPr>
    </w:p>
    <w:p w14:paraId="78F503F2" w14:textId="76291B22" w:rsidR="00954774" w:rsidRPr="00175291" w:rsidRDefault="00954774" w:rsidP="00175291">
      <w:pPr>
        <w:pStyle w:val="Titre1"/>
        <w:spacing w:line="360" w:lineRule="auto"/>
        <w:jc w:val="center"/>
        <w:rPr>
          <w:rFonts w:ascii="Times New Roman" w:hAnsi="Times New Roman" w:cs="Times New Roman"/>
          <w:b/>
          <w:color w:val="auto"/>
          <w:sz w:val="24"/>
          <w:szCs w:val="24"/>
        </w:rPr>
      </w:pPr>
      <w:bookmarkStart w:id="55" w:name="_Toc182399116"/>
      <w:bookmarkStart w:id="56" w:name="_Toc182399554"/>
      <w:r w:rsidRPr="00175291">
        <w:rPr>
          <w:rFonts w:ascii="Times New Roman" w:hAnsi="Times New Roman" w:cs="Times New Roman"/>
          <w:b/>
          <w:color w:val="auto"/>
          <w:sz w:val="24"/>
          <w:szCs w:val="24"/>
        </w:rPr>
        <w:lastRenderedPageBreak/>
        <w:t>LISTE DES TABLEAUX</w:t>
      </w:r>
      <w:bookmarkEnd w:id="55"/>
      <w:bookmarkEnd w:id="56"/>
    </w:p>
    <w:p w14:paraId="4384F735" w14:textId="100239C7" w:rsidR="00D90C72" w:rsidRPr="00D90C72" w:rsidRDefault="00C73D70"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r w:rsidRPr="00D90C72">
        <w:rPr>
          <w:rFonts w:ascii="Times New Roman" w:hAnsi="Times New Roman" w:cs="Times New Roman"/>
          <w:sz w:val="24"/>
          <w:szCs w:val="24"/>
        </w:rPr>
        <w:fldChar w:fldCharType="begin"/>
      </w:r>
      <w:r w:rsidRPr="00D90C72">
        <w:rPr>
          <w:rFonts w:ascii="Times New Roman" w:hAnsi="Times New Roman" w:cs="Times New Roman"/>
          <w:sz w:val="24"/>
          <w:szCs w:val="24"/>
        </w:rPr>
        <w:instrText xml:space="preserve"> TOC \h \z \c "Tableau" </w:instrText>
      </w:r>
      <w:r w:rsidRPr="00D90C72">
        <w:rPr>
          <w:rFonts w:ascii="Times New Roman" w:hAnsi="Times New Roman" w:cs="Times New Roman"/>
          <w:sz w:val="24"/>
          <w:szCs w:val="24"/>
        </w:rPr>
        <w:fldChar w:fldCharType="separate"/>
      </w:r>
      <w:hyperlink w:anchor="_Toc182399215" w:history="1">
        <w:r w:rsidR="00D90C72" w:rsidRPr="00D90C72">
          <w:rPr>
            <w:rStyle w:val="Lienhypertexte"/>
            <w:rFonts w:ascii="Times New Roman" w:hAnsi="Times New Roman" w:cs="Times New Roman"/>
            <w:noProof/>
            <w:sz w:val="24"/>
            <w:szCs w:val="24"/>
          </w:rPr>
          <w:t>Tableau 1. Organisation du système de formation pédagogique de l’Ecole</w:t>
        </w:r>
        <w:r w:rsidR="00D90C72" w:rsidRPr="00D90C72">
          <w:rPr>
            <w:rFonts w:ascii="Times New Roman" w:hAnsi="Times New Roman" w:cs="Times New Roman"/>
            <w:noProof/>
            <w:webHidden/>
            <w:sz w:val="24"/>
            <w:szCs w:val="24"/>
          </w:rPr>
          <w:tab/>
        </w:r>
        <w:r w:rsidR="00D90C72" w:rsidRPr="00D90C72">
          <w:rPr>
            <w:rFonts w:ascii="Times New Roman" w:hAnsi="Times New Roman" w:cs="Times New Roman"/>
            <w:noProof/>
            <w:webHidden/>
            <w:sz w:val="24"/>
            <w:szCs w:val="24"/>
          </w:rPr>
          <w:fldChar w:fldCharType="begin"/>
        </w:r>
        <w:r w:rsidR="00D90C72" w:rsidRPr="00D90C72">
          <w:rPr>
            <w:rFonts w:ascii="Times New Roman" w:hAnsi="Times New Roman" w:cs="Times New Roman"/>
            <w:noProof/>
            <w:webHidden/>
            <w:sz w:val="24"/>
            <w:szCs w:val="24"/>
          </w:rPr>
          <w:instrText xml:space="preserve"> PAGEREF _Toc182399215 \h </w:instrText>
        </w:r>
        <w:r w:rsidR="00D90C72" w:rsidRPr="00D90C72">
          <w:rPr>
            <w:rFonts w:ascii="Times New Roman" w:hAnsi="Times New Roman" w:cs="Times New Roman"/>
            <w:noProof/>
            <w:webHidden/>
            <w:sz w:val="24"/>
            <w:szCs w:val="24"/>
          </w:rPr>
        </w:r>
        <w:r w:rsidR="00D90C72" w:rsidRPr="00D90C72">
          <w:rPr>
            <w:rFonts w:ascii="Times New Roman" w:hAnsi="Times New Roman" w:cs="Times New Roman"/>
            <w:noProof/>
            <w:webHidden/>
            <w:sz w:val="24"/>
            <w:szCs w:val="24"/>
          </w:rPr>
          <w:fldChar w:fldCharType="separate"/>
        </w:r>
        <w:r w:rsidR="00D90C72" w:rsidRPr="00D90C72">
          <w:rPr>
            <w:rFonts w:ascii="Times New Roman" w:hAnsi="Times New Roman" w:cs="Times New Roman"/>
            <w:noProof/>
            <w:webHidden/>
            <w:sz w:val="24"/>
            <w:szCs w:val="24"/>
          </w:rPr>
          <w:t>7</w:t>
        </w:r>
        <w:r w:rsidR="00D90C72" w:rsidRPr="00D90C72">
          <w:rPr>
            <w:rFonts w:ascii="Times New Roman" w:hAnsi="Times New Roman" w:cs="Times New Roman"/>
            <w:noProof/>
            <w:webHidden/>
            <w:sz w:val="24"/>
            <w:szCs w:val="24"/>
          </w:rPr>
          <w:fldChar w:fldCharType="end"/>
        </w:r>
      </w:hyperlink>
    </w:p>
    <w:p w14:paraId="5F0C8AD0" w14:textId="15CAB9C7"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6" w:history="1">
        <w:r w:rsidRPr="00D90C72">
          <w:rPr>
            <w:rStyle w:val="Lienhypertexte"/>
            <w:rFonts w:ascii="Times New Roman" w:hAnsi="Times New Roman" w:cs="Times New Roman"/>
            <w:noProof/>
            <w:sz w:val="24"/>
            <w:szCs w:val="24"/>
          </w:rPr>
          <w:t>Tableau 2. Architecture des études correspondant au système LMD</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8</w:t>
        </w:r>
        <w:r w:rsidRPr="00D90C72">
          <w:rPr>
            <w:rFonts w:ascii="Times New Roman" w:hAnsi="Times New Roman" w:cs="Times New Roman"/>
            <w:noProof/>
            <w:webHidden/>
            <w:sz w:val="24"/>
            <w:szCs w:val="24"/>
          </w:rPr>
          <w:fldChar w:fldCharType="end"/>
        </w:r>
      </w:hyperlink>
    </w:p>
    <w:p w14:paraId="7F36303D" w14:textId="6649B19B"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7" w:history="1">
        <w:r w:rsidRPr="00D90C72">
          <w:rPr>
            <w:rStyle w:val="Lienhypertexte"/>
            <w:rFonts w:ascii="Times New Roman" w:hAnsi="Times New Roman" w:cs="Times New Roman"/>
            <w:noProof/>
            <w:sz w:val="24"/>
            <w:szCs w:val="24"/>
          </w:rPr>
          <w:t>Tableau 3. Liste des formations existantes à l’ENI</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8</w:t>
        </w:r>
        <w:r w:rsidRPr="00D90C72">
          <w:rPr>
            <w:rFonts w:ascii="Times New Roman" w:hAnsi="Times New Roman" w:cs="Times New Roman"/>
            <w:noProof/>
            <w:webHidden/>
            <w:sz w:val="24"/>
            <w:szCs w:val="24"/>
          </w:rPr>
          <w:fldChar w:fldCharType="end"/>
        </w:r>
      </w:hyperlink>
    </w:p>
    <w:p w14:paraId="5CE59CD4" w14:textId="2C047FE8"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8" w:history="1">
        <w:r w:rsidRPr="00D90C72">
          <w:rPr>
            <w:rStyle w:val="Lienhypertexte"/>
            <w:rFonts w:ascii="Times New Roman" w:hAnsi="Times New Roman" w:cs="Times New Roman"/>
            <w:noProof/>
            <w:sz w:val="24"/>
            <w:szCs w:val="24"/>
          </w:rPr>
          <w:t>Tableau 4. Débouchés professionnels éventuels des diplômés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13</w:t>
        </w:r>
        <w:r w:rsidRPr="00D90C72">
          <w:rPr>
            <w:rFonts w:ascii="Times New Roman" w:hAnsi="Times New Roman" w:cs="Times New Roman"/>
            <w:noProof/>
            <w:webHidden/>
            <w:sz w:val="24"/>
            <w:szCs w:val="24"/>
          </w:rPr>
          <w:fldChar w:fldCharType="end"/>
        </w:r>
      </w:hyperlink>
    </w:p>
    <w:p w14:paraId="6FBE56D7" w14:textId="64AA7B1A"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19" w:history="1">
        <w:r w:rsidRPr="00D90C72">
          <w:rPr>
            <w:rStyle w:val="Lienhypertexte"/>
            <w:rFonts w:ascii="Times New Roman" w:hAnsi="Times New Roman" w:cs="Times New Roman"/>
            <w:noProof/>
            <w:sz w:val="24"/>
            <w:szCs w:val="24"/>
          </w:rPr>
          <w:t>Tableau 5. Caractéristique des moyens matériels disponible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_Toc182399219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20</w:t>
        </w:r>
        <w:r w:rsidRPr="00D90C72">
          <w:rPr>
            <w:rFonts w:ascii="Times New Roman" w:hAnsi="Times New Roman" w:cs="Times New Roman"/>
            <w:noProof/>
            <w:webHidden/>
            <w:sz w:val="24"/>
            <w:szCs w:val="24"/>
          </w:rPr>
          <w:fldChar w:fldCharType="end"/>
        </w:r>
      </w:hyperlink>
    </w:p>
    <w:p w14:paraId="74167089" w14:textId="0FA8C59D"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0" w:history="1">
        <w:r w:rsidRPr="00D90C72">
          <w:rPr>
            <w:rStyle w:val="Lienhypertexte"/>
            <w:rFonts w:ascii="Times New Roman" w:hAnsi="Times New Roman" w:cs="Times New Roman"/>
            <w:noProof/>
            <w:sz w:val="24"/>
            <w:szCs w:val="24"/>
          </w:rPr>
          <w:t>Tableau 6. Moyens logiciels disponible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20</w:t>
        </w:r>
        <w:r w:rsidRPr="00D90C72">
          <w:rPr>
            <w:rFonts w:ascii="Times New Roman" w:hAnsi="Times New Roman" w:cs="Times New Roman"/>
            <w:noProof/>
            <w:webHidden/>
            <w:sz w:val="24"/>
            <w:szCs w:val="24"/>
          </w:rPr>
          <w:fldChar w:fldCharType="end"/>
        </w:r>
      </w:hyperlink>
    </w:p>
    <w:p w14:paraId="1BE8307B" w14:textId="652546B7"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1" w:history="1">
        <w:r w:rsidRPr="00D90C72">
          <w:rPr>
            <w:rStyle w:val="Lienhypertexte"/>
            <w:rFonts w:ascii="Times New Roman" w:hAnsi="Times New Roman" w:cs="Times New Roman"/>
            <w:noProof/>
            <w:sz w:val="24"/>
            <w:szCs w:val="24"/>
          </w:rPr>
          <w:t>Tableau 7. Moyen humain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21</w:t>
        </w:r>
        <w:r w:rsidRPr="00D90C72">
          <w:rPr>
            <w:rFonts w:ascii="Times New Roman" w:hAnsi="Times New Roman" w:cs="Times New Roman"/>
            <w:noProof/>
            <w:webHidden/>
            <w:sz w:val="24"/>
            <w:szCs w:val="24"/>
          </w:rPr>
          <w:fldChar w:fldCharType="end"/>
        </w:r>
      </w:hyperlink>
    </w:p>
    <w:p w14:paraId="3598AA23" w14:textId="48FCAB26"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2" w:history="1">
        <w:r w:rsidRPr="00D90C72">
          <w:rPr>
            <w:rStyle w:val="Lienhypertexte"/>
            <w:rFonts w:ascii="Times New Roman" w:hAnsi="Times New Roman" w:cs="Times New Roman"/>
            <w:noProof/>
            <w:sz w:val="24"/>
            <w:szCs w:val="24"/>
          </w:rPr>
          <w:t>Tableau 8. Comparaison des solutions proposées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25</w:t>
        </w:r>
        <w:r w:rsidRPr="00D90C72">
          <w:rPr>
            <w:rFonts w:ascii="Times New Roman" w:hAnsi="Times New Roman" w:cs="Times New Roman"/>
            <w:noProof/>
            <w:webHidden/>
            <w:sz w:val="24"/>
            <w:szCs w:val="24"/>
          </w:rPr>
          <w:fldChar w:fldCharType="end"/>
        </w:r>
      </w:hyperlink>
    </w:p>
    <w:p w14:paraId="3CC3D72F" w14:textId="2A4C1BC1"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3" w:history="1">
        <w:r w:rsidRPr="00D90C72">
          <w:rPr>
            <w:rStyle w:val="Lienhypertexte"/>
            <w:rFonts w:ascii="Times New Roman" w:hAnsi="Times New Roman" w:cs="Times New Roman"/>
            <w:noProof/>
            <w:sz w:val="24"/>
            <w:szCs w:val="24"/>
          </w:rPr>
          <w:t>Tableau 9. Comparaison des méthodes à utilisée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_Toc182399223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26</w:t>
        </w:r>
        <w:r w:rsidRPr="00D90C72">
          <w:rPr>
            <w:rFonts w:ascii="Times New Roman" w:hAnsi="Times New Roman" w:cs="Times New Roman"/>
            <w:noProof/>
            <w:webHidden/>
            <w:sz w:val="24"/>
            <w:szCs w:val="24"/>
          </w:rPr>
          <w:fldChar w:fldCharType="end"/>
        </w:r>
      </w:hyperlink>
    </w:p>
    <w:p w14:paraId="4022F114" w14:textId="44A4530A"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4" w:history="1">
        <w:r w:rsidRPr="00D90C72">
          <w:rPr>
            <w:rStyle w:val="Lienhypertexte"/>
            <w:rFonts w:ascii="Times New Roman" w:hAnsi="Times New Roman" w:cs="Times New Roman"/>
            <w:noProof/>
            <w:sz w:val="24"/>
            <w:szCs w:val="24"/>
          </w:rPr>
          <w:t>Tableau 10. Comparaison des outils à utilisés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29</w:t>
        </w:r>
        <w:r w:rsidRPr="00D90C72">
          <w:rPr>
            <w:rFonts w:ascii="Times New Roman" w:hAnsi="Times New Roman" w:cs="Times New Roman"/>
            <w:noProof/>
            <w:webHidden/>
            <w:sz w:val="24"/>
            <w:szCs w:val="24"/>
          </w:rPr>
          <w:fldChar w:fldCharType="end"/>
        </w:r>
      </w:hyperlink>
    </w:p>
    <w:p w14:paraId="17875F4A" w14:textId="1AB59CE1"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5" w:history="1">
        <w:r w:rsidRPr="00D90C72">
          <w:rPr>
            <w:rStyle w:val="Lienhypertexte"/>
            <w:rFonts w:ascii="Times New Roman" w:hAnsi="Times New Roman" w:cs="Times New Roman"/>
            <w:noProof/>
            <w:sz w:val="24"/>
            <w:szCs w:val="24"/>
          </w:rPr>
          <w:t>Tableau 11. Product Backlog</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31</w:t>
        </w:r>
        <w:r w:rsidRPr="00D90C72">
          <w:rPr>
            <w:rFonts w:ascii="Times New Roman" w:hAnsi="Times New Roman" w:cs="Times New Roman"/>
            <w:noProof/>
            <w:webHidden/>
            <w:sz w:val="24"/>
            <w:szCs w:val="24"/>
          </w:rPr>
          <w:fldChar w:fldCharType="end"/>
        </w:r>
      </w:hyperlink>
    </w:p>
    <w:p w14:paraId="3F5F5740" w14:textId="35F70873"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6" w:history="1">
        <w:r w:rsidRPr="00D90C72">
          <w:rPr>
            <w:rStyle w:val="Lienhypertexte"/>
            <w:rFonts w:ascii="Times New Roman" w:hAnsi="Times New Roman" w:cs="Times New Roman"/>
            <w:noProof/>
            <w:sz w:val="24"/>
            <w:szCs w:val="24"/>
          </w:rPr>
          <w:t>Tableau 12. Liste de travail à faire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32</w:t>
        </w:r>
        <w:r w:rsidRPr="00D90C72">
          <w:rPr>
            <w:rFonts w:ascii="Times New Roman" w:hAnsi="Times New Roman" w:cs="Times New Roman"/>
            <w:noProof/>
            <w:webHidden/>
            <w:sz w:val="24"/>
            <w:szCs w:val="24"/>
          </w:rPr>
          <w:fldChar w:fldCharType="end"/>
        </w:r>
      </w:hyperlink>
    </w:p>
    <w:p w14:paraId="47A30306" w14:textId="001E76D7"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7" w:history="1">
        <w:r w:rsidRPr="00D90C72">
          <w:rPr>
            <w:rStyle w:val="Lienhypertexte"/>
            <w:rFonts w:ascii="Times New Roman" w:hAnsi="Times New Roman" w:cs="Times New Roman"/>
            <w:noProof/>
            <w:sz w:val="24"/>
            <w:szCs w:val="24"/>
          </w:rPr>
          <w:t>Tableau 13. Planification du sprint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33</w:t>
        </w:r>
        <w:r w:rsidRPr="00D90C72">
          <w:rPr>
            <w:rFonts w:ascii="Times New Roman" w:hAnsi="Times New Roman" w:cs="Times New Roman"/>
            <w:noProof/>
            <w:webHidden/>
            <w:sz w:val="24"/>
            <w:szCs w:val="24"/>
          </w:rPr>
          <w:fldChar w:fldCharType="end"/>
        </w:r>
      </w:hyperlink>
    </w:p>
    <w:p w14:paraId="53B7CFAD" w14:textId="571873BA" w:rsidR="00D90C72" w:rsidRPr="00D90C72" w:rsidRDefault="00D90C72" w:rsidP="00D90C72">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182399228" w:history="1">
        <w:r w:rsidRPr="00D90C72">
          <w:rPr>
            <w:rStyle w:val="Lienhypertexte"/>
            <w:rFonts w:ascii="Times New Roman" w:hAnsi="Times New Roman" w:cs="Times New Roman"/>
            <w:noProof/>
            <w:sz w:val="24"/>
            <w:szCs w:val="24"/>
          </w:rPr>
          <w:t>Tableau 14. Dictionnaire de données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_Toc182399228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Pr="00D90C72">
          <w:rPr>
            <w:rFonts w:ascii="Times New Roman" w:hAnsi="Times New Roman" w:cs="Times New Roman"/>
            <w:noProof/>
            <w:webHidden/>
            <w:sz w:val="24"/>
            <w:szCs w:val="24"/>
          </w:rPr>
          <w:t>34</w:t>
        </w:r>
        <w:r w:rsidRPr="00D90C72">
          <w:rPr>
            <w:rFonts w:ascii="Times New Roman" w:hAnsi="Times New Roman" w:cs="Times New Roman"/>
            <w:noProof/>
            <w:webHidden/>
            <w:sz w:val="24"/>
            <w:szCs w:val="24"/>
          </w:rPr>
          <w:fldChar w:fldCharType="end"/>
        </w:r>
      </w:hyperlink>
    </w:p>
    <w:p w14:paraId="62833837" w14:textId="4DA6F929" w:rsidR="00954774" w:rsidRPr="00175291" w:rsidRDefault="00C73D70" w:rsidP="00D90C72">
      <w:pPr>
        <w:spacing w:line="360" w:lineRule="auto"/>
        <w:jc w:val="both"/>
        <w:rPr>
          <w:rFonts w:ascii="Times New Roman" w:hAnsi="Times New Roman" w:cs="Times New Roman"/>
          <w:sz w:val="24"/>
          <w:szCs w:val="24"/>
        </w:rPr>
      </w:pPr>
      <w:r w:rsidRPr="00D90C72">
        <w:rPr>
          <w:rFonts w:ascii="Times New Roman" w:hAnsi="Times New Roman" w:cs="Times New Roman"/>
          <w:sz w:val="24"/>
          <w:szCs w:val="24"/>
        </w:rPr>
        <w:fldChar w:fldCharType="end"/>
      </w:r>
    </w:p>
    <w:p w14:paraId="6FED25BB" w14:textId="77CD739C" w:rsidR="00954774" w:rsidRPr="00175291" w:rsidRDefault="00954774" w:rsidP="00175291">
      <w:pPr>
        <w:spacing w:line="360" w:lineRule="auto"/>
        <w:jc w:val="both"/>
        <w:rPr>
          <w:rFonts w:ascii="Times New Roman" w:hAnsi="Times New Roman" w:cs="Times New Roman"/>
          <w:sz w:val="24"/>
          <w:szCs w:val="24"/>
        </w:rPr>
      </w:pPr>
    </w:p>
    <w:p w14:paraId="1FD93178" w14:textId="6A4B7D91" w:rsidR="00954774" w:rsidRPr="00175291" w:rsidRDefault="00954774" w:rsidP="00175291">
      <w:pPr>
        <w:spacing w:line="360" w:lineRule="auto"/>
        <w:jc w:val="both"/>
        <w:rPr>
          <w:rFonts w:ascii="Times New Roman" w:hAnsi="Times New Roman" w:cs="Times New Roman"/>
          <w:sz w:val="24"/>
          <w:szCs w:val="24"/>
        </w:rPr>
      </w:pPr>
    </w:p>
    <w:p w14:paraId="6D1D0D9F" w14:textId="0EA086D3" w:rsidR="00954774" w:rsidRPr="00175291" w:rsidRDefault="00954774" w:rsidP="00175291">
      <w:pPr>
        <w:spacing w:line="360" w:lineRule="auto"/>
        <w:jc w:val="both"/>
        <w:rPr>
          <w:rFonts w:ascii="Times New Roman" w:hAnsi="Times New Roman" w:cs="Times New Roman"/>
          <w:sz w:val="24"/>
          <w:szCs w:val="24"/>
        </w:rPr>
      </w:pPr>
    </w:p>
    <w:p w14:paraId="3F60FC15" w14:textId="06B38AA6" w:rsidR="00954774" w:rsidRPr="00175291" w:rsidRDefault="00954774" w:rsidP="00175291">
      <w:pPr>
        <w:spacing w:line="360" w:lineRule="auto"/>
        <w:jc w:val="both"/>
        <w:rPr>
          <w:rFonts w:ascii="Times New Roman" w:hAnsi="Times New Roman" w:cs="Times New Roman"/>
          <w:sz w:val="24"/>
          <w:szCs w:val="24"/>
        </w:rPr>
      </w:pPr>
    </w:p>
    <w:p w14:paraId="30DAADB0" w14:textId="5046194B" w:rsidR="00954774" w:rsidRPr="00175291" w:rsidRDefault="00954774" w:rsidP="00175291">
      <w:pPr>
        <w:spacing w:line="360" w:lineRule="auto"/>
        <w:jc w:val="both"/>
        <w:rPr>
          <w:rFonts w:ascii="Times New Roman" w:hAnsi="Times New Roman" w:cs="Times New Roman"/>
          <w:sz w:val="24"/>
          <w:szCs w:val="24"/>
        </w:rPr>
      </w:pPr>
    </w:p>
    <w:p w14:paraId="2C4542B7" w14:textId="781D329B" w:rsidR="00954774" w:rsidRPr="00175291" w:rsidRDefault="00954774" w:rsidP="00175291">
      <w:pPr>
        <w:spacing w:line="360" w:lineRule="auto"/>
        <w:jc w:val="both"/>
        <w:rPr>
          <w:rFonts w:ascii="Times New Roman" w:hAnsi="Times New Roman" w:cs="Times New Roman"/>
          <w:sz w:val="24"/>
          <w:szCs w:val="24"/>
        </w:rPr>
      </w:pPr>
    </w:p>
    <w:p w14:paraId="132B5321" w14:textId="0020E558" w:rsidR="00954774" w:rsidRPr="00175291" w:rsidRDefault="00954774" w:rsidP="00175291">
      <w:pPr>
        <w:spacing w:line="360" w:lineRule="auto"/>
        <w:jc w:val="both"/>
        <w:rPr>
          <w:rFonts w:ascii="Times New Roman" w:hAnsi="Times New Roman" w:cs="Times New Roman"/>
          <w:sz w:val="24"/>
          <w:szCs w:val="24"/>
        </w:rPr>
      </w:pPr>
    </w:p>
    <w:p w14:paraId="090B17F8" w14:textId="09A34503" w:rsidR="00954774" w:rsidRPr="00175291" w:rsidRDefault="00954774" w:rsidP="00175291">
      <w:pPr>
        <w:spacing w:line="360" w:lineRule="auto"/>
        <w:jc w:val="both"/>
        <w:rPr>
          <w:rFonts w:ascii="Times New Roman" w:hAnsi="Times New Roman" w:cs="Times New Roman"/>
          <w:sz w:val="24"/>
          <w:szCs w:val="24"/>
        </w:rPr>
      </w:pPr>
    </w:p>
    <w:p w14:paraId="579B439E" w14:textId="7A7DF68A" w:rsidR="00954774" w:rsidRPr="00175291" w:rsidRDefault="00954774" w:rsidP="00175291">
      <w:pPr>
        <w:spacing w:line="360" w:lineRule="auto"/>
        <w:jc w:val="both"/>
        <w:rPr>
          <w:rFonts w:ascii="Times New Roman" w:hAnsi="Times New Roman" w:cs="Times New Roman"/>
          <w:sz w:val="24"/>
          <w:szCs w:val="24"/>
        </w:rPr>
      </w:pPr>
    </w:p>
    <w:p w14:paraId="4D6805E4" w14:textId="2AB6DC1D" w:rsidR="00954774" w:rsidRPr="00175291" w:rsidRDefault="00954774" w:rsidP="00175291">
      <w:pPr>
        <w:spacing w:line="360" w:lineRule="auto"/>
        <w:jc w:val="both"/>
        <w:rPr>
          <w:rFonts w:ascii="Times New Roman" w:hAnsi="Times New Roman" w:cs="Times New Roman"/>
          <w:sz w:val="24"/>
          <w:szCs w:val="24"/>
        </w:rPr>
      </w:pPr>
    </w:p>
    <w:p w14:paraId="442707AC" w14:textId="285E21BC" w:rsidR="00954774" w:rsidRPr="00175291" w:rsidRDefault="00954774" w:rsidP="00175291">
      <w:pPr>
        <w:spacing w:line="360" w:lineRule="auto"/>
        <w:jc w:val="both"/>
        <w:rPr>
          <w:rFonts w:ascii="Times New Roman" w:hAnsi="Times New Roman" w:cs="Times New Roman"/>
          <w:sz w:val="24"/>
          <w:szCs w:val="24"/>
        </w:rPr>
      </w:pPr>
    </w:p>
    <w:p w14:paraId="3E40F161" w14:textId="5C78E609" w:rsidR="00954774" w:rsidRPr="00175291" w:rsidRDefault="00954774" w:rsidP="00175291">
      <w:pPr>
        <w:spacing w:line="360" w:lineRule="auto"/>
        <w:jc w:val="both"/>
        <w:rPr>
          <w:rFonts w:ascii="Times New Roman" w:hAnsi="Times New Roman" w:cs="Times New Roman"/>
          <w:sz w:val="24"/>
          <w:szCs w:val="24"/>
        </w:rPr>
      </w:pPr>
    </w:p>
    <w:p w14:paraId="64AE62BA" w14:textId="77777777" w:rsidR="008D1EC6" w:rsidRPr="00175291" w:rsidRDefault="008D1EC6" w:rsidP="00175291">
      <w:pPr>
        <w:spacing w:line="360" w:lineRule="auto"/>
        <w:jc w:val="both"/>
        <w:rPr>
          <w:rFonts w:ascii="Times New Roman" w:hAnsi="Times New Roman" w:cs="Times New Roman"/>
          <w:sz w:val="24"/>
          <w:szCs w:val="24"/>
        </w:rPr>
      </w:pPr>
    </w:p>
    <w:p w14:paraId="535A7E20" w14:textId="04B2B35B" w:rsidR="00954774" w:rsidRPr="00175291" w:rsidRDefault="00954774" w:rsidP="00175291">
      <w:pPr>
        <w:pStyle w:val="Titre1"/>
        <w:spacing w:line="360" w:lineRule="auto"/>
        <w:jc w:val="center"/>
        <w:rPr>
          <w:rFonts w:ascii="Times New Roman" w:hAnsi="Times New Roman" w:cs="Times New Roman"/>
          <w:b/>
          <w:color w:val="auto"/>
          <w:sz w:val="24"/>
          <w:szCs w:val="24"/>
        </w:rPr>
      </w:pPr>
      <w:bookmarkStart w:id="57" w:name="_Toc182399117"/>
      <w:bookmarkStart w:id="58" w:name="_Toc182399555"/>
      <w:r w:rsidRPr="00175291">
        <w:rPr>
          <w:rFonts w:ascii="Times New Roman" w:hAnsi="Times New Roman" w:cs="Times New Roman"/>
          <w:b/>
          <w:color w:val="auto"/>
          <w:sz w:val="24"/>
          <w:szCs w:val="24"/>
        </w:rPr>
        <w:lastRenderedPageBreak/>
        <w:t>LISTES DES ABREVIATIONS</w:t>
      </w:r>
      <w:bookmarkEnd w:id="57"/>
      <w:bookmarkEnd w:id="58"/>
    </w:p>
    <w:tbl>
      <w:tblPr>
        <w:tblW w:w="0" w:type="auto"/>
        <w:tblLook w:val="04A0" w:firstRow="1" w:lastRow="0" w:firstColumn="1" w:lastColumn="0" w:noHBand="0" w:noVBand="1"/>
      </w:tblPr>
      <w:tblGrid>
        <w:gridCol w:w="1150"/>
        <w:gridCol w:w="7922"/>
      </w:tblGrid>
      <w:tr w:rsidR="005D645C" w:rsidRPr="003838E5" w14:paraId="11904349" w14:textId="77777777" w:rsidTr="00D90C72">
        <w:tc>
          <w:tcPr>
            <w:tcW w:w="988" w:type="dxa"/>
          </w:tcPr>
          <w:p w14:paraId="721AD006" w14:textId="66720735"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2TUP</w:t>
            </w:r>
          </w:p>
        </w:tc>
        <w:tc>
          <w:tcPr>
            <w:tcW w:w="8074" w:type="dxa"/>
          </w:tcPr>
          <w:p w14:paraId="09AB7410" w14:textId="442502C0" w:rsidR="005D645C" w:rsidRPr="003838E5" w:rsidRDefault="003838E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 </w:t>
            </w:r>
            <w:proofErr w:type="spellStart"/>
            <w:r w:rsidR="005D645C" w:rsidRPr="003838E5">
              <w:rPr>
                <w:rFonts w:ascii="Times New Roman" w:hAnsi="Times New Roman" w:cs="Times New Roman"/>
                <w:sz w:val="24"/>
                <w:szCs w:val="24"/>
              </w:rPr>
              <w:t>Two</w:t>
            </w:r>
            <w:proofErr w:type="spellEnd"/>
            <w:r w:rsidR="005D645C" w:rsidRPr="003838E5">
              <w:rPr>
                <w:rFonts w:ascii="Times New Roman" w:hAnsi="Times New Roman" w:cs="Times New Roman"/>
                <w:sz w:val="24"/>
                <w:szCs w:val="24"/>
              </w:rPr>
              <w:t xml:space="preserve"> Tracks </w:t>
            </w:r>
            <w:proofErr w:type="spellStart"/>
            <w:r w:rsidR="005D645C" w:rsidRPr="003838E5">
              <w:rPr>
                <w:rFonts w:ascii="Times New Roman" w:hAnsi="Times New Roman" w:cs="Times New Roman"/>
                <w:sz w:val="24"/>
                <w:szCs w:val="24"/>
              </w:rPr>
              <w:t>Unified</w:t>
            </w:r>
            <w:proofErr w:type="spellEnd"/>
            <w:r w:rsidR="005D645C" w:rsidRPr="003838E5">
              <w:rPr>
                <w:rFonts w:ascii="Times New Roman" w:hAnsi="Times New Roman" w:cs="Times New Roman"/>
                <w:sz w:val="24"/>
                <w:szCs w:val="24"/>
              </w:rPr>
              <w:t xml:space="preserve"> Process</w:t>
            </w:r>
          </w:p>
        </w:tc>
      </w:tr>
      <w:tr w:rsidR="005D645C" w:rsidRPr="003838E5" w14:paraId="6F0C7F0E" w14:textId="77777777" w:rsidTr="00D90C72">
        <w:tc>
          <w:tcPr>
            <w:tcW w:w="988" w:type="dxa"/>
          </w:tcPr>
          <w:p w14:paraId="395E29C6" w14:textId="61492AAF"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ACI</w:t>
            </w:r>
          </w:p>
        </w:tc>
        <w:tc>
          <w:tcPr>
            <w:tcW w:w="8074" w:type="dxa"/>
          </w:tcPr>
          <w:p w14:paraId="6C756765" w14:textId="65C2553C" w:rsidR="005D645C" w:rsidRPr="003838E5" w:rsidRDefault="00402C2A"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Airports Council International</w:t>
            </w:r>
          </w:p>
        </w:tc>
      </w:tr>
      <w:tr w:rsidR="00ED4655" w:rsidRPr="003838E5" w14:paraId="3F9F53D0" w14:textId="77777777" w:rsidTr="00D90C72">
        <w:tc>
          <w:tcPr>
            <w:tcW w:w="988" w:type="dxa"/>
          </w:tcPr>
          <w:p w14:paraId="6C737F8F" w14:textId="5D0B8D36" w:rsidR="00ED4655" w:rsidRPr="003838E5" w:rsidRDefault="00ED465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AD</w:t>
            </w:r>
          </w:p>
        </w:tc>
        <w:tc>
          <w:tcPr>
            <w:tcW w:w="8074" w:type="dxa"/>
          </w:tcPr>
          <w:p w14:paraId="25F192F4" w14:textId="1533D376" w:rsidR="00ED4655" w:rsidRPr="003838E5" w:rsidRDefault="00ED465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Active Directory</w:t>
            </w:r>
          </w:p>
        </w:tc>
      </w:tr>
      <w:tr w:rsidR="005D645C" w:rsidRPr="003838E5" w14:paraId="5C01022E" w14:textId="77777777" w:rsidTr="00D90C72">
        <w:tc>
          <w:tcPr>
            <w:tcW w:w="988" w:type="dxa"/>
          </w:tcPr>
          <w:p w14:paraId="3EBD12BD" w14:textId="78E722A5"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ADP</w:t>
            </w:r>
          </w:p>
        </w:tc>
        <w:tc>
          <w:tcPr>
            <w:tcW w:w="8074" w:type="dxa"/>
          </w:tcPr>
          <w:p w14:paraId="7684B42C" w14:textId="5B987CF6" w:rsidR="005D645C" w:rsidRPr="003838E5" w:rsidRDefault="00402C2A"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Aéroports de Paris</w:t>
            </w:r>
          </w:p>
        </w:tc>
      </w:tr>
      <w:tr w:rsidR="00555AC3" w:rsidRPr="003838E5" w14:paraId="74A71ECE" w14:textId="77777777" w:rsidTr="00D90C72">
        <w:tc>
          <w:tcPr>
            <w:tcW w:w="988" w:type="dxa"/>
          </w:tcPr>
          <w:p w14:paraId="18E4280D" w14:textId="2328D5DB"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API</w:t>
            </w:r>
          </w:p>
        </w:tc>
        <w:tc>
          <w:tcPr>
            <w:tcW w:w="8074" w:type="dxa"/>
          </w:tcPr>
          <w:p w14:paraId="03E14881" w14:textId="77D16F28"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Application </w:t>
            </w:r>
            <w:proofErr w:type="spellStart"/>
            <w:r w:rsidRPr="003838E5">
              <w:rPr>
                <w:rFonts w:ascii="Times New Roman" w:hAnsi="Times New Roman" w:cs="Times New Roman"/>
                <w:sz w:val="24"/>
                <w:szCs w:val="24"/>
              </w:rPr>
              <w:t>Programming</w:t>
            </w:r>
            <w:proofErr w:type="spellEnd"/>
            <w:r w:rsidRPr="003838E5">
              <w:rPr>
                <w:rFonts w:ascii="Times New Roman" w:hAnsi="Times New Roman" w:cs="Times New Roman"/>
                <w:sz w:val="24"/>
                <w:szCs w:val="24"/>
              </w:rPr>
              <w:t xml:space="preserve"> Interface</w:t>
            </w:r>
          </w:p>
        </w:tc>
      </w:tr>
      <w:tr w:rsidR="00555AC3" w:rsidRPr="003838E5" w14:paraId="43ADA096" w14:textId="77777777" w:rsidTr="00D90C72">
        <w:tc>
          <w:tcPr>
            <w:tcW w:w="988" w:type="dxa"/>
          </w:tcPr>
          <w:p w14:paraId="4EC19700" w14:textId="46B9AC3F"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Ar</w:t>
            </w:r>
          </w:p>
        </w:tc>
        <w:tc>
          <w:tcPr>
            <w:tcW w:w="8074" w:type="dxa"/>
          </w:tcPr>
          <w:p w14:paraId="73CABC7B" w14:textId="19D07B60"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Ariary</w:t>
            </w:r>
          </w:p>
        </w:tc>
      </w:tr>
      <w:tr w:rsidR="00BD2663" w:rsidRPr="003838E5" w14:paraId="2CEB789B" w14:textId="77777777" w:rsidTr="00D90C72">
        <w:tc>
          <w:tcPr>
            <w:tcW w:w="988" w:type="dxa"/>
          </w:tcPr>
          <w:p w14:paraId="5487F366" w14:textId="5188010B"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AUF</w:t>
            </w:r>
          </w:p>
        </w:tc>
        <w:tc>
          <w:tcPr>
            <w:tcW w:w="8074" w:type="dxa"/>
          </w:tcPr>
          <w:p w14:paraId="7E9172BB" w14:textId="607E91C5"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Agence Universitaire de la Francophonie</w:t>
            </w:r>
          </w:p>
        </w:tc>
      </w:tr>
      <w:tr w:rsidR="00BD2663" w:rsidRPr="003838E5" w14:paraId="61FA1831" w14:textId="77777777" w:rsidTr="00D90C72">
        <w:tc>
          <w:tcPr>
            <w:tcW w:w="988" w:type="dxa"/>
          </w:tcPr>
          <w:p w14:paraId="18AD9553" w14:textId="527EF87A"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B2B</w:t>
            </w:r>
          </w:p>
        </w:tc>
        <w:tc>
          <w:tcPr>
            <w:tcW w:w="8074" w:type="dxa"/>
          </w:tcPr>
          <w:p w14:paraId="56464CB8" w14:textId="6A162DC9"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Business To Business</w:t>
            </w:r>
          </w:p>
        </w:tc>
      </w:tr>
      <w:tr w:rsidR="00BD2663" w:rsidRPr="003838E5" w14:paraId="608B63B1" w14:textId="77777777" w:rsidTr="00D90C72">
        <w:tc>
          <w:tcPr>
            <w:tcW w:w="988" w:type="dxa"/>
          </w:tcPr>
          <w:p w14:paraId="2D1EB676" w14:textId="66388E71"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BNGRC</w:t>
            </w:r>
          </w:p>
        </w:tc>
        <w:tc>
          <w:tcPr>
            <w:tcW w:w="8074" w:type="dxa"/>
          </w:tcPr>
          <w:p w14:paraId="0E4AA43D" w14:textId="7F834F0A"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Bureau de gestion des Risques et des Catastrophes</w:t>
            </w:r>
          </w:p>
        </w:tc>
      </w:tr>
      <w:tr w:rsidR="00BD2663" w:rsidRPr="003838E5" w14:paraId="29998896" w14:textId="77777777" w:rsidTr="00D90C72">
        <w:tc>
          <w:tcPr>
            <w:tcW w:w="988" w:type="dxa"/>
          </w:tcPr>
          <w:p w14:paraId="2CDC3CA7" w14:textId="1F0C3049"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BTS</w:t>
            </w:r>
          </w:p>
        </w:tc>
        <w:tc>
          <w:tcPr>
            <w:tcW w:w="8074" w:type="dxa"/>
          </w:tcPr>
          <w:p w14:paraId="180F9A27" w14:textId="0219A1BC"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Brevet de Technicien Supérieur</w:t>
            </w:r>
          </w:p>
        </w:tc>
      </w:tr>
      <w:tr w:rsidR="00B852D5" w:rsidRPr="003838E5" w14:paraId="4B8DA5A9" w14:textId="77777777" w:rsidTr="00D90C72">
        <w:tc>
          <w:tcPr>
            <w:tcW w:w="988" w:type="dxa"/>
          </w:tcPr>
          <w:p w14:paraId="3578E13D" w14:textId="54839F12"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CARI</w:t>
            </w:r>
          </w:p>
        </w:tc>
        <w:tc>
          <w:tcPr>
            <w:tcW w:w="8074" w:type="dxa"/>
          </w:tcPr>
          <w:p w14:paraId="7965A591" w14:textId="14191326"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Colloque Africain sur la Recherche en Informatique</w:t>
            </w:r>
          </w:p>
        </w:tc>
      </w:tr>
      <w:tr w:rsidR="00315636" w:rsidRPr="003838E5" w14:paraId="51FF55C0" w14:textId="77777777" w:rsidTr="00D90C72">
        <w:tc>
          <w:tcPr>
            <w:tcW w:w="988" w:type="dxa"/>
          </w:tcPr>
          <w:p w14:paraId="6A86F4B9" w14:textId="51293E0E"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CCNA</w:t>
            </w:r>
          </w:p>
        </w:tc>
        <w:tc>
          <w:tcPr>
            <w:tcW w:w="8074" w:type="dxa"/>
          </w:tcPr>
          <w:p w14:paraId="56673F97" w14:textId="4CFD2D46" w:rsidR="00315636"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Cisco</w:t>
            </w:r>
            <w:r w:rsidR="00315636" w:rsidRPr="003838E5">
              <w:rPr>
                <w:rFonts w:ascii="Times New Roman" w:hAnsi="Times New Roman" w:cs="Times New Roman"/>
                <w:sz w:val="24"/>
                <w:szCs w:val="24"/>
              </w:rPr>
              <w:t xml:space="preserve"> </w:t>
            </w:r>
            <w:proofErr w:type="spellStart"/>
            <w:r w:rsidR="00315636" w:rsidRPr="003838E5">
              <w:rPr>
                <w:rFonts w:ascii="Times New Roman" w:hAnsi="Times New Roman" w:cs="Times New Roman"/>
                <w:sz w:val="24"/>
                <w:szCs w:val="24"/>
              </w:rPr>
              <w:t>Certified</w:t>
            </w:r>
            <w:proofErr w:type="spellEnd"/>
            <w:r w:rsidR="00315636" w:rsidRPr="003838E5">
              <w:rPr>
                <w:rFonts w:ascii="Times New Roman" w:hAnsi="Times New Roman" w:cs="Times New Roman"/>
                <w:sz w:val="24"/>
                <w:szCs w:val="24"/>
              </w:rPr>
              <w:t xml:space="preserve"> Network Associate</w:t>
            </w:r>
          </w:p>
        </w:tc>
      </w:tr>
      <w:tr w:rsidR="00B852D5" w:rsidRPr="003838E5" w14:paraId="4876CA5E" w14:textId="77777777" w:rsidTr="00D90C72">
        <w:tc>
          <w:tcPr>
            <w:tcW w:w="988" w:type="dxa"/>
          </w:tcPr>
          <w:p w14:paraId="5A1C20E1" w14:textId="2959B951"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CITEF</w:t>
            </w:r>
          </w:p>
        </w:tc>
        <w:tc>
          <w:tcPr>
            <w:tcW w:w="8074" w:type="dxa"/>
          </w:tcPr>
          <w:p w14:paraId="042632C8" w14:textId="103E5C55"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Conférence Internationale des Ecoles de formation d’Ingénieurs et Technicien d’Expression Française</w:t>
            </w:r>
          </w:p>
        </w:tc>
      </w:tr>
      <w:tr w:rsidR="005D645C" w:rsidRPr="003838E5" w14:paraId="1E7CDB52" w14:textId="77777777" w:rsidTr="00D90C72">
        <w:tc>
          <w:tcPr>
            <w:tcW w:w="988" w:type="dxa"/>
          </w:tcPr>
          <w:p w14:paraId="51561FFE" w14:textId="38F22119"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CNAPS</w:t>
            </w:r>
          </w:p>
        </w:tc>
        <w:tc>
          <w:tcPr>
            <w:tcW w:w="8074" w:type="dxa"/>
          </w:tcPr>
          <w:p w14:paraId="701631AE" w14:textId="4561F8F0" w:rsidR="005D645C" w:rsidRPr="003838E5" w:rsidRDefault="00B45ACE" w:rsidP="00BD2663">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Caisse Nationale de Prévoyance Sociale</w:t>
            </w:r>
          </w:p>
        </w:tc>
      </w:tr>
      <w:tr w:rsidR="00BD2663" w:rsidRPr="003838E5" w14:paraId="240F4986" w14:textId="77777777" w:rsidTr="00D90C72">
        <w:tc>
          <w:tcPr>
            <w:tcW w:w="988" w:type="dxa"/>
          </w:tcPr>
          <w:p w14:paraId="06B3DEE5" w14:textId="00B18900"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CNH</w:t>
            </w:r>
          </w:p>
        </w:tc>
        <w:tc>
          <w:tcPr>
            <w:tcW w:w="8074" w:type="dxa"/>
          </w:tcPr>
          <w:p w14:paraId="3D7A9E14" w14:textId="18F2B6E1" w:rsidR="00BD2663" w:rsidRPr="003838E5" w:rsidRDefault="00BD2663" w:rsidP="00BD266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Commission Nationale d’Habilitation</w:t>
            </w:r>
          </w:p>
        </w:tc>
      </w:tr>
      <w:tr w:rsidR="00B852D5" w:rsidRPr="003838E5" w14:paraId="66FBB064" w14:textId="77777777" w:rsidTr="00D90C72">
        <w:tc>
          <w:tcPr>
            <w:tcW w:w="988" w:type="dxa"/>
          </w:tcPr>
          <w:p w14:paraId="6AD034FD" w14:textId="53FA818B"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COFAV</w:t>
            </w:r>
          </w:p>
        </w:tc>
        <w:tc>
          <w:tcPr>
            <w:tcW w:w="8074" w:type="dxa"/>
          </w:tcPr>
          <w:p w14:paraId="508DB23D" w14:textId="60AACB30" w:rsidR="00B852D5" w:rsidRPr="003838E5" w:rsidRDefault="00B852D5" w:rsidP="00BD266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Corridor forestier de </w:t>
            </w:r>
            <w:proofErr w:type="spellStart"/>
            <w:r w:rsidRPr="003838E5">
              <w:rPr>
                <w:rFonts w:ascii="Times New Roman" w:hAnsi="Times New Roman" w:cs="Times New Roman"/>
                <w:sz w:val="24"/>
                <w:szCs w:val="24"/>
              </w:rPr>
              <w:t>Fandriana</w:t>
            </w:r>
            <w:proofErr w:type="spellEnd"/>
            <w:r w:rsidRPr="003838E5">
              <w:rPr>
                <w:rFonts w:ascii="Times New Roman" w:hAnsi="Times New Roman" w:cs="Times New Roman"/>
                <w:sz w:val="24"/>
                <w:szCs w:val="24"/>
              </w:rPr>
              <w:t xml:space="preserve"> jusqu’à </w:t>
            </w:r>
            <w:proofErr w:type="spellStart"/>
            <w:r w:rsidRPr="003838E5">
              <w:rPr>
                <w:rFonts w:ascii="Times New Roman" w:hAnsi="Times New Roman" w:cs="Times New Roman"/>
                <w:sz w:val="24"/>
                <w:szCs w:val="24"/>
              </w:rPr>
              <w:t>Vondrozo</w:t>
            </w:r>
            <w:proofErr w:type="spellEnd"/>
          </w:p>
        </w:tc>
      </w:tr>
      <w:tr w:rsidR="00315636" w:rsidRPr="003838E5" w14:paraId="189E7B98" w14:textId="77777777" w:rsidTr="00D90C72">
        <w:tc>
          <w:tcPr>
            <w:tcW w:w="988" w:type="dxa"/>
          </w:tcPr>
          <w:p w14:paraId="39C2F34B" w14:textId="6124DDAE"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CUR</w:t>
            </w:r>
          </w:p>
        </w:tc>
        <w:tc>
          <w:tcPr>
            <w:tcW w:w="8074" w:type="dxa"/>
          </w:tcPr>
          <w:p w14:paraId="06FC503A" w14:textId="12F82461" w:rsidR="00315636"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Centre Universitaire Régional</w:t>
            </w:r>
          </w:p>
        </w:tc>
      </w:tr>
      <w:tr w:rsidR="00BD2663" w:rsidRPr="003838E5" w14:paraId="2AC76A52" w14:textId="77777777" w:rsidTr="00D90C72">
        <w:tc>
          <w:tcPr>
            <w:tcW w:w="988" w:type="dxa"/>
          </w:tcPr>
          <w:p w14:paraId="7DA20AF8" w14:textId="27B1F5F5"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DEA</w:t>
            </w:r>
          </w:p>
        </w:tc>
        <w:tc>
          <w:tcPr>
            <w:tcW w:w="8074" w:type="dxa"/>
          </w:tcPr>
          <w:p w14:paraId="4C8BD06B" w14:textId="3F469046"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Diplôme d’Etudes Approfondies</w:t>
            </w:r>
          </w:p>
        </w:tc>
      </w:tr>
      <w:tr w:rsidR="005D645C" w:rsidRPr="003838E5" w14:paraId="045D12D7" w14:textId="77777777" w:rsidTr="00D90C72">
        <w:tc>
          <w:tcPr>
            <w:tcW w:w="988" w:type="dxa"/>
          </w:tcPr>
          <w:p w14:paraId="029F300E" w14:textId="2531FCF9"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DSI</w:t>
            </w:r>
          </w:p>
        </w:tc>
        <w:tc>
          <w:tcPr>
            <w:tcW w:w="8074" w:type="dxa"/>
          </w:tcPr>
          <w:p w14:paraId="30032988" w14:textId="5D497713" w:rsidR="005D645C" w:rsidRPr="003838E5" w:rsidRDefault="005D645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 xml:space="preserve">Direction </w:t>
            </w:r>
            <w:r w:rsidR="00555AC3" w:rsidRPr="003838E5">
              <w:rPr>
                <w:rFonts w:ascii="Times New Roman" w:hAnsi="Times New Roman" w:cs="Times New Roman"/>
                <w:sz w:val="24"/>
                <w:szCs w:val="24"/>
              </w:rPr>
              <w:t>des systèmes</w:t>
            </w:r>
            <w:r w:rsidRPr="003838E5">
              <w:rPr>
                <w:rFonts w:ascii="Times New Roman" w:hAnsi="Times New Roman" w:cs="Times New Roman"/>
                <w:sz w:val="24"/>
                <w:szCs w:val="24"/>
              </w:rPr>
              <w:t xml:space="preserve"> d’information</w:t>
            </w:r>
          </w:p>
        </w:tc>
      </w:tr>
      <w:tr w:rsidR="00BD2663" w:rsidRPr="003838E5" w14:paraId="64062AE9" w14:textId="77777777" w:rsidTr="00D90C72">
        <w:tc>
          <w:tcPr>
            <w:tcW w:w="988" w:type="dxa"/>
          </w:tcPr>
          <w:p w14:paraId="457E7FEE" w14:textId="5A20C361"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DUT</w:t>
            </w:r>
          </w:p>
        </w:tc>
        <w:tc>
          <w:tcPr>
            <w:tcW w:w="8074" w:type="dxa"/>
          </w:tcPr>
          <w:p w14:paraId="20FEA4D4" w14:textId="5BA91AF0"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Diplôme Universitaire de Technicien</w:t>
            </w:r>
          </w:p>
        </w:tc>
      </w:tr>
      <w:tr w:rsidR="00175291" w:rsidRPr="003838E5" w14:paraId="2A65469D" w14:textId="77777777" w:rsidTr="00D90C72">
        <w:tc>
          <w:tcPr>
            <w:tcW w:w="988" w:type="dxa"/>
          </w:tcPr>
          <w:p w14:paraId="666324D9" w14:textId="345A7086" w:rsidR="00954774"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ENI</w:t>
            </w:r>
          </w:p>
        </w:tc>
        <w:tc>
          <w:tcPr>
            <w:tcW w:w="8074" w:type="dxa"/>
          </w:tcPr>
          <w:p w14:paraId="048982A2" w14:textId="6A2D5752" w:rsidR="00954774"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Ecole Nationale d’informatique</w:t>
            </w:r>
          </w:p>
        </w:tc>
      </w:tr>
      <w:tr w:rsidR="00BD2663" w:rsidRPr="003838E5" w14:paraId="4BF5031F" w14:textId="77777777" w:rsidTr="00D90C72">
        <w:tc>
          <w:tcPr>
            <w:tcW w:w="988" w:type="dxa"/>
          </w:tcPr>
          <w:p w14:paraId="3A0630E0" w14:textId="28817510"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ESPA</w:t>
            </w:r>
          </w:p>
        </w:tc>
        <w:tc>
          <w:tcPr>
            <w:tcW w:w="8074" w:type="dxa"/>
          </w:tcPr>
          <w:p w14:paraId="1A8DC616" w14:textId="568DE7A9"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Ecole Supérieure Polytechnique d’Antananarivo</w:t>
            </w:r>
          </w:p>
        </w:tc>
      </w:tr>
      <w:tr w:rsidR="00555AC3" w:rsidRPr="003838E5" w14:paraId="0D0542DA" w14:textId="77777777" w:rsidTr="00D90C72">
        <w:tc>
          <w:tcPr>
            <w:tcW w:w="988" w:type="dxa"/>
          </w:tcPr>
          <w:p w14:paraId="331FA253" w14:textId="3AA57258"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lastRenderedPageBreak/>
              <w:t>EUR</w:t>
            </w:r>
          </w:p>
        </w:tc>
        <w:tc>
          <w:tcPr>
            <w:tcW w:w="8074" w:type="dxa"/>
          </w:tcPr>
          <w:p w14:paraId="5FA30BB7" w14:textId="296E8926"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Euro</w:t>
            </w:r>
          </w:p>
        </w:tc>
      </w:tr>
      <w:tr w:rsidR="00555AC3" w:rsidRPr="003838E5" w14:paraId="67EBE10A" w14:textId="77777777" w:rsidTr="00D90C72">
        <w:tc>
          <w:tcPr>
            <w:tcW w:w="988" w:type="dxa"/>
          </w:tcPr>
          <w:p w14:paraId="4F27D452" w14:textId="77D7F3A5" w:rsidR="00555AC3" w:rsidRPr="003838E5" w:rsidRDefault="00555AC3" w:rsidP="00555AC3">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rPr>
              <w:t>GLPI</w:t>
            </w:r>
          </w:p>
        </w:tc>
        <w:tc>
          <w:tcPr>
            <w:tcW w:w="8074" w:type="dxa"/>
          </w:tcPr>
          <w:p w14:paraId="46092561" w14:textId="36AD3641" w:rsidR="00555AC3" w:rsidRPr="003838E5" w:rsidRDefault="00B45ACE" w:rsidP="00555AC3">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Gestionnaire Libre de Parc Informatique</w:t>
            </w:r>
          </w:p>
        </w:tc>
      </w:tr>
      <w:tr w:rsidR="00555AC3" w:rsidRPr="003838E5" w14:paraId="69213255" w14:textId="77777777" w:rsidTr="00D90C72">
        <w:tc>
          <w:tcPr>
            <w:tcW w:w="988" w:type="dxa"/>
          </w:tcPr>
          <w:p w14:paraId="12863313" w14:textId="32AB00B2" w:rsidR="00555AC3" w:rsidRPr="003838E5" w:rsidRDefault="00555AC3" w:rsidP="00555AC3">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Go</w:t>
            </w:r>
          </w:p>
        </w:tc>
        <w:tc>
          <w:tcPr>
            <w:tcW w:w="8074" w:type="dxa"/>
          </w:tcPr>
          <w:p w14:paraId="416209DD" w14:textId="65467AF6" w:rsidR="00555AC3" w:rsidRPr="003838E5" w:rsidRDefault="00555AC3" w:rsidP="00555AC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Giga-octet</w:t>
            </w:r>
          </w:p>
        </w:tc>
      </w:tr>
      <w:tr w:rsidR="00555AC3" w:rsidRPr="003838E5" w14:paraId="61E43ECF" w14:textId="77777777" w:rsidTr="00D90C72">
        <w:tc>
          <w:tcPr>
            <w:tcW w:w="988" w:type="dxa"/>
          </w:tcPr>
          <w:p w14:paraId="28FF1E32" w14:textId="4D7431EA" w:rsidR="00555AC3" w:rsidRPr="003838E5" w:rsidRDefault="00555AC3"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HTTP</w:t>
            </w:r>
          </w:p>
        </w:tc>
        <w:tc>
          <w:tcPr>
            <w:tcW w:w="8074" w:type="dxa"/>
          </w:tcPr>
          <w:p w14:paraId="5E363D8D" w14:textId="0B2D869F" w:rsidR="00555AC3" w:rsidRPr="003838E5" w:rsidRDefault="00B45ACE"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bCs/>
                <w:sz w:val="24"/>
                <w:szCs w:val="24"/>
              </w:rPr>
              <w:t>Hypertext</w:t>
            </w:r>
            <w:proofErr w:type="spellEnd"/>
            <w:r w:rsidRPr="003838E5">
              <w:rPr>
                <w:rFonts w:ascii="Times New Roman" w:hAnsi="Times New Roman" w:cs="Times New Roman"/>
                <w:bCs/>
                <w:sz w:val="24"/>
                <w:szCs w:val="24"/>
              </w:rPr>
              <w:t xml:space="preserve"> Transfer Protocol</w:t>
            </w:r>
          </w:p>
        </w:tc>
      </w:tr>
      <w:tr w:rsidR="00B852D5" w:rsidRPr="003838E5" w14:paraId="1E5A3F1E" w14:textId="77777777" w:rsidTr="00D90C72">
        <w:tc>
          <w:tcPr>
            <w:tcW w:w="988" w:type="dxa"/>
          </w:tcPr>
          <w:p w14:paraId="6BB224AB" w14:textId="47F2B500"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IRD</w:t>
            </w:r>
          </w:p>
        </w:tc>
        <w:tc>
          <w:tcPr>
            <w:tcW w:w="8074" w:type="dxa"/>
          </w:tcPr>
          <w:p w14:paraId="2C359322" w14:textId="57453AFE"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Institut de Recherche pour le Développement</w:t>
            </w:r>
          </w:p>
        </w:tc>
      </w:tr>
      <w:tr w:rsidR="00B852D5" w:rsidRPr="003838E5" w14:paraId="701CA2CF" w14:textId="77777777" w:rsidTr="00D90C72">
        <w:tc>
          <w:tcPr>
            <w:tcW w:w="988" w:type="dxa"/>
          </w:tcPr>
          <w:p w14:paraId="02D7819E" w14:textId="7C5F2CC3"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IREMIA</w:t>
            </w:r>
          </w:p>
        </w:tc>
        <w:tc>
          <w:tcPr>
            <w:tcW w:w="8074" w:type="dxa"/>
          </w:tcPr>
          <w:p w14:paraId="209430B0" w14:textId="159ECBFF"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Institut de Recherche en Mathématiques et Informatique Appliquées</w:t>
            </w:r>
          </w:p>
        </w:tc>
      </w:tr>
      <w:tr w:rsidR="005D645C" w:rsidRPr="003838E5" w14:paraId="5A90EA8D" w14:textId="77777777" w:rsidTr="00D90C72">
        <w:tc>
          <w:tcPr>
            <w:tcW w:w="988" w:type="dxa"/>
          </w:tcPr>
          <w:p w14:paraId="084A6F4E" w14:textId="7EB6ED6A"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ISO</w:t>
            </w:r>
            <w:r w:rsidRPr="003838E5">
              <w:rPr>
                <w:rFonts w:ascii="Times New Roman" w:hAnsi="Times New Roman" w:cs="Times New Roman"/>
                <w:b/>
                <w:sz w:val="24"/>
                <w:szCs w:val="24"/>
                <w:lang w:eastAsia="ja-JP"/>
              </w:rPr>
              <w:t xml:space="preserve"> </w:t>
            </w:r>
          </w:p>
        </w:tc>
        <w:tc>
          <w:tcPr>
            <w:tcW w:w="8074" w:type="dxa"/>
          </w:tcPr>
          <w:p w14:paraId="2A9CC07B" w14:textId="2C34B3DA" w:rsidR="005D645C"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 xml:space="preserve">International </w:t>
            </w:r>
            <w:proofErr w:type="spellStart"/>
            <w:r w:rsidRPr="003838E5">
              <w:rPr>
                <w:rFonts w:ascii="Times New Roman" w:hAnsi="Times New Roman" w:cs="Times New Roman"/>
                <w:bCs/>
                <w:sz w:val="24"/>
                <w:szCs w:val="24"/>
              </w:rPr>
              <w:t>Organization</w:t>
            </w:r>
            <w:proofErr w:type="spellEnd"/>
            <w:r w:rsidRPr="003838E5">
              <w:rPr>
                <w:rFonts w:ascii="Times New Roman" w:hAnsi="Times New Roman" w:cs="Times New Roman"/>
                <w:bCs/>
                <w:sz w:val="24"/>
                <w:szCs w:val="24"/>
              </w:rPr>
              <w:t xml:space="preserve"> for </w:t>
            </w:r>
            <w:proofErr w:type="spellStart"/>
            <w:r w:rsidRPr="003838E5">
              <w:rPr>
                <w:rFonts w:ascii="Times New Roman" w:hAnsi="Times New Roman" w:cs="Times New Roman"/>
                <w:bCs/>
                <w:sz w:val="24"/>
                <w:szCs w:val="24"/>
              </w:rPr>
              <w:t>Standardization</w:t>
            </w:r>
            <w:proofErr w:type="spellEnd"/>
          </w:p>
        </w:tc>
      </w:tr>
      <w:tr w:rsidR="00555AC3" w:rsidRPr="003838E5" w14:paraId="099CB695" w14:textId="77777777" w:rsidTr="00D90C72">
        <w:tc>
          <w:tcPr>
            <w:tcW w:w="988" w:type="dxa"/>
          </w:tcPr>
          <w:p w14:paraId="560D64E5" w14:textId="1247B0AF" w:rsidR="00555AC3" w:rsidRPr="003838E5" w:rsidRDefault="00555AC3" w:rsidP="00555AC3">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JS</w:t>
            </w:r>
          </w:p>
        </w:tc>
        <w:tc>
          <w:tcPr>
            <w:tcW w:w="8074" w:type="dxa"/>
          </w:tcPr>
          <w:p w14:paraId="5AE47656" w14:textId="6351D4A8" w:rsidR="00555AC3" w:rsidRPr="003838E5" w:rsidRDefault="00555AC3" w:rsidP="00555AC3">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JavaScript</w:t>
            </w:r>
          </w:p>
        </w:tc>
      </w:tr>
      <w:tr w:rsidR="00555AC3" w:rsidRPr="003838E5" w14:paraId="4D1ADE1C" w14:textId="77777777" w:rsidTr="00D90C72">
        <w:tc>
          <w:tcPr>
            <w:tcW w:w="988" w:type="dxa"/>
          </w:tcPr>
          <w:p w14:paraId="681AA56C" w14:textId="55581BE1" w:rsidR="00555AC3" w:rsidRPr="003838E5" w:rsidRDefault="00555AC3" w:rsidP="00555AC3">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JSON</w:t>
            </w:r>
          </w:p>
        </w:tc>
        <w:tc>
          <w:tcPr>
            <w:tcW w:w="8074" w:type="dxa"/>
          </w:tcPr>
          <w:p w14:paraId="61491E43" w14:textId="588F22D9" w:rsidR="00555AC3" w:rsidRPr="003838E5" w:rsidRDefault="00B45ACE" w:rsidP="00555AC3">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JavaScript Object Notation</w:t>
            </w:r>
          </w:p>
        </w:tc>
      </w:tr>
      <w:tr w:rsidR="00BD2663" w:rsidRPr="003838E5" w14:paraId="2C7F4428" w14:textId="77777777" w:rsidTr="00D90C72">
        <w:tc>
          <w:tcPr>
            <w:tcW w:w="988" w:type="dxa"/>
          </w:tcPr>
          <w:p w14:paraId="1C69465D" w14:textId="4674A05E"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LMD</w:t>
            </w:r>
          </w:p>
        </w:tc>
        <w:tc>
          <w:tcPr>
            <w:tcW w:w="8074" w:type="dxa"/>
          </w:tcPr>
          <w:p w14:paraId="0DBD269E" w14:textId="29667452"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Licence – Master – Doctorat</w:t>
            </w:r>
          </w:p>
        </w:tc>
      </w:tr>
      <w:tr w:rsidR="00CF02A8" w:rsidRPr="003838E5" w14:paraId="6D9E27B0" w14:textId="77777777" w:rsidTr="00D90C72">
        <w:tc>
          <w:tcPr>
            <w:tcW w:w="988" w:type="dxa"/>
          </w:tcPr>
          <w:p w14:paraId="37E72835" w14:textId="0FC1F262" w:rsidR="00CF02A8" w:rsidRPr="003838E5" w:rsidRDefault="00CF02A8"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PFI</w:t>
            </w:r>
          </w:p>
        </w:tc>
        <w:tc>
          <w:tcPr>
            <w:tcW w:w="8074" w:type="dxa"/>
          </w:tcPr>
          <w:p w14:paraId="39FE58B7" w14:textId="730E5A59" w:rsidR="00CF02A8" w:rsidRPr="003838E5" w:rsidRDefault="00B45ACE" w:rsidP="00175291">
            <w:pPr>
              <w:spacing w:line="360" w:lineRule="auto"/>
              <w:jc w:val="both"/>
              <w:rPr>
                <w:rFonts w:ascii="Times New Roman" w:hAnsi="Times New Roman" w:cs="Times New Roman"/>
                <w:sz w:val="24"/>
                <w:szCs w:val="24"/>
                <w:lang w:eastAsia="ja-JP"/>
              </w:rPr>
            </w:pPr>
            <w:proofErr w:type="spellStart"/>
            <w:r w:rsidRPr="003838E5">
              <w:rPr>
                <w:rFonts w:ascii="Times New Roman" w:hAnsi="Times New Roman" w:cs="Times New Roman"/>
                <w:bCs/>
                <w:sz w:val="24"/>
                <w:szCs w:val="24"/>
                <w:lang w:eastAsia="ja-JP"/>
              </w:rPr>
              <w:t>Private</w:t>
            </w:r>
            <w:proofErr w:type="spellEnd"/>
            <w:r w:rsidRPr="003838E5">
              <w:rPr>
                <w:rFonts w:ascii="Times New Roman" w:hAnsi="Times New Roman" w:cs="Times New Roman"/>
                <w:bCs/>
                <w:sz w:val="24"/>
                <w:szCs w:val="24"/>
                <w:lang w:eastAsia="ja-JP"/>
              </w:rPr>
              <w:t xml:space="preserve"> Finance Initiative</w:t>
            </w:r>
          </w:p>
        </w:tc>
      </w:tr>
      <w:tr w:rsidR="00B852D5" w:rsidRPr="003838E5" w14:paraId="19DA1F6F" w14:textId="77777777" w:rsidTr="00D90C72">
        <w:tc>
          <w:tcPr>
            <w:tcW w:w="988" w:type="dxa"/>
          </w:tcPr>
          <w:p w14:paraId="3099780C" w14:textId="4C23758F"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PPP</w:t>
            </w:r>
          </w:p>
        </w:tc>
        <w:tc>
          <w:tcPr>
            <w:tcW w:w="8074" w:type="dxa"/>
          </w:tcPr>
          <w:p w14:paraId="0A9F3C54" w14:textId="5FF4B2A6"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ja-JP"/>
              </w:rPr>
              <w:t>Partenariat-Public-Privé</w:t>
            </w:r>
          </w:p>
        </w:tc>
      </w:tr>
      <w:tr w:rsidR="00315636" w:rsidRPr="003838E5" w14:paraId="0C605B2E" w14:textId="77777777" w:rsidTr="00D90C72">
        <w:tc>
          <w:tcPr>
            <w:tcW w:w="988" w:type="dxa"/>
          </w:tcPr>
          <w:p w14:paraId="1F3F903B" w14:textId="6B0AE309"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PRESUP</w:t>
            </w:r>
          </w:p>
        </w:tc>
        <w:tc>
          <w:tcPr>
            <w:tcW w:w="8074" w:type="dxa"/>
          </w:tcPr>
          <w:p w14:paraId="648CE5FF" w14:textId="6796AAA2" w:rsidR="00315636"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Programme de renforcement en l’Enseignement Supérieur</w:t>
            </w:r>
          </w:p>
        </w:tc>
      </w:tr>
      <w:tr w:rsidR="005D645C" w:rsidRPr="003838E5" w14:paraId="0439725E" w14:textId="77777777" w:rsidTr="00D90C72">
        <w:tc>
          <w:tcPr>
            <w:tcW w:w="988" w:type="dxa"/>
          </w:tcPr>
          <w:p w14:paraId="78A4F831" w14:textId="28775C99" w:rsidR="005D645C" w:rsidRPr="003838E5" w:rsidRDefault="005D645C"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color w:val="000000"/>
                <w:sz w:val="24"/>
                <w:szCs w:val="24"/>
              </w:rPr>
              <w:t>RAM</w:t>
            </w:r>
          </w:p>
        </w:tc>
        <w:tc>
          <w:tcPr>
            <w:tcW w:w="8074" w:type="dxa"/>
          </w:tcPr>
          <w:p w14:paraId="6BD27759" w14:textId="7588201D" w:rsidR="005D645C" w:rsidRPr="003838E5" w:rsidRDefault="00B45ACE"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bCs/>
                <w:sz w:val="24"/>
                <w:szCs w:val="24"/>
              </w:rPr>
              <w:t>Random</w:t>
            </w:r>
            <w:proofErr w:type="spellEnd"/>
            <w:r w:rsidRPr="003838E5">
              <w:rPr>
                <w:rFonts w:ascii="Times New Roman" w:hAnsi="Times New Roman" w:cs="Times New Roman"/>
                <w:bCs/>
                <w:sz w:val="24"/>
                <w:szCs w:val="24"/>
              </w:rPr>
              <w:t xml:space="preserve"> Access Memory</w:t>
            </w:r>
          </w:p>
        </w:tc>
      </w:tr>
      <w:tr w:rsidR="00555AC3" w:rsidRPr="003838E5" w14:paraId="6EF5B125" w14:textId="77777777" w:rsidTr="00D90C72">
        <w:tc>
          <w:tcPr>
            <w:tcW w:w="988" w:type="dxa"/>
          </w:tcPr>
          <w:p w14:paraId="05620766" w14:textId="227B871D" w:rsidR="00555AC3" w:rsidRPr="003838E5" w:rsidRDefault="00555AC3"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color w:val="000000"/>
                <w:sz w:val="24"/>
                <w:szCs w:val="24"/>
              </w:rPr>
              <w:t>RG</w:t>
            </w:r>
          </w:p>
        </w:tc>
        <w:tc>
          <w:tcPr>
            <w:tcW w:w="8074" w:type="dxa"/>
          </w:tcPr>
          <w:p w14:paraId="1CC28F07" w14:textId="4160B78B"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Règle de gestion</w:t>
            </w:r>
          </w:p>
        </w:tc>
      </w:tr>
      <w:tr w:rsidR="005D645C" w:rsidRPr="003838E5" w14:paraId="1E174FA5" w14:textId="77777777" w:rsidTr="00D90C72">
        <w:tc>
          <w:tcPr>
            <w:tcW w:w="988" w:type="dxa"/>
          </w:tcPr>
          <w:p w14:paraId="7510182F" w14:textId="50D06903" w:rsidR="005D645C" w:rsidRPr="003838E5" w:rsidRDefault="005D645C"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color w:val="000000"/>
                <w:sz w:val="24"/>
                <w:szCs w:val="24"/>
              </w:rPr>
              <w:t>RH</w:t>
            </w:r>
          </w:p>
        </w:tc>
        <w:tc>
          <w:tcPr>
            <w:tcW w:w="8074" w:type="dxa"/>
          </w:tcPr>
          <w:p w14:paraId="057CC17B" w14:textId="589D7049" w:rsidR="005D645C" w:rsidRPr="003838E5" w:rsidRDefault="005D645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Ressource humaine</w:t>
            </w:r>
          </w:p>
        </w:tc>
      </w:tr>
      <w:tr w:rsidR="00B852D5" w:rsidRPr="003838E5" w14:paraId="6E47D75F" w14:textId="77777777" w:rsidTr="00D90C72">
        <w:tc>
          <w:tcPr>
            <w:tcW w:w="988" w:type="dxa"/>
          </w:tcPr>
          <w:p w14:paraId="140F4FA1" w14:textId="551E57A3"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color w:val="000000"/>
                <w:sz w:val="24"/>
                <w:szCs w:val="24"/>
              </w:rPr>
              <w:t>RSE</w:t>
            </w:r>
          </w:p>
        </w:tc>
        <w:tc>
          <w:tcPr>
            <w:tcW w:w="8074" w:type="dxa"/>
          </w:tcPr>
          <w:p w14:paraId="2A6E8DEF" w14:textId="129A3E2B" w:rsidR="00B852D5"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Responsabilité Sociétale des Entreprises</w:t>
            </w:r>
          </w:p>
        </w:tc>
      </w:tr>
      <w:tr w:rsidR="005D645C" w:rsidRPr="003838E5" w14:paraId="10468EDD" w14:textId="77777777" w:rsidTr="00D90C72">
        <w:tc>
          <w:tcPr>
            <w:tcW w:w="988" w:type="dxa"/>
          </w:tcPr>
          <w:p w14:paraId="5F959494" w14:textId="7DE36FDA" w:rsidR="005D645C" w:rsidRPr="003838E5" w:rsidRDefault="005D645C" w:rsidP="00175291">
            <w:pPr>
              <w:spacing w:line="360" w:lineRule="auto"/>
              <w:jc w:val="both"/>
              <w:rPr>
                <w:rFonts w:ascii="Times New Roman" w:hAnsi="Times New Roman" w:cs="Times New Roman"/>
                <w:b/>
                <w:color w:val="000000"/>
                <w:sz w:val="24"/>
                <w:szCs w:val="24"/>
              </w:rPr>
            </w:pPr>
            <w:r w:rsidRPr="003838E5">
              <w:rPr>
                <w:rFonts w:ascii="Times New Roman" w:hAnsi="Times New Roman" w:cs="Times New Roman"/>
                <w:b/>
                <w:sz w:val="24"/>
                <w:szCs w:val="24"/>
              </w:rPr>
              <w:t>RSSI</w:t>
            </w:r>
          </w:p>
        </w:tc>
        <w:tc>
          <w:tcPr>
            <w:tcW w:w="8074" w:type="dxa"/>
          </w:tcPr>
          <w:p w14:paraId="0871C95C" w14:textId="486F62D9" w:rsidR="005D645C"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Responsable de la Sécurité des Systèmes d'Information</w:t>
            </w:r>
          </w:p>
        </w:tc>
      </w:tr>
      <w:tr w:rsidR="00555AC3" w:rsidRPr="003838E5" w14:paraId="2F9BB998" w14:textId="77777777" w:rsidTr="00D90C72">
        <w:tc>
          <w:tcPr>
            <w:tcW w:w="988" w:type="dxa"/>
          </w:tcPr>
          <w:p w14:paraId="4438349C" w14:textId="323153CA" w:rsidR="00555AC3" w:rsidRPr="003838E5" w:rsidRDefault="00555AC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SDK</w:t>
            </w:r>
          </w:p>
        </w:tc>
        <w:tc>
          <w:tcPr>
            <w:tcW w:w="8074" w:type="dxa"/>
          </w:tcPr>
          <w:p w14:paraId="3B470BC8" w14:textId="042BD011"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ja-JP"/>
              </w:rPr>
              <w:t xml:space="preserve">Software </w:t>
            </w:r>
            <w:proofErr w:type="spellStart"/>
            <w:r w:rsidRPr="003838E5">
              <w:rPr>
                <w:rFonts w:ascii="Times New Roman" w:hAnsi="Times New Roman" w:cs="Times New Roman"/>
                <w:sz w:val="24"/>
                <w:szCs w:val="24"/>
                <w:lang w:eastAsia="ja-JP"/>
              </w:rPr>
              <w:t>Development</w:t>
            </w:r>
            <w:proofErr w:type="spellEnd"/>
            <w:r w:rsidRPr="003838E5">
              <w:rPr>
                <w:rFonts w:ascii="Times New Roman" w:hAnsi="Times New Roman" w:cs="Times New Roman"/>
                <w:sz w:val="24"/>
                <w:szCs w:val="24"/>
                <w:lang w:eastAsia="ja-JP"/>
              </w:rPr>
              <w:t xml:space="preserve"> Kit</w:t>
            </w:r>
          </w:p>
        </w:tc>
      </w:tr>
      <w:tr w:rsidR="00E27D0C" w:rsidRPr="003838E5" w14:paraId="1ED069C0" w14:textId="77777777" w:rsidTr="00D90C72">
        <w:tc>
          <w:tcPr>
            <w:tcW w:w="988" w:type="dxa"/>
          </w:tcPr>
          <w:p w14:paraId="6523E386" w14:textId="3C759D2D" w:rsidR="00E27D0C" w:rsidRPr="003838E5" w:rsidRDefault="00E27D0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SEPT</w:t>
            </w:r>
          </w:p>
        </w:tc>
        <w:tc>
          <w:tcPr>
            <w:tcW w:w="8074" w:type="dxa"/>
          </w:tcPr>
          <w:p w14:paraId="2CDC69B7" w14:textId="5BB83FE5" w:rsidR="00E27D0C" w:rsidRPr="003838E5" w:rsidRDefault="00E27D0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Société d’Exploitation du Port de Toamasina</w:t>
            </w:r>
          </w:p>
        </w:tc>
      </w:tr>
      <w:tr w:rsidR="005D645C" w:rsidRPr="003838E5" w14:paraId="7F729055" w14:textId="77777777" w:rsidTr="00D90C72">
        <w:tc>
          <w:tcPr>
            <w:tcW w:w="988" w:type="dxa"/>
          </w:tcPr>
          <w:p w14:paraId="4B4065BA" w14:textId="6917F6C0"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SGS</w:t>
            </w:r>
          </w:p>
        </w:tc>
        <w:tc>
          <w:tcPr>
            <w:tcW w:w="8074" w:type="dxa"/>
          </w:tcPr>
          <w:p w14:paraId="008B6A1D" w14:textId="6787A637" w:rsidR="005D645C" w:rsidRPr="003838E5" w:rsidRDefault="00B45ACE" w:rsidP="00175291">
            <w:pPr>
              <w:spacing w:line="360" w:lineRule="auto"/>
              <w:jc w:val="both"/>
              <w:rPr>
                <w:rFonts w:ascii="Times New Roman" w:hAnsi="Times New Roman" w:cs="Times New Roman"/>
                <w:sz w:val="24"/>
                <w:szCs w:val="24"/>
              </w:rPr>
            </w:pPr>
            <w:r w:rsidRPr="003838E5">
              <w:rPr>
                <w:rFonts w:ascii="Times New Roman" w:hAnsi="Times New Roman" w:cs="Times New Roman"/>
                <w:bCs/>
                <w:sz w:val="24"/>
                <w:szCs w:val="24"/>
              </w:rPr>
              <w:t>Société Générale de Surveillance</w:t>
            </w:r>
          </w:p>
        </w:tc>
      </w:tr>
      <w:tr w:rsidR="00555AC3" w:rsidRPr="003838E5" w14:paraId="1B613C6A" w14:textId="77777777" w:rsidTr="00D90C72">
        <w:tc>
          <w:tcPr>
            <w:tcW w:w="988" w:type="dxa"/>
          </w:tcPr>
          <w:p w14:paraId="704881ED" w14:textId="0D826F92" w:rsidR="00555AC3" w:rsidRPr="003838E5" w:rsidRDefault="00555AC3"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SSMS</w:t>
            </w:r>
          </w:p>
        </w:tc>
        <w:tc>
          <w:tcPr>
            <w:tcW w:w="8074" w:type="dxa"/>
          </w:tcPr>
          <w:p w14:paraId="28AD4C9F" w14:textId="7C578160" w:rsidR="00555AC3" w:rsidRPr="003838E5" w:rsidRDefault="00555AC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fr-FR"/>
              </w:rPr>
              <w:t>SQL Server Manager Studio</w:t>
            </w:r>
          </w:p>
        </w:tc>
      </w:tr>
      <w:tr w:rsidR="005D645C" w:rsidRPr="003838E5" w14:paraId="0C375C84" w14:textId="77777777" w:rsidTr="00D90C72">
        <w:tc>
          <w:tcPr>
            <w:tcW w:w="988" w:type="dxa"/>
          </w:tcPr>
          <w:p w14:paraId="371DD264" w14:textId="7468D1D9" w:rsidR="005D645C" w:rsidRPr="003838E5" w:rsidRDefault="005D645C"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SST</w:t>
            </w:r>
          </w:p>
        </w:tc>
        <w:tc>
          <w:tcPr>
            <w:tcW w:w="8074" w:type="dxa"/>
          </w:tcPr>
          <w:p w14:paraId="0E1D118F" w14:textId="74475A0E" w:rsidR="005D645C" w:rsidRPr="003838E5" w:rsidRDefault="005D645C"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lang w:eastAsia="ja-JP"/>
              </w:rPr>
              <w:t>Santé et Sécurité au Travail</w:t>
            </w:r>
          </w:p>
        </w:tc>
      </w:tr>
      <w:tr w:rsidR="00B852D5" w:rsidRPr="003838E5" w14:paraId="0722AF6F" w14:textId="77777777" w:rsidTr="00D90C72">
        <w:tc>
          <w:tcPr>
            <w:tcW w:w="988" w:type="dxa"/>
          </w:tcPr>
          <w:p w14:paraId="168A3BC5" w14:textId="58B0E5BA"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SSUA</w:t>
            </w:r>
          </w:p>
        </w:tc>
        <w:tc>
          <w:tcPr>
            <w:tcW w:w="8074" w:type="dxa"/>
          </w:tcPr>
          <w:p w14:paraId="5023C3FD" w14:textId="65D94E43" w:rsidR="00B852D5" w:rsidRPr="003838E5" w:rsidRDefault="00B45ACE"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sz w:val="24"/>
                <w:szCs w:val="24"/>
              </w:rPr>
              <w:t>Study</w:t>
            </w:r>
            <w:proofErr w:type="spellEnd"/>
            <w:r w:rsidRPr="003838E5">
              <w:rPr>
                <w:rFonts w:ascii="Times New Roman" w:hAnsi="Times New Roman" w:cs="Times New Roman"/>
                <w:sz w:val="24"/>
                <w:szCs w:val="24"/>
              </w:rPr>
              <w:t xml:space="preserve"> Start-Up Agreement</w:t>
            </w:r>
          </w:p>
        </w:tc>
      </w:tr>
      <w:tr w:rsidR="005D645C" w:rsidRPr="003838E5" w14:paraId="3B9B8CC4" w14:textId="77777777" w:rsidTr="00D90C72">
        <w:tc>
          <w:tcPr>
            <w:tcW w:w="988" w:type="dxa"/>
          </w:tcPr>
          <w:p w14:paraId="2472216B" w14:textId="7C1C79EE" w:rsidR="005D645C" w:rsidRPr="003838E5" w:rsidRDefault="005D645C"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lastRenderedPageBreak/>
              <w:t>SQL</w:t>
            </w:r>
          </w:p>
        </w:tc>
        <w:tc>
          <w:tcPr>
            <w:tcW w:w="8074" w:type="dxa"/>
          </w:tcPr>
          <w:p w14:paraId="4978D54B" w14:textId="1699E67E" w:rsidR="005D645C" w:rsidRPr="003838E5" w:rsidRDefault="005D645C"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sz w:val="24"/>
                <w:szCs w:val="24"/>
              </w:rPr>
              <w:t>Structured</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Query</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Language</w:t>
            </w:r>
            <w:proofErr w:type="spellEnd"/>
          </w:p>
        </w:tc>
      </w:tr>
      <w:tr w:rsidR="00315636" w:rsidRPr="003838E5" w14:paraId="2C143F58" w14:textId="77777777" w:rsidTr="00D90C72">
        <w:tc>
          <w:tcPr>
            <w:tcW w:w="988" w:type="dxa"/>
          </w:tcPr>
          <w:p w14:paraId="110A493F" w14:textId="7881E025" w:rsidR="00315636" w:rsidRPr="003838E5" w:rsidRDefault="0031563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TIC</w:t>
            </w:r>
          </w:p>
        </w:tc>
        <w:tc>
          <w:tcPr>
            <w:tcW w:w="8074" w:type="dxa"/>
          </w:tcPr>
          <w:p w14:paraId="52A8AD7C" w14:textId="1FCEEFE2" w:rsidR="00315636" w:rsidRPr="003838E5" w:rsidRDefault="0031563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Technologies de l’information et de la communication</w:t>
            </w:r>
          </w:p>
        </w:tc>
      </w:tr>
      <w:tr w:rsidR="00D54BF6" w:rsidRPr="003838E5" w14:paraId="35A23450" w14:textId="77777777" w:rsidTr="00D90C72">
        <w:tc>
          <w:tcPr>
            <w:tcW w:w="988" w:type="dxa"/>
          </w:tcPr>
          <w:p w14:paraId="78FDC186" w14:textId="2ABDBDFA" w:rsidR="00D54BF6" w:rsidRPr="003838E5" w:rsidRDefault="00D54BF6"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UI</w:t>
            </w:r>
          </w:p>
        </w:tc>
        <w:tc>
          <w:tcPr>
            <w:tcW w:w="8074" w:type="dxa"/>
          </w:tcPr>
          <w:p w14:paraId="39F636D4" w14:textId="13D86316" w:rsidR="00D54BF6" w:rsidRPr="003838E5" w:rsidRDefault="00D54BF6"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User Interface</w:t>
            </w:r>
          </w:p>
        </w:tc>
      </w:tr>
      <w:tr w:rsidR="005D645C" w:rsidRPr="003838E5" w14:paraId="693DD10A" w14:textId="77777777" w:rsidTr="00D90C72">
        <w:tc>
          <w:tcPr>
            <w:tcW w:w="988" w:type="dxa"/>
          </w:tcPr>
          <w:p w14:paraId="41138C73" w14:textId="03895B15" w:rsidR="005D645C" w:rsidRPr="003838E5" w:rsidRDefault="005D645C"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UML</w:t>
            </w:r>
          </w:p>
        </w:tc>
        <w:tc>
          <w:tcPr>
            <w:tcW w:w="8074" w:type="dxa"/>
          </w:tcPr>
          <w:p w14:paraId="26000147" w14:textId="1CD5E1F8" w:rsidR="005D645C" w:rsidRPr="003838E5" w:rsidRDefault="005D645C" w:rsidP="00175291">
            <w:pPr>
              <w:spacing w:line="360" w:lineRule="auto"/>
              <w:jc w:val="both"/>
              <w:rPr>
                <w:rFonts w:ascii="Times New Roman" w:hAnsi="Times New Roman" w:cs="Times New Roman"/>
                <w:sz w:val="24"/>
                <w:szCs w:val="24"/>
              </w:rPr>
            </w:pPr>
            <w:proofErr w:type="spellStart"/>
            <w:r w:rsidRPr="003838E5">
              <w:rPr>
                <w:rFonts w:ascii="Times New Roman" w:hAnsi="Times New Roman" w:cs="Times New Roman"/>
                <w:sz w:val="24"/>
                <w:szCs w:val="24"/>
              </w:rPr>
              <w:t>Unified</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Modelling</w:t>
            </w:r>
            <w:proofErr w:type="spellEnd"/>
            <w:r w:rsidRPr="003838E5">
              <w:rPr>
                <w:rFonts w:ascii="Times New Roman" w:hAnsi="Times New Roman" w:cs="Times New Roman"/>
                <w:sz w:val="24"/>
                <w:szCs w:val="24"/>
              </w:rPr>
              <w:t xml:space="preserve"> </w:t>
            </w:r>
            <w:proofErr w:type="spellStart"/>
            <w:r w:rsidRPr="003838E5">
              <w:rPr>
                <w:rFonts w:ascii="Times New Roman" w:hAnsi="Times New Roman" w:cs="Times New Roman"/>
                <w:sz w:val="24"/>
                <w:szCs w:val="24"/>
              </w:rPr>
              <w:t>Language</w:t>
            </w:r>
            <w:proofErr w:type="spellEnd"/>
          </w:p>
        </w:tc>
      </w:tr>
      <w:tr w:rsidR="00BD2663" w:rsidRPr="003838E5" w14:paraId="7D87FAAF" w14:textId="77777777" w:rsidTr="00D90C72">
        <w:tc>
          <w:tcPr>
            <w:tcW w:w="988" w:type="dxa"/>
          </w:tcPr>
          <w:p w14:paraId="09B913E9" w14:textId="105861E1" w:rsidR="00BD2663" w:rsidRPr="003838E5" w:rsidRDefault="00BD2663"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rPr>
              <w:t>UPST</w:t>
            </w:r>
          </w:p>
        </w:tc>
        <w:tc>
          <w:tcPr>
            <w:tcW w:w="8074" w:type="dxa"/>
          </w:tcPr>
          <w:p w14:paraId="1C3D7A42" w14:textId="64A8FB11" w:rsidR="00BD2663" w:rsidRPr="003838E5" w:rsidRDefault="00BD2663"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Université Paul Sabatier de Toulouse</w:t>
            </w:r>
          </w:p>
        </w:tc>
      </w:tr>
      <w:tr w:rsidR="00B852D5" w:rsidRPr="003838E5" w14:paraId="7DEB811C" w14:textId="77777777" w:rsidTr="00D90C72">
        <w:tc>
          <w:tcPr>
            <w:tcW w:w="988" w:type="dxa"/>
          </w:tcPr>
          <w:p w14:paraId="6F428599" w14:textId="4EC5064F" w:rsidR="00B852D5" w:rsidRPr="003838E5" w:rsidRDefault="00B852D5" w:rsidP="00175291">
            <w:pPr>
              <w:spacing w:line="360" w:lineRule="auto"/>
              <w:jc w:val="both"/>
              <w:rPr>
                <w:rFonts w:ascii="Times New Roman" w:hAnsi="Times New Roman" w:cs="Times New Roman"/>
                <w:b/>
                <w:sz w:val="24"/>
                <w:szCs w:val="24"/>
              </w:rPr>
            </w:pPr>
            <w:r w:rsidRPr="003838E5">
              <w:rPr>
                <w:rFonts w:ascii="Times New Roman" w:hAnsi="Times New Roman" w:cs="Times New Roman"/>
                <w:b/>
                <w:sz w:val="24"/>
                <w:szCs w:val="24"/>
                <w:lang w:eastAsia="ja-JP"/>
              </w:rPr>
              <w:t>VIP</w:t>
            </w:r>
          </w:p>
        </w:tc>
        <w:tc>
          <w:tcPr>
            <w:tcW w:w="8074" w:type="dxa"/>
          </w:tcPr>
          <w:p w14:paraId="660C38CA" w14:textId="1FB89E6C" w:rsidR="00B852D5" w:rsidRPr="003838E5" w:rsidRDefault="00B852D5" w:rsidP="00175291">
            <w:pPr>
              <w:spacing w:line="360" w:lineRule="auto"/>
              <w:jc w:val="both"/>
              <w:rPr>
                <w:rFonts w:ascii="Times New Roman" w:hAnsi="Times New Roman" w:cs="Times New Roman"/>
                <w:sz w:val="24"/>
                <w:szCs w:val="24"/>
              </w:rPr>
            </w:pPr>
            <w:r w:rsidRPr="003838E5">
              <w:rPr>
                <w:rFonts w:ascii="Times New Roman" w:hAnsi="Times New Roman" w:cs="Times New Roman"/>
                <w:sz w:val="24"/>
                <w:szCs w:val="24"/>
              </w:rPr>
              <w:t>Very Important Person</w:t>
            </w:r>
          </w:p>
        </w:tc>
      </w:tr>
      <w:tr w:rsidR="005D645C" w:rsidRPr="003838E5" w14:paraId="0DA0006C" w14:textId="77777777" w:rsidTr="00D90C72">
        <w:tc>
          <w:tcPr>
            <w:tcW w:w="988" w:type="dxa"/>
          </w:tcPr>
          <w:p w14:paraId="61849EEE" w14:textId="2A17B3F5" w:rsidR="005D645C" w:rsidRPr="003838E5" w:rsidRDefault="005D645C" w:rsidP="00175291">
            <w:pPr>
              <w:spacing w:line="360" w:lineRule="auto"/>
              <w:jc w:val="both"/>
              <w:rPr>
                <w:rFonts w:ascii="Times New Roman" w:hAnsi="Times New Roman" w:cs="Times New Roman"/>
                <w:b/>
                <w:sz w:val="24"/>
                <w:szCs w:val="24"/>
                <w:lang w:eastAsia="ja-JP"/>
              </w:rPr>
            </w:pPr>
            <w:r w:rsidRPr="003838E5">
              <w:rPr>
                <w:rFonts w:ascii="Times New Roman" w:hAnsi="Times New Roman" w:cs="Times New Roman"/>
                <w:b/>
                <w:sz w:val="24"/>
                <w:szCs w:val="24"/>
                <w:lang w:eastAsia="ja-JP"/>
              </w:rPr>
              <w:t>XP</w:t>
            </w:r>
          </w:p>
        </w:tc>
        <w:tc>
          <w:tcPr>
            <w:tcW w:w="8074" w:type="dxa"/>
          </w:tcPr>
          <w:p w14:paraId="37D1FB3C" w14:textId="4E3CD79F" w:rsidR="005D645C" w:rsidRPr="003838E5" w:rsidRDefault="005D645C" w:rsidP="00B45ACE">
            <w:pPr>
              <w:spacing w:line="360" w:lineRule="auto"/>
              <w:rPr>
                <w:rFonts w:ascii="Times New Roman" w:hAnsi="Times New Roman" w:cs="Times New Roman"/>
                <w:sz w:val="24"/>
                <w:szCs w:val="24"/>
              </w:rPr>
            </w:pPr>
            <w:proofErr w:type="spellStart"/>
            <w:r w:rsidRPr="003838E5">
              <w:rPr>
                <w:rStyle w:val="lev"/>
                <w:rFonts w:ascii="Times New Roman" w:hAnsi="Times New Roman" w:cs="Times New Roman"/>
                <w:b w:val="0"/>
                <w:sz w:val="24"/>
                <w:szCs w:val="24"/>
              </w:rPr>
              <w:t>Extreme</w:t>
            </w:r>
            <w:proofErr w:type="spellEnd"/>
            <w:r w:rsidRPr="003838E5">
              <w:rPr>
                <w:rStyle w:val="lev"/>
                <w:rFonts w:ascii="Times New Roman" w:hAnsi="Times New Roman" w:cs="Times New Roman"/>
                <w:b w:val="0"/>
                <w:sz w:val="24"/>
                <w:szCs w:val="24"/>
              </w:rPr>
              <w:t xml:space="preserve"> </w:t>
            </w:r>
            <w:proofErr w:type="spellStart"/>
            <w:r w:rsidRPr="003838E5">
              <w:rPr>
                <w:rStyle w:val="lev"/>
                <w:rFonts w:ascii="Times New Roman" w:hAnsi="Times New Roman" w:cs="Times New Roman"/>
                <w:b w:val="0"/>
                <w:sz w:val="24"/>
                <w:szCs w:val="24"/>
              </w:rPr>
              <w:t>Programming</w:t>
            </w:r>
            <w:proofErr w:type="spellEnd"/>
          </w:p>
        </w:tc>
      </w:tr>
    </w:tbl>
    <w:p w14:paraId="1C4F68DE" w14:textId="2D76CEE3" w:rsidR="00954774" w:rsidRPr="00B852D5" w:rsidRDefault="00954774" w:rsidP="00175291">
      <w:pPr>
        <w:spacing w:line="360" w:lineRule="auto"/>
        <w:jc w:val="both"/>
        <w:rPr>
          <w:rFonts w:ascii="Times New Roman" w:hAnsi="Times New Roman" w:cs="Times New Roman"/>
          <w:sz w:val="24"/>
          <w:szCs w:val="24"/>
        </w:rPr>
      </w:pPr>
    </w:p>
    <w:p w14:paraId="41EBA3D2" w14:textId="07F88277" w:rsidR="00954774" w:rsidRPr="00B852D5" w:rsidRDefault="00954774" w:rsidP="00175291">
      <w:pPr>
        <w:spacing w:line="360" w:lineRule="auto"/>
        <w:jc w:val="both"/>
        <w:rPr>
          <w:rFonts w:ascii="Times New Roman" w:hAnsi="Times New Roman" w:cs="Times New Roman"/>
          <w:sz w:val="24"/>
          <w:szCs w:val="24"/>
        </w:rPr>
      </w:pPr>
    </w:p>
    <w:p w14:paraId="63B1B42B" w14:textId="3359C484" w:rsidR="00954774" w:rsidRPr="00B852D5" w:rsidRDefault="00954774" w:rsidP="00175291">
      <w:pPr>
        <w:spacing w:line="360" w:lineRule="auto"/>
        <w:jc w:val="both"/>
        <w:rPr>
          <w:rFonts w:ascii="Times New Roman" w:hAnsi="Times New Roman" w:cs="Times New Roman"/>
          <w:sz w:val="24"/>
          <w:szCs w:val="24"/>
        </w:rPr>
      </w:pPr>
    </w:p>
    <w:p w14:paraId="15D4CF34" w14:textId="201DA9CD" w:rsidR="00954774" w:rsidRPr="00B852D5" w:rsidRDefault="00954774" w:rsidP="00175291">
      <w:pPr>
        <w:spacing w:line="360" w:lineRule="auto"/>
        <w:jc w:val="both"/>
        <w:rPr>
          <w:rFonts w:ascii="Times New Roman" w:hAnsi="Times New Roman" w:cs="Times New Roman"/>
          <w:sz w:val="24"/>
          <w:szCs w:val="24"/>
        </w:rPr>
      </w:pPr>
    </w:p>
    <w:p w14:paraId="2D07E1E2" w14:textId="22716EB9" w:rsidR="00954774" w:rsidRPr="00B852D5" w:rsidRDefault="00954774" w:rsidP="00175291">
      <w:pPr>
        <w:spacing w:line="360" w:lineRule="auto"/>
        <w:jc w:val="both"/>
        <w:rPr>
          <w:rFonts w:ascii="Times New Roman" w:hAnsi="Times New Roman" w:cs="Times New Roman"/>
          <w:sz w:val="24"/>
          <w:szCs w:val="24"/>
        </w:rPr>
      </w:pPr>
    </w:p>
    <w:p w14:paraId="74B17DF4" w14:textId="5839F62C" w:rsidR="00954774" w:rsidRPr="00B852D5" w:rsidRDefault="00954774" w:rsidP="00175291">
      <w:pPr>
        <w:spacing w:line="360" w:lineRule="auto"/>
        <w:jc w:val="both"/>
        <w:rPr>
          <w:rFonts w:ascii="Times New Roman" w:hAnsi="Times New Roman" w:cs="Times New Roman"/>
          <w:sz w:val="24"/>
          <w:szCs w:val="24"/>
        </w:rPr>
      </w:pPr>
    </w:p>
    <w:p w14:paraId="42A5CBA1" w14:textId="6D81AA90" w:rsidR="00954774" w:rsidRPr="00B852D5" w:rsidRDefault="00954774" w:rsidP="00175291">
      <w:pPr>
        <w:spacing w:line="360" w:lineRule="auto"/>
        <w:jc w:val="both"/>
        <w:rPr>
          <w:rFonts w:ascii="Times New Roman" w:hAnsi="Times New Roman" w:cs="Times New Roman"/>
          <w:sz w:val="24"/>
          <w:szCs w:val="24"/>
        </w:rPr>
      </w:pPr>
    </w:p>
    <w:p w14:paraId="387CA11C" w14:textId="77777777" w:rsidR="00954774" w:rsidRPr="00B852D5" w:rsidRDefault="00954774" w:rsidP="00175291">
      <w:pPr>
        <w:spacing w:line="360" w:lineRule="auto"/>
        <w:jc w:val="both"/>
        <w:rPr>
          <w:rFonts w:ascii="Times New Roman" w:hAnsi="Times New Roman" w:cs="Times New Roman"/>
          <w:sz w:val="24"/>
          <w:szCs w:val="24"/>
        </w:rPr>
        <w:sectPr w:rsidR="00954774" w:rsidRPr="00B852D5" w:rsidSect="006276F3">
          <w:footerReference w:type="default" r:id="rId13"/>
          <w:pgSz w:w="11906" w:h="16838"/>
          <w:pgMar w:top="1417" w:right="1417" w:bottom="1417" w:left="1417" w:header="708" w:footer="708" w:gutter="0"/>
          <w:pgNumType w:fmt="upperRoman" w:start="1"/>
          <w:cols w:space="708"/>
          <w:docGrid w:linePitch="360"/>
        </w:sectPr>
      </w:pPr>
    </w:p>
    <w:p w14:paraId="2B1A653A" w14:textId="33CBCDFC" w:rsidR="00954774" w:rsidRPr="00B852D5" w:rsidRDefault="009B01D3" w:rsidP="00175291">
      <w:pPr>
        <w:pStyle w:val="Titre1"/>
        <w:spacing w:line="360" w:lineRule="auto"/>
        <w:jc w:val="center"/>
        <w:rPr>
          <w:rFonts w:ascii="Times New Roman" w:hAnsi="Times New Roman" w:cs="Times New Roman"/>
          <w:b/>
          <w:color w:val="auto"/>
          <w:sz w:val="24"/>
          <w:szCs w:val="24"/>
          <w:lang w:val="en-US"/>
        </w:rPr>
      </w:pPr>
      <w:bookmarkStart w:id="59" w:name="_Toc182399118"/>
      <w:bookmarkStart w:id="60" w:name="_Toc182399556"/>
      <w:r w:rsidRPr="00B852D5">
        <w:rPr>
          <w:rFonts w:ascii="Times New Roman" w:hAnsi="Times New Roman" w:cs="Times New Roman"/>
          <w:b/>
          <w:color w:val="auto"/>
          <w:sz w:val="24"/>
          <w:szCs w:val="24"/>
          <w:lang w:val="en-US"/>
        </w:rPr>
        <w:lastRenderedPageBreak/>
        <w:t>INTRODUCTION GENERALE</w:t>
      </w:r>
      <w:bookmarkEnd w:id="59"/>
      <w:bookmarkEnd w:id="60"/>
    </w:p>
    <w:p w14:paraId="7880E13C" w14:textId="77777777" w:rsidR="005A6B00" w:rsidRPr="00175291" w:rsidRDefault="005A6B00"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Dans le monde professionnel actuel, la gestion efficace des projets et des ressources humaines est devenue un enjeu majeur pour les entreprises. La complexité croissante des projets, la multiplication des équipes et la nécessité d'optimiser l'allocation des ressources posent de nouveaux défis organisationnels. En effet, les entreprises doivent jongler entre la planification des projets, le suivi des délais, la gestion des disponibilités des collaborateurs et la coordination des différentes équipes. Pour répondre à ces besoins et optimiser la gestion de leurs projets et ressources, de nombreuses organisations cherchent à se doter d'outils performants et adaptés à leurs besoins spécifiques.</w:t>
      </w:r>
    </w:p>
    <w:p w14:paraId="034DAD11" w14:textId="77777777" w:rsidR="005A6B00" w:rsidRPr="00175291" w:rsidRDefault="005A6B00"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C'est dans ce contexte que s'inscrit le développement d'un outil de gestion de projet innovant, visant à offrir une vue d'ensemble claire et détaillée sur l'ensemble des projets en cours ainsi que sur les disponibilités des collaborateurs. Cet outil permettra non seulement d'avoir une vision globale du portefeuille de projets, mais aussi d'optimiser l'allocation des ressources en fonction des compétences et des disponibilités de chaque collaborateur.</w:t>
      </w:r>
    </w:p>
    <w:p w14:paraId="55F518CD" w14:textId="5D326DD7" w:rsidR="005A6B00" w:rsidRPr="00175291" w:rsidRDefault="005A6B00"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Ce mémoire se structurera en trois grandes parties. La première partie sera consacrée à la présentation de l’école, de l’entreprise hôte ainsi que du contexte du projet et des enjeux organisationnels qu'il adresse. La seconde partie portera sur l'analyse et la conception détaillée de la solution, en mettant l'accent sur les choix technologiques et architecturaux. Enfin, la troisième partie se focalisera sur la réalisation concrète du projet, présentant les fonctionnalités développées et les résultats obtenus.</w:t>
      </w:r>
    </w:p>
    <w:p w14:paraId="490BA1D9" w14:textId="77777777" w:rsidR="00954774" w:rsidRPr="00175291" w:rsidRDefault="00954774" w:rsidP="00175291">
      <w:pPr>
        <w:spacing w:line="360" w:lineRule="auto"/>
        <w:jc w:val="both"/>
        <w:rPr>
          <w:rFonts w:ascii="Times New Roman" w:hAnsi="Times New Roman" w:cs="Times New Roman"/>
          <w:sz w:val="24"/>
          <w:szCs w:val="24"/>
        </w:rPr>
      </w:pPr>
    </w:p>
    <w:p w14:paraId="05174013" w14:textId="4045D9DB" w:rsidR="00954774" w:rsidRPr="00175291" w:rsidRDefault="00954774" w:rsidP="00175291">
      <w:pPr>
        <w:spacing w:line="360" w:lineRule="auto"/>
        <w:jc w:val="both"/>
        <w:rPr>
          <w:rFonts w:ascii="Times New Roman" w:hAnsi="Times New Roman" w:cs="Times New Roman"/>
          <w:sz w:val="24"/>
          <w:szCs w:val="24"/>
        </w:rPr>
      </w:pPr>
    </w:p>
    <w:p w14:paraId="52C3753C" w14:textId="2F754DFF" w:rsidR="00124C89" w:rsidRPr="00175291" w:rsidRDefault="00124C89" w:rsidP="00175291">
      <w:pPr>
        <w:spacing w:line="360" w:lineRule="auto"/>
        <w:jc w:val="both"/>
        <w:rPr>
          <w:rFonts w:ascii="Times New Roman" w:hAnsi="Times New Roman" w:cs="Times New Roman"/>
          <w:sz w:val="24"/>
          <w:szCs w:val="24"/>
        </w:rPr>
      </w:pPr>
    </w:p>
    <w:p w14:paraId="423E0940" w14:textId="60F5BF61" w:rsidR="00124C89" w:rsidRPr="00175291" w:rsidRDefault="00124C89" w:rsidP="00175291">
      <w:pPr>
        <w:spacing w:line="360" w:lineRule="auto"/>
        <w:jc w:val="both"/>
        <w:rPr>
          <w:rFonts w:ascii="Times New Roman" w:hAnsi="Times New Roman" w:cs="Times New Roman"/>
          <w:sz w:val="24"/>
          <w:szCs w:val="24"/>
        </w:rPr>
      </w:pPr>
    </w:p>
    <w:p w14:paraId="4EBBD1FE" w14:textId="1673CA61" w:rsidR="00124C89" w:rsidRPr="00175291" w:rsidRDefault="00124C89" w:rsidP="00175291">
      <w:pPr>
        <w:spacing w:line="360" w:lineRule="auto"/>
        <w:jc w:val="both"/>
        <w:rPr>
          <w:rFonts w:ascii="Times New Roman" w:hAnsi="Times New Roman" w:cs="Times New Roman"/>
          <w:sz w:val="24"/>
          <w:szCs w:val="24"/>
        </w:rPr>
      </w:pPr>
    </w:p>
    <w:p w14:paraId="73279B31" w14:textId="51798A3B" w:rsidR="00124C89" w:rsidRPr="00175291" w:rsidRDefault="00124C89" w:rsidP="00175291">
      <w:pPr>
        <w:spacing w:line="360" w:lineRule="auto"/>
        <w:jc w:val="both"/>
        <w:rPr>
          <w:rFonts w:ascii="Times New Roman" w:hAnsi="Times New Roman" w:cs="Times New Roman"/>
          <w:sz w:val="24"/>
          <w:szCs w:val="24"/>
        </w:rPr>
      </w:pPr>
    </w:p>
    <w:p w14:paraId="3EB8D4C6" w14:textId="53C77384" w:rsidR="00124C89" w:rsidRPr="00175291" w:rsidRDefault="00124C89" w:rsidP="00175291">
      <w:pPr>
        <w:spacing w:line="360" w:lineRule="auto"/>
        <w:jc w:val="both"/>
        <w:rPr>
          <w:rFonts w:ascii="Times New Roman" w:hAnsi="Times New Roman" w:cs="Times New Roman"/>
          <w:sz w:val="24"/>
          <w:szCs w:val="24"/>
        </w:rPr>
      </w:pPr>
    </w:p>
    <w:p w14:paraId="25A762A6" w14:textId="21805006" w:rsidR="00124C89" w:rsidRPr="00175291" w:rsidRDefault="00124C89" w:rsidP="00175291">
      <w:pPr>
        <w:spacing w:line="360" w:lineRule="auto"/>
        <w:jc w:val="both"/>
        <w:rPr>
          <w:rFonts w:ascii="Times New Roman" w:hAnsi="Times New Roman" w:cs="Times New Roman"/>
          <w:sz w:val="24"/>
          <w:szCs w:val="24"/>
        </w:rPr>
      </w:pPr>
    </w:p>
    <w:p w14:paraId="528AC83A" w14:textId="31302EF0" w:rsidR="00124C89" w:rsidRPr="00175291" w:rsidRDefault="00124C89" w:rsidP="00175291">
      <w:pPr>
        <w:spacing w:line="360" w:lineRule="auto"/>
        <w:jc w:val="both"/>
        <w:rPr>
          <w:rFonts w:ascii="Times New Roman" w:hAnsi="Times New Roman" w:cs="Times New Roman"/>
          <w:sz w:val="24"/>
          <w:szCs w:val="24"/>
        </w:rPr>
      </w:pPr>
    </w:p>
    <w:p w14:paraId="20858D2C" w14:textId="3E859E9C" w:rsidR="00124C89" w:rsidRPr="00175291" w:rsidRDefault="00124C89" w:rsidP="00175291">
      <w:pPr>
        <w:spacing w:line="360" w:lineRule="auto"/>
        <w:jc w:val="both"/>
        <w:rPr>
          <w:rFonts w:ascii="Times New Roman" w:hAnsi="Times New Roman" w:cs="Times New Roman"/>
          <w:sz w:val="24"/>
          <w:szCs w:val="24"/>
        </w:rPr>
      </w:pPr>
    </w:p>
    <w:p w14:paraId="2722A768" w14:textId="777D075C" w:rsidR="00124C89" w:rsidRPr="00175291" w:rsidRDefault="00124C89" w:rsidP="00175291">
      <w:pPr>
        <w:spacing w:line="360" w:lineRule="auto"/>
        <w:jc w:val="both"/>
        <w:rPr>
          <w:rFonts w:ascii="Times New Roman" w:hAnsi="Times New Roman" w:cs="Times New Roman"/>
          <w:sz w:val="24"/>
          <w:szCs w:val="24"/>
        </w:rPr>
      </w:pPr>
    </w:p>
    <w:p w14:paraId="129058AC" w14:textId="46A688E3" w:rsidR="00124C89" w:rsidRPr="00175291" w:rsidRDefault="00124C89" w:rsidP="00175291">
      <w:pPr>
        <w:spacing w:line="360" w:lineRule="auto"/>
        <w:jc w:val="both"/>
        <w:rPr>
          <w:rFonts w:ascii="Times New Roman" w:hAnsi="Times New Roman" w:cs="Times New Roman"/>
          <w:sz w:val="24"/>
          <w:szCs w:val="24"/>
        </w:rPr>
      </w:pPr>
    </w:p>
    <w:p w14:paraId="7DDE5476" w14:textId="555B3790" w:rsidR="00124C89" w:rsidRPr="00175291" w:rsidRDefault="00124C89" w:rsidP="00175291">
      <w:pPr>
        <w:spacing w:line="360" w:lineRule="auto"/>
        <w:jc w:val="both"/>
        <w:rPr>
          <w:rFonts w:ascii="Times New Roman" w:hAnsi="Times New Roman" w:cs="Times New Roman"/>
          <w:sz w:val="24"/>
          <w:szCs w:val="24"/>
        </w:rPr>
      </w:pPr>
    </w:p>
    <w:p w14:paraId="276F8387" w14:textId="7C15A150" w:rsidR="00124C89" w:rsidRPr="00175291" w:rsidRDefault="00124C89" w:rsidP="00175291">
      <w:pPr>
        <w:spacing w:line="360" w:lineRule="auto"/>
        <w:jc w:val="both"/>
        <w:rPr>
          <w:rFonts w:ascii="Times New Roman" w:hAnsi="Times New Roman" w:cs="Times New Roman"/>
          <w:sz w:val="24"/>
          <w:szCs w:val="24"/>
        </w:rPr>
      </w:pPr>
    </w:p>
    <w:p w14:paraId="64DA8102" w14:textId="2D9408D0" w:rsidR="00124C89" w:rsidRPr="00175291" w:rsidRDefault="00124C89" w:rsidP="00175291">
      <w:pPr>
        <w:spacing w:line="360" w:lineRule="auto"/>
        <w:jc w:val="both"/>
        <w:rPr>
          <w:rFonts w:ascii="Times New Roman" w:hAnsi="Times New Roman" w:cs="Times New Roman"/>
          <w:sz w:val="24"/>
          <w:szCs w:val="24"/>
        </w:rPr>
      </w:pPr>
    </w:p>
    <w:p w14:paraId="2322DA4C" w14:textId="0B1D5B12" w:rsidR="00124C89" w:rsidRPr="00175291" w:rsidRDefault="00124C89" w:rsidP="00175291">
      <w:pPr>
        <w:spacing w:line="360" w:lineRule="auto"/>
        <w:jc w:val="both"/>
        <w:rPr>
          <w:rFonts w:ascii="Times New Roman" w:hAnsi="Times New Roman" w:cs="Times New Roman"/>
          <w:sz w:val="24"/>
          <w:szCs w:val="24"/>
        </w:rPr>
      </w:pPr>
    </w:p>
    <w:p w14:paraId="3C916E90" w14:textId="15E4473D" w:rsidR="00124C89" w:rsidRDefault="00124C89" w:rsidP="00175291">
      <w:pPr>
        <w:spacing w:line="360" w:lineRule="auto"/>
        <w:jc w:val="both"/>
        <w:rPr>
          <w:rFonts w:ascii="Times New Roman" w:hAnsi="Times New Roman" w:cs="Times New Roman"/>
          <w:sz w:val="24"/>
          <w:szCs w:val="24"/>
        </w:rPr>
      </w:pPr>
    </w:p>
    <w:p w14:paraId="718DA70E" w14:textId="77777777" w:rsidR="00175291" w:rsidRPr="00175291" w:rsidRDefault="00175291" w:rsidP="00175291">
      <w:pPr>
        <w:spacing w:line="360" w:lineRule="auto"/>
        <w:jc w:val="both"/>
        <w:rPr>
          <w:rFonts w:ascii="Times New Roman" w:hAnsi="Times New Roman" w:cs="Times New Roman"/>
          <w:sz w:val="24"/>
          <w:szCs w:val="24"/>
        </w:rPr>
      </w:pPr>
    </w:p>
    <w:p w14:paraId="25E58BB5" w14:textId="722D67F5" w:rsidR="00124C89" w:rsidRPr="00175291" w:rsidRDefault="00124C89" w:rsidP="00175291">
      <w:pPr>
        <w:spacing w:line="360" w:lineRule="auto"/>
        <w:jc w:val="both"/>
        <w:rPr>
          <w:rFonts w:ascii="Times New Roman" w:hAnsi="Times New Roman" w:cs="Times New Roman"/>
          <w:sz w:val="24"/>
          <w:szCs w:val="24"/>
        </w:rPr>
      </w:pPr>
    </w:p>
    <w:p w14:paraId="4061C98E" w14:textId="027E26E1" w:rsidR="00124C89" w:rsidRPr="00175291" w:rsidRDefault="00124C89" w:rsidP="00175291">
      <w:pPr>
        <w:spacing w:line="360" w:lineRule="auto"/>
        <w:jc w:val="both"/>
        <w:rPr>
          <w:rFonts w:ascii="Times New Roman" w:hAnsi="Times New Roman" w:cs="Times New Roman"/>
          <w:sz w:val="24"/>
          <w:szCs w:val="24"/>
        </w:rPr>
      </w:pPr>
    </w:p>
    <w:p w14:paraId="3CA6347E" w14:textId="1458FD16" w:rsidR="00124C89" w:rsidRPr="00175291" w:rsidRDefault="000B0605" w:rsidP="00175291">
      <w:pPr>
        <w:pStyle w:val="Titre1"/>
        <w:spacing w:line="360" w:lineRule="auto"/>
        <w:jc w:val="center"/>
        <w:rPr>
          <w:rFonts w:ascii="Times New Roman" w:hAnsi="Times New Roman" w:cs="Times New Roman"/>
          <w:b/>
          <w:color w:val="auto"/>
          <w:sz w:val="40"/>
          <w:szCs w:val="40"/>
        </w:rPr>
      </w:pPr>
      <w:bookmarkStart w:id="61" w:name="_Toc182399119"/>
      <w:bookmarkStart w:id="62" w:name="_Toc182399557"/>
      <w:r w:rsidRPr="00175291">
        <w:rPr>
          <w:rFonts w:ascii="Times New Roman" w:hAnsi="Times New Roman" w:cs="Times New Roman"/>
          <w:b/>
          <w:color w:val="auto"/>
          <w:sz w:val="40"/>
          <w:szCs w:val="40"/>
        </w:rPr>
        <w:t>PARTIE I : PRESENTATIONS</w:t>
      </w:r>
      <w:bookmarkEnd w:id="61"/>
      <w:bookmarkEnd w:id="62"/>
    </w:p>
    <w:p w14:paraId="3BC60E0D" w14:textId="3815E290" w:rsidR="000B0605" w:rsidRPr="00175291" w:rsidRDefault="000B0605" w:rsidP="00175291">
      <w:pPr>
        <w:spacing w:line="360" w:lineRule="auto"/>
        <w:jc w:val="both"/>
        <w:rPr>
          <w:rFonts w:ascii="Times New Roman" w:hAnsi="Times New Roman" w:cs="Times New Roman"/>
          <w:sz w:val="24"/>
          <w:szCs w:val="24"/>
        </w:rPr>
      </w:pPr>
    </w:p>
    <w:p w14:paraId="3AA17FFC" w14:textId="60B7BFEF" w:rsidR="000B0605" w:rsidRPr="00175291" w:rsidRDefault="000B0605" w:rsidP="00175291">
      <w:pPr>
        <w:spacing w:line="360" w:lineRule="auto"/>
        <w:jc w:val="both"/>
        <w:rPr>
          <w:rFonts w:ascii="Times New Roman" w:hAnsi="Times New Roman" w:cs="Times New Roman"/>
          <w:sz w:val="24"/>
          <w:szCs w:val="24"/>
        </w:rPr>
      </w:pPr>
    </w:p>
    <w:p w14:paraId="044B286B" w14:textId="525A3642" w:rsidR="000B0605" w:rsidRPr="00175291" w:rsidRDefault="000B0605" w:rsidP="00175291">
      <w:pPr>
        <w:spacing w:line="360" w:lineRule="auto"/>
        <w:jc w:val="both"/>
        <w:rPr>
          <w:rFonts w:ascii="Times New Roman" w:hAnsi="Times New Roman" w:cs="Times New Roman"/>
          <w:sz w:val="24"/>
          <w:szCs w:val="24"/>
        </w:rPr>
      </w:pPr>
    </w:p>
    <w:p w14:paraId="69E07451" w14:textId="62DB284E" w:rsidR="000B0605" w:rsidRPr="00175291" w:rsidRDefault="000B0605" w:rsidP="00175291">
      <w:pPr>
        <w:spacing w:line="360" w:lineRule="auto"/>
        <w:jc w:val="both"/>
        <w:rPr>
          <w:rFonts w:ascii="Times New Roman" w:hAnsi="Times New Roman" w:cs="Times New Roman"/>
          <w:sz w:val="24"/>
          <w:szCs w:val="24"/>
        </w:rPr>
      </w:pPr>
    </w:p>
    <w:p w14:paraId="0CA63339" w14:textId="192BE7E7" w:rsidR="000B0605" w:rsidRPr="00175291" w:rsidRDefault="000B0605" w:rsidP="00175291">
      <w:pPr>
        <w:spacing w:line="360" w:lineRule="auto"/>
        <w:jc w:val="both"/>
        <w:rPr>
          <w:rFonts w:ascii="Times New Roman" w:hAnsi="Times New Roman" w:cs="Times New Roman"/>
          <w:sz w:val="24"/>
          <w:szCs w:val="24"/>
        </w:rPr>
      </w:pPr>
    </w:p>
    <w:p w14:paraId="446C422A" w14:textId="08331669" w:rsidR="000B0605" w:rsidRPr="00175291" w:rsidRDefault="000B0605" w:rsidP="00175291">
      <w:pPr>
        <w:spacing w:line="360" w:lineRule="auto"/>
        <w:jc w:val="both"/>
        <w:rPr>
          <w:rFonts w:ascii="Times New Roman" w:hAnsi="Times New Roman" w:cs="Times New Roman"/>
          <w:sz w:val="24"/>
          <w:szCs w:val="24"/>
        </w:rPr>
      </w:pPr>
    </w:p>
    <w:p w14:paraId="2AEF62C2" w14:textId="3CAC7130" w:rsidR="000B0605" w:rsidRPr="00175291" w:rsidRDefault="000B0605" w:rsidP="00175291">
      <w:pPr>
        <w:spacing w:line="360" w:lineRule="auto"/>
        <w:jc w:val="both"/>
        <w:rPr>
          <w:rFonts w:ascii="Times New Roman" w:hAnsi="Times New Roman" w:cs="Times New Roman"/>
          <w:sz w:val="24"/>
          <w:szCs w:val="24"/>
        </w:rPr>
      </w:pPr>
    </w:p>
    <w:p w14:paraId="3E7F0791" w14:textId="2A522A4E" w:rsidR="000B0605" w:rsidRPr="00175291" w:rsidRDefault="000B0605" w:rsidP="00175291">
      <w:pPr>
        <w:spacing w:line="360" w:lineRule="auto"/>
        <w:jc w:val="both"/>
        <w:rPr>
          <w:rFonts w:ascii="Times New Roman" w:hAnsi="Times New Roman" w:cs="Times New Roman"/>
          <w:sz w:val="24"/>
          <w:szCs w:val="24"/>
        </w:rPr>
      </w:pPr>
    </w:p>
    <w:p w14:paraId="2D2DCA01" w14:textId="50AB4FC5" w:rsidR="000B0605" w:rsidRPr="00175291" w:rsidRDefault="000B0605" w:rsidP="00175291">
      <w:pPr>
        <w:spacing w:line="360" w:lineRule="auto"/>
        <w:jc w:val="both"/>
        <w:rPr>
          <w:rFonts w:ascii="Times New Roman" w:hAnsi="Times New Roman" w:cs="Times New Roman"/>
          <w:sz w:val="24"/>
          <w:szCs w:val="24"/>
        </w:rPr>
      </w:pPr>
    </w:p>
    <w:p w14:paraId="06611424" w14:textId="554E653F" w:rsidR="000B0605" w:rsidRPr="00175291" w:rsidRDefault="000B0605" w:rsidP="00175291">
      <w:pPr>
        <w:spacing w:line="360" w:lineRule="auto"/>
        <w:jc w:val="both"/>
        <w:rPr>
          <w:rFonts w:ascii="Times New Roman" w:hAnsi="Times New Roman" w:cs="Times New Roman"/>
          <w:sz w:val="24"/>
          <w:szCs w:val="24"/>
        </w:rPr>
      </w:pPr>
    </w:p>
    <w:p w14:paraId="6699DE9F" w14:textId="53F92793" w:rsidR="000B0605" w:rsidRPr="00175291" w:rsidRDefault="000B0605" w:rsidP="00175291">
      <w:pPr>
        <w:pStyle w:val="Titre2"/>
        <w:spacing w:line="360" w:lineRule="auto"/>
        <w:jc w:val="both"/>
        <w:rPr>
          <w:rFonts w:ascii="Times New Roman" w:hAnsi="Times New Roman" w:cs="Times New Roman"/>
          <w:b/>
          <w:color w:val="auto"/>
          <w:sz w:val="24"/>
          <w:szCs w:val="24"/>
        </w:rPr>
      </w:pPr>
      <w:bookmarkStart w:id="63" w:name="_Toc120768600"/>
      <w:bookmarkStart w:id="64" w:name="_Toc120812344"/>
      <w:bookmarkStart w:id="65" w:name="_Toc120812932"/>
      <w:bookmarkStart w:id="66" w:name="_Toc121749110"/>
      <w:bookmarkStart w:id="67" w:name="_Toc121749159"/>
      <w:bookmarkStart w:id="68" w:name="_Toc121749187"/>
      <w:bookmarkStart w:id="69" w:name="_Toc121749213"/>
      <w:bookmarkStart w:id="70" w:name="_Toc121749234"/>
      <w:bookmarkStart w:id="71" w:name="_Toc124757205"/>
      <w:bookmarkStart w:id="72" w:name="_Toc124759460"/>
      <w:bookmarkStart w:id="73" w:name="_Toc124760912"/>
      <w:bookmarkStart w:id="74" w:name="_Toc124761002"/>
      <w:bookmarkStart w:id="75" w:name="_Toc124761152"/>
      <w:bookmarkStart w:id="76" w:name="_Toc124761249"/>
      <w:bookmarkStart w:id="77" w:name="_Toc182399120"/>
      <w:bookmarkStart w:id="78" w:name="_Toc182399558"/>
      <w:r w:rsidRPr="00175291">
        <w:rPr>
          <w:rFonts w:ascii="Times New Roman" w:hAnsi="Times New Roman" w:cs="Times New Roman"/>
          <w:b/>
          <w:color w:val="auto"/>
          <w:sz w:val="24"/>
          <w:szCs w:val="24"/>
        </w:rPr>
        <w:lastRenderedPageBreak/>
        <w:t>Chapitre 1 : Présentation de l’Ecole Nationale d’Informatique</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37FE5A1F" w14:textId="767C7DAB" w:rsidR="000B0605" w:rsidRPr="00175291" w:rsidRDefault="000B0605" w:rsidP="00175291">
      <w:pPr>
        <w:pStyle w:val="Titre3"/>
        <w:spacing w:line="360" w:lineRule="auto"/>
        <w:jc w:val="both"/>
        <w:rPr>
          <w:rFonts w:ascii="Times New Roman" w:hAnsi="Times New Roman" w:cs="Times New Roman"/>
          <w:b/>
          <w:color w:val="auto"/>
        </w:rPr>
      </w:pPr>
      <w:bookmarkStart w:id="79" w:name="_Toc120768601"/>
      <w:bookmarkStart w:id="80" w:name="_Toc120812345"/>
      <w:bookmarkStart w:id="81" w:name="_Toc121749111"/>
      <w:bookmarkStart w:id="82" w:name="_Toc121749160"/>
      <w:bookmarkStart w:id="83" w:name="_Toc121749188"/>
      <w:bookmarkStart w:id="84" w:name="_Toc121749214"/>
      <w:bookmarkStart w:id="85" w:name="_Toc121749235"/>
      <w:bookmarkStart w:id="86" w:name="_Toc124757206"/>
      <w:bookmarkStart w:id="87" w:name="_Toc124759461"/>
      <w:bookmarkStart w:id="88" w:name="_Toc124760913"/>
      <w:bookmarkStart w:id="89" w:name="_Toc124761003"/>
      <w:bookmarkStart w:id="90" w:name="_Toc124761153"/>
      <w:bookmarkStart w:id="91" w:name="_Toc124761250"/>
      <w:bookmarkStart w:id="92" w:name="_Toc182399121"/>
      <w:bookmarkStart w:id="93" w:name="_Toc182399559"/>
      <w:r w:rsidRPr="00175291">
        <w:rPr>
          <w:rFonts w:ascii="Times New Roman" w:hAnsi="Times New Roman" w:cs="Times New Roman"/>
          <w:b/>
          <w:color w:val="auto"/>
        </w:rPr>
        <w:t>1.1. Information d’ordre général</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175291">
        <w:rPr>
          <w:rFonts w:ascii="Times New Roman" w:hAnsi="Times New Roman" w:cs="Times New Roman"/>
          <w:b/>
          <w:color w:val="auto"/>
        </w:rPr>
        <w:t xml:space="preserve"> </w:t>
      </w:r>
    </w:p>
    <w:p w14:paraId="33D4385F"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w:t>
      </w:r>
    </w:p>
    <w:p w14:paraId="6F835792" w14:textId="77777777" w:rsidR="000B0605" w:rsidRPr="00175291" w:rsidRDefault="000B0605" w:rsidP="00175291">
      <w:pPr>
        <w:spacing w:after="0" w:line="360" w:lineRule="auto"/>
        <w:ind w:left="718"/>
        <w:jc w:val="both"/>
        <w:rPr>
          <w:rFonts w:ascii="Times New Roman" w:hAnsi="Times New Roman" w:cs="Times New Roman"/>
          <w:sz w:val="24"/>
          <w:szCs w:val="24"/>
        </w:rPr>
      </w:pPr>
      <w:r w:rsidRPr="00175291">
        <w:rPr>
          <w:rFonts w:ascii="Times New Roman" w:hAnsi="Times New Roman" w:cs="Times New Roman"/>
          <w:sz w:val="24"/>
          <w:szCs w:val="24"/>
        </w:rPr>
        <w:t xml:space="preserve">Le siège de l’Ecole se trouve à </w:t>
      </w:r>
      <w:proofErr w:type="spellStart"/>
      <w:r w:rsidRPr="00175291">
        <w:rPr>
          <w:rFonts w:ascii="Times New Roman" w:hAnsi="Times New Roman" w:cs="Times New Roman"/>
          <w:sz w:val="24"/>
          <w:szCs w:val="24"/>
        </w:rPr>
        <w:t>Tanambao</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Antaninarenina</w:t>
      </w:r>
      <w:proofErr w:type="spellEnd"/>
      <w:r w:rsidRPr="00175291">
        <w:rPr>
          <w:rFonts w:ascii="Times New Roman" w:hAnsi="Times New Roman" w:cs="Times New Roman"/>
          <w:sz w:val="24"/>
          <w:szCs w:val="24"/>
        </w:rPr>
        <w:t xml:space="preserve"> à Fianarantsoa.  </w:t>
      </w:r>
    </w:p>
    <w:p w14:paraId="1CC36BAF"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L’adresse pour la prise de contact avec l’Ecole est la suivante : Ecole Nationale d’Informatique (ENI) </w:t>
      </w:r>
      <w:proofErr w:type="spellStart"/>
      <w:r w:rsidRPr="00175291">
        <w:rPr>
          <w:rFonts w:ascii="Times New Roman" w:hAnsi="Times New Roman" w:cs="Times New Roman"/>
          <w:sz w:val="24"/>
          <w:szCs w:val="24"/>
        </w:rPr>
        <w:t>Tanambao</w:t>
      </w:r>
      <w:proofErr w:type="spellEnd"/>
      <w:r w:rsidRPr="00175291">
        <w:rPr>
          <w:rFonts w:ascii="Times New Roman" w:hAnsi="Times New Roman" w:cs="Times New Roman"/>
          <w:sz w:val="24"/>
          <w:szCs w:val="24"/>
        </w:rPr>
        <w:t xml:space="preserve">, Fianarantsoa. Le numéro de sa boîte postale est 1487 avec le code postal 301. Téléphone : 020 75 508 01. Son adresse électronique est la suivante : eni@univ-fianar.mg. Site Web : </w:t>
      </w:r>
      <w:hyperlink r:id="rId14">
        <w:r w:rsidRPr="00175291">
          <w:rPr>
            <w:rFonts w:ascii="Times New Roman" w:hAnsi="Times New Roman" w:cs="Times New Roman"/>
            <w:sz w:val="24"/>
            <w:szCs w:val="24"/>
          </w:rPr>
          <w:t>www.univ-fianar.mg/eni</w:t>
        </w:r>
      </w:hyperlink>
      <w:hyperlink r:id="rId15">
        <w:r w:rsidRPr="00175291">
          <w:rPr>
            <w:rFonts w:ascii="Times New Roman" w:hAnsi="Times New Roman" w:cs="Times New Roman"/>
            <w:sz w:val="24"/>
            <w:szCs w:val="24"/>
          </w:rPr>
          <w:t xml:space="preserve"> </w:t>
        </w:r>
      </w:hyperlink>
    </w:p>
    <w:p w14:paraId="1006E4EE" w14:textId="7AF410CB" w:rsidR="000B0605" w:rsidRPr="00175291" w:rsidRDefault="000B0605" w:rsidP="00175291">
      <w:pPr>
        <w:pStyle w:val="Titre3"/>
        <w:spacing w:line="360" w:lineRule="auto"/>
        <w:jc w:val="both"/>
        <w:rPr>
          <w:rFonts w:ascii="Times New Roman" w:hAnsi="Times New Roman" w:cs="Times New Roman"/>
          <w:b/>
          <w:color w:val="auto"/>
        </w:rPr>
      </w:pPr>
      <w:bookmarkStart w:id="94" w:name="_Toc120768602"/>
      <w:bookmarkStart w:id="95" w:name="_Toc120812346"/>
      <w:bookmarkStart w:id="96" w:name="_Toc121749112"/>
      <w:bookmarkStart w:id="97" w:name="_Toc121749161"/>
      <w:bookmarkStart w:id="98" w:name="_Toc121749189"/>
      <w:bookmarkStart w:id="99" w:name="_Toc121749215"/>
      <w:bookmarkStart w:id="100" w:name="_Toc121749236"/>
      <w:bookmarkStart w:id="101" w:name="_Toc124757207"/>
      <w:bookmarkStart w:id="102" w:name="_Toc124759462"/>
      <w:bookmarkStart w:id="103" w:name="_Toc124760914"/>
      <w:bookmarkStart w:id="104" w:name="_Toc124761004"/>
      <w:bookmarkStart w:id="105" w:name="_Toc124761154"/>
      <w:bookmarkStart w:id="106" w:name="_Toc124761251"/>
      <w:bookmarkStart w:id="107" w:name="_Toc182399122"/>
      <w:bookmarkStart w:id="108" w:name="_Toc182399560"/>
      <w:r w:rsidRPr="00175291">
        <w:rPr>
          <w:rFonts w:ascii="Times New Roman" w:hAnsi="Times New Roman" w:cs="Times New Roman"/>
          <w:b/>
          <w:color w:val="auto"/>
        </w:rPr>
        <w:t>1.2. Missions et historique</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175291">
        <w:rPr>
          <w:rFonts w:ascii="Times New Roman" w:hAnsi="Times New Roman" w:cs="Times New Roman"/>
          <w:b/>
          <w:color w:val="auto"/>
        </w:rPr>
        <w:t xml:space="preserve"> </w:t>
      </w:r>
    </w:p>
    <w:p w14:paraId="73893575" w14:textId="77777777" w:rsidR="000B0605" w:rsidRPr="00175291" w:rsidRDefault="000B0605" w:rsidP="00175291">
      <w:pPr>
        <w:spacing w:after="0" w:line="360" w:lineRule="auto"/>
        <w:ind w:left="-15" w:right="413"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L’ENI se positionne sur l’échiquier socio-éducatif malgache comme étant le plus puissant secteur de diffusion et de vulgarisation des connaissances et des technologies informatiques. </w:t>
      </w:r>
    </w:p>
    <w:p w14:paraId="71D4AFC7" w14:textId="77777777" w:rsidR="000B0605" w:rsidRPr="00175291" w:rsidRDefault="000B0605" w:rsidP="00175291">
      <w:pPr>
        <w:spacing w:after="0" w:line="360" w:lineRule="auto"/>
        <w:ind w:left="-15" w:right="9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Cette Ecole Supérieure peut être considérée aujourd’hui comme la vitrine et la pépinière des élites informaticiennes du pays. </w:t>
      </w:r>
    </w:p>
    <w:p w14:paraId="07686340"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s’est constituée de façon progressive au sein du Centre Universitaire Régional (CUR) de Fianarantsoa. </w:t>
      </w:r>
    </w:p>
    <w:p w14:paraId="4AB44EC3" w14:textId="77777777" w:rsidR="000B0605" w:rsidRPr="00175291" w:rsidRDefault="000B0605" w:rsidP="00175291">
      <w:pPr>
        <w:spacing w:after="0" w:line="360" w:lineRule="auto"/>
        <w:ind w:left="-15" w:right="4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14:paraId="023E77BE"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L’ENI a pour conséquent pour mission de former des spécialistes informaticiens compétents et opérationnels de différents niveaux notamment : </w:t>
      </w:r>
    </w:p>
    <w:p w14:paraId="318472E4" w14:textId="77777777" w:rsidR="000B0605" w:rsidRPr="00175291" w:rsidRDefault="000B0605" w:rsidP="00175291">
      <w:pPr>
        <w:numPr>
          <w:ilvl w:val="0"/>
          <w:numId w:val="9"/>
        </w:numPr>
        <w:spacing w:after="0" w:line="360" w:lineRule="auto"/>
        <w:ind w:right="403"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En fournissant à des étudiants des connaissances de base en informatique ; </w:t>
      </w:r>
    </w:p>
    <w:p w14:paraId="41385784" w14:textId="77777777" w:rsidR="000B0605" w:rsidRPr="00175291" w:rsidRDefault="000B0605" w:rsidP="00175291">
      <w:pPr>
        <w:numPr>
          <w:ilvl w:val="0"/>
          <w:numId w:val="9"/>
        </w:numPr>
        <w:spacing w:after="0" w:line="360" w:lineRule="auto"/>
        <w:ind w:right="403"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En leur transmettant le savoir-faire requis, à travers la professionnalisation des formations dispensées et en essayant une meilleure adéquation des formations par rapport aux besoins évolutifs des sociétés et des entreprises. </w:t>
      </w:r>
    </w:p>
    <w:p w14:paraId="298246C2" w14:textId="77777777" w:rsidR="000B0605" w:rsidRPr="00175291" w:rsidRDefault="000B0605" w:rsidP="00175291">
      <w:pPr>
        <w:numPr>
          <w:ilvl w:val="0"/>
          <w:numId w:val="9"/>
        </w:numPr>
        <w:spacing w:after="0" w:line="360" w:lineRule="auto"/>
        <w:ind w:right="403"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En initiant les étudiants aux activités de recherche dans les différents domaines des </w:t>
      </w:r>
    </w:p>
    <w:p w14:paraId="05E15839"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Technologies de l’information et de la communication (TIC).  </w:t>
      </w:r>
    </w:p>
    <w:p w14:paraId="31022AB8" w14:textId="77777777" w:rsidR="000B0605" w:rsidRPr="00175291" w:rsidRDefault="000B0605" w:rsidP="00175291">
      <w:pPr>
        <w:spacing w:after="0" w:line="360" w:lineRule="auto"/>
        <w:ind w:left="-15" w:right="412"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L’implantation de cette Ecole Supérieure de technologie de pointe dans un pays en développement et dans une Province (ou </w:t>
      </w:r>
      <w:proofErr w:type="spellStart"/>
      <w:r w:rsidRPr="00175291">
        <w:rPr>
          <w:rFonts w:ascii="Times New Roman" w:hAnsi="Times New Roman" w:cs="Times New Roman"/>
          <w:sz w:val="24"/>
          <w:szCs w:val="24"/>
        </w:rPr>
        <w:t>Faritany</w:t>
      </w:r>
      <w:proofErr w:type="spellEnd"/>
      <w:r w:rsidRPr="00175291">
        <w:rPr>
          <w:rFonts w:ascii="Times New Roman" w:hAnsi="Times New Roman" w:cs="Times New Roman"/>
          <w:sz w:val="24"/>
          <w:szCs w:val="24"/>
        </w:rPr>
        <w:t xml:space="preserve">) à tissu économique et industriel faiblement développé ne l’a pourtant pas défavorisée, ni empêchée de former des </w:t>
      </w:r>
      <w:r w:rsidRPr="00175291">
        <w:rPr>
          <w:rFonts w:ascii="Times New Roman" w:hAnsi="Times New Roman" w:cs="Times New Roman"/>
          <w:sz w:val="24"/>
          <w:szCs w:val="24"/>
        </w:rPr>
        <w:lastRenderedPageBreak/>
        <w:t xml:space="preserve">spécialistes informaticiens de bon niveau, qui sont recherchés par les entreprises, les sociétés et les organismes publics et privés sur le marché de l’emploi. </w:t>
      </w:r>
    </w:p>
    <w:p w14:paraId="3B2DAE89" w14:textId="77777777" w:rsidR="000B0605" w:rsidRPr="00175291" w:rsidRDefault="000B0605" w:rsidP="00175291">
      <w:pPr>
        <w:spacing w:after="0" w:line="360" w:lineRule="auto"/>
        <w:ind w:right="415"/>
        <w:jc w:val="both"/>
        <w:rPr>
          <w:rFonts w:ascii="Times New Roman" w:hAnsi="Times New Roman" w:cs="Times New Roman"/>
          <w:sz w:val="24"/>
          <w:szCs w:val="24"/>
        </w:rPr>
      </w:pPr>
      <w:r w:rsidRPr="00175291">
        <w:rPr>
          <w:rFonts w:ascii="Times New Roman" w:hAnsi="Times New Roman" w:cs="Times New Roman"/>
          <w:sz w:val="24"/>
          <w:szCs w:val="24"/>
        </w:rPr>
        <w:t xml:space="preserve">La filière de formation d’Analystes Programmeurs a été mise en place à l’Ecole en 1983, et a été gelée par la suite en 1996, tandis que la filière de formation d’ingénieurs a été ouverte à l’Ecole en 1986.  </w:t>
      </w:r>
    </w:p>
    <w:p w14:paraId="628D8181" w14:textId="77777777" w:rsidR="000B0605" w:rsidRPr="00175291" w:rsidRDefault="000B0605" w:rsidP="00175291">
      <w:pPr>
        <w:spacing w:after="0" w:line="360" w:lineRule="auto"/>
        <w:ind w:left="-15" w:right="410"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14:paraId="69AE137E"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Une formation pour l’obtention de la certification CCNA et / ou NETWORK + appelée « CISCO Networking </w:t>
      </w:r>
      <w:proofErr w:type="spellStart"/>
      <w:r w:rsidRPr="00175291">
        <w:rPr>
          <w:rFonts w:ascii="Times New Roman" w:hAnsi="Times New Roman" w:cs="Times New Roman"/>
          <w:sz w:val="24"/>
          <w:szCs w:val="24"/>
        </w:rPr>
        <w:t>Academy</w:t>
      </w:r>
      <w:proofErr w:type="spellEnd"/>
      <w:r w:rsidRPr="00175291">
        <w:rPr>
          <w:rFonts w:ascii="Times New Roman" w:hAnsi="Times New Roman" w:cs="Times New Roman"/>
          <w:sz w:val="24"/>
          <w:szCs w:val="24"/>
        </w:rPr>
        <w:t xml:space="preserve"> » a été créée à l’Ecole en 2002-2003 grâce au partenariat avec CISCO SYSTEM et l’Ecole Supérieure Polytechnique d’Antananarivo (ESPA). Cependant, cette formation n’avait pas duré longtemps.  </w:t>
      </w:r>
    </w:p>
    <w:p w14:paraId="562EBC9D"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Une formation de troisième cycle a été ouverte à l’Ecole a été ouverte à l’Ecole depuis l’année 2003 – 2004 grâce à la coopération académique et scientifique entre l’Université de </w:t>
      </w:r>
    </w:p>
    <w:p w14:paraId="5A06A5D4"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Fianarantsoa pour le compte de l’ENI et l’Université Paul Sabatier de Toulouse (UPST). Cette filière avait pour objectif de former certains étudiants à la recherche dans les différents domaines de l’Informatique, et notamment pour préparer la relève des Enseignants-Chercheurs qui étaient en poste.  </w:t>
      </w:r>
    </w:p>
    <w:p w14:paraId="4C14AB34" w14:textId="77777777" w:rsidR="000B0605" w:rsidRPr="00175291" w:rsidRDefault="000B0605" w:rsidP="00175291">
      <w:pPr>
        <w:spacing w:after="0" w:line="360" w:lineRule="auto"/>
        <w:ind w:left="10" w:right="403"/>
        <w:jc w:val="both"/>
        <w:rPr>
          <w:rFonts w:ascii="Times New Roman" w:hAnsi="Times New Roman" w:cs="Times New Roman"/>
          <w:sz w:val="24"/>
          <w:szCs w:val="24"/>
        </w:rPr>
      </w:pPr>
      <w:r w:rsidRPr="00175291">
        <w:rPr>
          <w:rFonts w:ascii="Times New Roman" w:hAnsi="Times New Roman" w:cs="Times New Roman"/>
          <w:sz w:val="24"/>
          <w:szCs w:val="24"/>
        </w:rPr>
        <w:t xml:space="preserve">Pendant l’année 2007-2008, la formation en vue de l’obtention du diplôme de Licence </w:t>
      </w:r>
    </w:p>
    <w:p w14:paraId="4FF8C70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Professionnelle en Informatique a été mise en place à l’ENI avec les deux options suivantes de formation :  </w:t>
      </w:r>
    </w:p>
    <w:p w14:paraId="15F828EB" w14:textId="77777777" w:rsidR="000B0605" w:rsidRPr="00175291" w:rsidRDefault="000B0605" w:rsidP="00175291">
      <w:pPr>
        <w:numPr>
          <w:ilvl w:val="0"/>
          <w:numId w:val="10"/>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Génie Logiciel et base de Données. </w:t>
      </w:r>
    </w:p>
    <w:p w14:paraId="6C467CE3" w14:textId="77777777" w:rsidR="000B0605" w:rsidRPr="00175291" w:rsidRDefault="000B0605" w:rsidP="00175291">
      <w:pPr>
        <w:numPr>
          <w:ilvl w:val="0"/>
          <w:numId w:val="10"/>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Administration des Système et réseaux. </w:t>
      </w:r>
    </w:p>
    <w:p w14:paraId="6731EF2C" w14:textId="77777777" w:rsidR="000B0605" w:rsidRPr="00175291" w:rsidRDefault="000B0605" w:rsidP="00175291">
      <w:pPr>
        <w:spacing w:after="0" w:line="360" w:lineRule="auto"/>
        <w:ind w:left="-15" w:right="18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 mise en place à l’Ecole de ces deux options de formation devait répondre au besoin de basculement vers le système Licence – Master – Doctorat (LMD).  </w:t>
      </w:r>
    </w:p>
    <w:p w14:paraId="01B15B9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Mais la filière de formation des Techniciens Supérieurs en Maintenance des Systèmes Informatiques a été gelée en 2009.  </w:t>
      </w:r>
    </w:p>
    <w:p w14:paraId="0C13FD03" w14:textId="77777777" w:rsidR="000B0605" w:rsidRPr="00175291" w:rsidRDefault="000B0605" w:rsidP="00175291">
      <w:pPr>
        <w:spacing w:after="0" w:line="360" w:lineRule="auto"/>
        <w:ind w:left="-15" w:right="410"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w:t>
      </w:r>
    </w:p>
    <w:p w14:paraId="75DE1C4E" w14:textId="3D607A97" w:rsidR="000B0605" w:rsidRPr="00175291" w:rsidRDefault="000B0605" w:rsidP="00175291">
      <w:pPr>
        <w:pStyle w:val="Titre3"/>
        <w:spacing w:line="360" w:lineRule="auto"/>
        <w:jc w:val="both"/>
        <w:rPr>
          <w:rFonts w:ascii="Times New Roman" w:hAnsi="Times New Roman" w:cs="Times New Roman"/>
          <w:b/>
          <w:color w:val="auto"/>
        </w:rPr>
      </w:pPr>
      <w:bookmarkStart w:id="109" w:name="_Toc120768603"/>
      <w:bookmarkStart w:id="110" w:name="_Toc120812347"/>
      <w:bookmarkStart w:id="111" w:name="_Toc121749113"/>
      <w:bookmarkStart w:id="112" w:name="_Toc121749162"/>
      <w:bookmarkStart w:id="113" w:name="_Toc121749190"/>
      <w:bookmarkStart w:id="114" w:name="_Toc121749216"/>
      <w:bookmarkStart w:id="115" w:name="_Toc121749237"/>
      <w:bookmarkStart w:id="116" w:name="_Toc124757208"/>
      <w:bookmarkStart w:id="117" w:name="_Toc124759463"/>
      <w:bookmarkStart w:id="118" w:name="_Toc124760915"/>
      <w:bookmarkStart w:id="119" w:name="_Toc124761005"/>
      <w:bookmarkStart w:id="120" w:name="_Toc124761155"/>
      <w:bookmarkStart w:id="121" w:name="_Toc124761252"/>
      <w:bookmarkStart w:id="122" w:name="_Toc182399123"/>
      <w:bookmarkStart w:id="123" w:name="_Toc182399561"/>
      <w:r w:rsidRPr="00175291">
        <w:rPr>
          <w:rFonts w:ascii="Times New Roman" w:hAnsi="Times New Roman" w:cs="Times New Roman"/>
          <w:b/>
          <w:color w:val="auto"/>
        </w:rPr>
        <w:lastRenderedPageBreak/>
        <w:t>1.3. Organigramme institutionnel de l’ENI</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175291">
        <w:rPr>
          <w:rFonts w:ascii="Times New Roman" w:hAnsi="Times New Roman" w:cs="Times New Roman"/>
          <w:b/>
          <w:color w:val="auto"/>
        </w:rPr>
        <w:t xml:space="preserve"> </w:t>
      </w:r>
    </w:p>
    <w:p w14:paraId="64F0C05B"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Cet organigramme de l’Ecole est inspiré des dispositions du décret N° 83-185 du 23 Mai 1983. </w:t>
      </w:r>
    </w:p>
    <w:p w14:paraId="0310408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L’ENI est administrée par un conseil d’Ecole, et dirigée par un directeur nommé par un décret adopté en conseil des Ministres. </w:t>
      </w:r>
    </w:p>
    <w:p w14:paraId="21870F05"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Le Collège des enseignants regroupant tous les enseignants-chercheurs de l’Ecole est chargé de résoudre les problèmes liés à l’organisation pédagogique des enseignements ainsi que à l’élaboration des emplois du temps. </w:t>
      </w:r>
    </w:p>
    <w:p w14:paraId="5558063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Conseil Scientifique propose les orientations pédagogiques et scientifiques de l’établissement, en tenant compte notamment de l’évolution du marché de travail et de l’adéquation des formations dispensées par rapport aux besoins des entreprises. </w:t>
      </w:r>
    </w:p>
    <w:p w14:paraId="2CF33CD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Trois départements de formation caractérisent l’organigramme : </w:t>
      </w:r>
    </w:p>
    <w:p w14:paraId="0A716A7C" w14:textId="77777777" w:rsidR="000B0605" w:rsidRPr="00175291" w:rsidRDefault="000B0605" w:rsidP="00175291">
      <w:pPr>
        <w:numPr>
          <w:ilvl w:val="0"/>
          <w:numId w:val="11"/>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 département de formation théorique à l’intérieur de l’Ecole ; </w:t>
      </w:r>
    </w:p>
    <w:p w14:paraId="3C0EC5E1" w14:textId="77777777" w:rsidR="000B0605" w:rsidRPr="00175291" w:rsidRDefault="000B0605" w:rsidP="00175291">
      <w:pPr>
        <w:numPr>
          <w:ilvl w:val="0"/>
          <w:numId w:val="11"/>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 département de formation pratique pour la coordination et la supervision des stages en entreprise et des voyages d’études ; </w:t>
      </w:r>
    </w:p>
    <w:p w14:paraId="1DCA105F"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département de formation doctorale pour l’organisation de la formation de 3ème cycle. </w:t>
      </w:r>
    </w:p>
    <w:p w14:paraId="6BE2D8D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La figure 1 présente l’organigramme actuel de l’Ecole. </w:t>
      </w:r>
    </w:p>
    <w:p w14:paraId="78A673A5" w14:textId="77777777" w:rsidR="000B0605" w:rsidRPr="00175291" w:rsidRDefault="000B0605" w:rsidP="00175291">
      <w:pPr>
        <w:keepNext/>
        <w:spacing w:after="11" w:line="360" w:lineRule="auto"/>
        <w:ind w:left="31"/>
        <w:jc w:val="both"/>
        <w:rPr>
          <w:rFonts w:ascii="Times New Roman" w:hAnsi="Times New Roman" w:cs="Times New Roman"/>
          <w:sz w:val="24"/>
          <w:szCs w:val="24"/>
        </w:rPr>
      </w:pPr>
      <w:r w:rsidRPr="00175291">
        <w:rPr>
          <w:rFonts w:ascii="Times New Roman" w:eastAsia="Calibri" w:hAnsi="Times New Roman" w:cs="Times New Roman"/>
          <w:noProof/>
          <w:sz w:val="24"/>
          <w:szCs w:val="24"/>
        </w:rPr>
        <mc:AlternateContent>
          <mc:Choice Requires="wpg">
            <w:drawing>
              <wp:inline distT="0" distB="0" distL="0" distR="0" wp14:anchorId="5ACE9F0E" wp14:editId="43B8B82C">
                <wp:extent cx="5923915" cy="3214370"/>
                <wp:effectExtent l="5080" t="4445" r="0" b="635"/>
                <wp:docPr id="20"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3915" cy="3214370"/>
                          <a:chOff x="23780" y="21668"/>
                          <a:chExt cx="65560" cy="32263"/>
                        </a:xfrm>
                      </wpg:grpSpPr>
                      <wpg:grpSp>
                        <wpg:cNvPr id="21" name="Groupe 4"/>
                        <wpg:cNvGrpSpPr>
                          <a:grpSpLocks/>
                        </wpg:cNvGrpSpPr>
                        <wpg:grpSpPr bwMode="auto">
                          <a:xfrm>
                            <a:off x="23841" y="21729"/>
                            <a:ext cx="65499" cy="32141"/>
                            <a:chOff x="0" y="0"/>
                            <a:chExt cx="65499" cy="32141"/>
                          </a:xfrm>
                        </wpg:grpSpPr>
                        <wps:wsp>
                          <wps:cNvPr id="22" name="Rectangle 6"/>
                          <wps:cNvSpPr>
                            <a:spLocks noChangeArrowheads="1"/>
                          </wps:cNvSpPr>
                          <wps:spPr bwMode="auto">
                            <a:xfrm>
                              <a:off x="0" y="0"/>
                              <a:ext cx="59237" cy="32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251E5" w14:textId="77777777" w:rsidR="00AF5AA6" w:rsidRDefault="00AF5AA6" w:rsidP="000B0605">
                                <w:pPr>
                                  <w:spacing w:after="0" w:line="240" w:lineRule="auto"/>
                                  <w:textDirection w:val="btLr"/>
                                </w:pPr>
                              </w:p>
                            </w:txbxContent>
                          </wps:txbx>
                          <wps:bodyPr rot="0" vert="horz" wrap="square" lIns="91425" tIns="91425" rIns="91425" bIns="91425" anchor="ctr" anchorCtr="0" upright="1">
                            <a:noAutofit/>
                          </wps:bodyPr>
                        </wps:wsp>
                        <wps:wsp>
                          <wps:cNvPr id="23" name="Forme libre : forme 7"/>
                          <wps:cNvSpPr>
                            <a:spLocks/>
                          </wps:cNvSpPr>
                          <wps:spPr bwMode="auto">
                            <a:xfrm>
                              <a:off x="29626" y="2956"/>
                              <a:ext cx="21956" cy="1859"/>
                            </a:xfrm>
                            <a:custGeom>
                              <a:avLst/>
                              <a:gdLst>
                                <a:gd name="T0" fmla="*/ 0 w 2195576"/>
                                <a:gd name="T1" fmla="*/ 0 h 185928"/>
                                <a:gd name="T2" fmla="*/ 0 w 2195576"/>
                                <a:gd name="T3" fmla="*/ 92964 h 185928"/>
                                <a:gd name="T4" fmla="*/ 2195576 w 2195576"/>
                                <a:gd name="T5" fmla="*/ 92964 h 185928"/>
                                <a:gd name="T6" fmla="*/ 2195576 w 2195576"/>
                                <a:gd name="T7" fmla="*/ 185928 h 185928"/>
                              </a:gdLst>
                              <a:ahLst/>
                              <a:cxnLst>
                                <a:cxn ang="0">
                                  <a:pos x="T0" y="T1"/>
                                </a:cxn>
                                <a:cxn ang="0">
                                  <a:pos x="T2" y="T3"/>
                                </a:cxn>
                                <a:cxn ang="0">
                                  <a:pos x="T4" y="T5"/>
                                </a:cxn>
                                <a:cxn ang="0">
                                  <a:pos x="T6" y="T7"/>
                                </a:cxn>
                              </a:cxnLst>
                              <a:rect l="0" t="0" r="r" b="b"/>
                              <a:pathLst>
                                <a:path w="2195576" h="185928" extrusionOk="0">
                                  <a:moveTo>
                                    <a:pt x="0" y="0"/>
                                  </a:moveTo>
                                  <a:lnTo>
                                    <a:pt x="0" y="92964"/>
                                  </a:lnTo>
                                  <a:lnTo>
                                    <a:pt x="2195576" y="92964"/>
                                  </a:lnTo>
                                  <a:lnTo>
                                    <a:pt x="2195576"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 name="Forme libre : forme 8"/>
                          <wps:cNvSpPr>
                            <a:spLocks/>
                          </wps:cNvSpPr>
                          <wps:spPr bwMode="auto">
                            <a:xfrm>
                              <a:off x="34091" y="13289"/>
                              <a:ext cx="1329" cy="16646"/>
                            </a:xfrm>
                            <a:custGeom>
                              <a:avLst/>
                              <a:gdLst>
                                <a:gd name="T0" fmla="*/ 0 w 132842"/>
                                <a:gd name="T1" fmla="*/ 0 h 1664590"/>
                                <a:gd name="T2" fmla="*/ 0 w 132842"/>
                                <a:gd name="T3" fmla="*/ 1664590 h 1664590"/>
                                <a:gd name="T4" fmla="*/ 132842 w 132842"/>
                                <a:gd name="T5" fmla="*/ 1664590 h 1664590"/>
                              </a:gdLst>
                              <a:ahLst/>
                              <a:cxnLst>
                                <a:cxn ang="0">
                                  <a:pos x="T0" y="T1"/>
                                </a:cxn>
                                <a:cxn ang="0">
                                  <a:pos x="T2" y="T3"/>
                                </a:cxn>
                                <a:cxn ang="0">
                                  <a:pos x="T4" y="T5"/>
                                </a:cxn>
                              </a:cxnLst>
                              <a:rect l="0" t="0" r="r" b="b"/>
                              <a:pathLst>
                                <a:path w="132842" h="1664590" extrusionOk="0">
                                  <a:moveTo>
                                    <a:pt x="0" y="0"/>
                                  </a:moveTo>
                                  <a:lnTo>
                                    <a:pt x="0" y="1664590"/>
                                  </a:lnTo>
                                  <a:lnTo>
                                    <a:pt x="132842" y="16645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 name="Forme libre : forme 11"/>
                          <wps:cNvSpPr>
                            <a:spLocks/>
                          </wps:cNvSpPr>
                          <wps:spPr bwMode="auto">
                            <a:xfrm>
                              <a:off x="34091" y="13289"/>
                              <a:ext cx="1329" cy="10359"/>
                            </a:xfrm>
                            <a:custGeom>
                              <a:avLst/>
                              <a:gdLst>
                                <a:gd name="T0" fmla="*/ 0 w 132842"/>
                                <a:gd name="T1" fmla="*/ 0 h 1035940"/>
                                <a:gd name="T2" fmla="*/ 0 w 132842"/>
                                <a:gd name="T3" fmla="*/ 1035940 h 1035940"/>
                                <a:gd name="T4" fmla="*/ 132842 w 132842"/>
                                <a:gd name="T5" fmla="*/ 1035940 h 1035940"/>
                              </a:gdLst>
                              <a:ahLst/>
                              <a:cxnLst>
                                <a:cxn ang="0">
                                  <a:pos x="T0" y="T1"/>
                                </a:cxn>
                                <a:cxn ang="0">
                                  <a:pos x="T2" y="T3"/>
                                </a:cxn>
                                <a:cxn ang="0">
                                  <a:pos x="T4" y="T5"/>
                                </a:cxn>
                              </a:cxnLst>
                              <a:rect l="0" t="0" r="r" b="b"/>
                              <a:pathLst>
                                <a:path w="132842" h="1035940" extrusionOk="0">
                                  <a:moveTo>
                                    <a:pt x="0" y="0"/>
                                  </a:moveTo>
                                  <a:lnTo>
                                    <a:pt x="0" y="1035940"/>
                                  </a:lnTo>
                                  <a:lnTo>
                                    <a:pt x="132842" y="103594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 name="Forme libre : forme 12"/>
                          <wps:cNvSpPr>
                            <a:spLocks/>
                          </wps:cNvSpPr>
                          <wps:spPr bwMode="auto">
                            <a:xfrm>
                              <a:off x="34091" y="13289"/>
                              <a:ext cx="1329" cy="4073"/>
                            </a:xfrm>
                            <a:custGeom>
                              <a:avLst/>
                              <a:gdLst>
                                <a:gd name="T0" fmla="*/ 0 w 132842"/>
                                <a:gd name="T1" fmla="*/ 0 h 407290"/>
                                <a:gd name="T2" fmla="*/ 0 w 132842"/>
                                <a:gd name="T3" fmla="*/ 407290 h 407290"/>
                                <a:gd name="T4" fmla="*/ 132842 w 132842"/>
                                <a:gd name="T5" fmla="*/ 407290 h 407290"/>
                              </a:gdLst>
                              <a:ahLst/>
                              <a:cxnLst>
                                <a:cxn ang="0">
                                  <a:pos x="T0" y="T1"/>
                                </a:cxn>
                                <a:cxn ang="0">
                                  <a:pos x="T2" y="T3"/>
                                </a:cxn>
                                <a:cxn ang="0">
                                  <a:pos x="T4" y="T5"/>
                                </a:cxn>
                              </a:cxnLst>
                              <a:rect l="0" t="0" r="r" b="b"/>
                              <a:pathLst>
                                <a:path w="132842" h="407290" extrusionOk="0">
                                  <a:moveTo>
                                    <a:pt x="0" y="0"/>
                                  </a:moveTo>
                                  <a:lnTo>
                                    <a:pt x="0" y="407290"/>
                                  </a:lnTo>
                                  <a:lnTo>
                                    <a:pt x="132842" y="4072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 name="Forme libre : forme 13"/>
                          <wps:cNvSpPr>
                            <a:spLocks/>
                          </wps:cNvSpPr>
                          <wps:spPr bwMode="auto">
                            <a:xfrm>
                              <a:off x="26395" y="6995"/>
                              <a:ext cx="11242" cy="1859"/>
                            </a:xfrm>
                            <a:custGeom>
                              <a:avLst/>
                              <a:gdLst>
                                <a:gd name="T0" fmla="*/ 0 w 1124204"/>
                                <a:gd name="T1" fmla="*/ 0 h 185928"/>
                                <a:gd name="T2" fmla="*/ 0 w 1124204"/>
                                <a:gd name="T3" fmla="*/ 92964 h 185928"/>
                                <a:gd name="T4" fmla="*/ 1124204 w 1124204"/>
                                <a:gd name="T5" fmla="*/ 92964 h 185928"/>
                                <a:gd name="T6" fmla="*/ 1124204 w 1124204"/>
                                <a:gd name="T7" fmla="*/ 185928 h 185928"/>
                              </a:gdLst>
                              <a:ahLst/>
                              <a:cxnLst>
                                <a:cxn ang="0">
                                  <a:pos x="T0" y="T1"/>
                                </a:cxn>
                                <a:cxn ang="0">
                                  <a:pos x="T2" y="T3"/>
                                </a:cxn>
                                <a:cxn ang="0">
                                  <a:pos x="T4" y="T5"/>
                                </a:cxn>
                                <a:cxn ang="0">
                                  <a:pos x="T6" y="T7"/>
                                </a:cxn>
                              </a:cxnLst>
                              <a:rect l="0" t="0" r="r" b="b"/>
                              <a:pathLst>
                                <a:path w="1124204" h="185928" extrusionOk="0">
                                  <a:moveTo>
                                    <a:pt x="0" y="0"/>
                                  </a:moveTo>
                                  <a:lnTo>
                                    <a:pt x="0" y="92964"/>
                                  </a:lnTo>
                                  <a:lnTo>
                                    <a:pt x="1124204" y="92964"/>
                                  </a:lnTo>
                                  <a:lnTo>
                                    <a:pt x="1124204" y="185928"/>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 name="Forme libre : forme 14"/>
                          <wps:cNvSpPr>
                            <a:spLocks/>
                          </wps:cNvSpPr>
                          <wps:spPr bwMode="auto">
                            <a:xfrm>
                              <a:off x="11612" y="13289"/>
                              <a:ext cx="1329" cy="16646"/>
                            </a:xfrm>
                            <a:custGeom>
                              <a:avLst/>
                              <a:gdLst>
                                <a:gd name="T0" fmla="*/ 0 w 132842"/>
                                <a:gd name="T1" fmla="*/ 0 h 1664590"/>
                                <a:gd name="T2" fmla="*/ 0 w 132842"/>
                                <a:gd name="T3" fmla="*/ 1664590 h 1664590"/>
                                <a:gd name="T4" fmla="*/ 132842 w 132842"/>
                                <a:gd name="T5" fmla="*/ 1664590 h 1664590"/>
                              </a:gdLst>
                              <a:ahLst/>
                              <a:cxnLst>
                                <a:cxn ang="0">
                                  <a:pos x="T0" y="T1"/>
                                </a:cxn>
                                <a:cxn ang="0">
                                  <a:pos x="T2" y="T3"/>
                                </a:cxn>
                                <a:cxn ang="0">
                                  <a:pos x="T4" y="T5"/>
                                </a:cxn>
                              </a:cxnLst>
                              <a:rect l="0" t="0" r="r" b="b"/>
                              <a:pathLst>
                                <a:path w="132842" h="1664590" extrusionOk="0">
                                  <a:moveTo>
                                    <a:pt x="0" y="0"/>
                                  </a:moveTo>
                                  <a:lnTo>
                                    <a:pt x="0" y="1664590"/>
                                  </a:lnTo>
                                  <a:lnTo>
                                    <a:pt x="132842" y="16645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 name="Forme libre : forme 15"/>
                          <wps:cNvSpPr>
                            <a:spLocks/>
                          </wps:cNvSpPr>
                          <wps:spPr bwMode="auto">
                            <a:xfrm>
                              <a:off x="11612" y="13289"/>
                              <a:ext cx="1329" cy="10359"/>
                            </a:xfrm>
                            <a:custGeom>
                              <a:avLst/>
                              <a:gdLst>
                                <a:gd name="T0" fmla="*/ 0 w 132842"/>
                                <a:gd name="T1" fmla="*/ 0 h 1035940"/>
                                <a:gd name="T2" fmla="*/ 0 w 132842"/>
                                <a:gd name="T3" fmla="*/ 1035940 h 1035940"/>
                                <a:gd name="T4" fmla="*/ 132842 w 132842"/>
                                <a:gd name="T5" fmla="*/ 1035940 h 1035940"/>
                              </a:gdLst>
                              <a:ahLst/>
                              <a:cxnLst>
                                <a:cxn ang="0">
                                  <a:pos x="T0" y="T1"/>
                                </a:cxn>
                                <a:cxn ang="0">
                                  <a:pos x="T2" y="T3"/>
                                </a:cxn>
                                <a:cxn ang="0">
                                  <a:pos x="T4" y="T5"/>
                                </a:cxn>
                              </a:cxnLst>
                              <a:rect l="0" t="0" r="r" b="b"/>
                              <a:pathLst>
                                <a:path w="132842" h="1035940" extrusionOk="0">
                                  <a:moveTo>
                                    <a:pt x="0" y="0"/>
                                  </a:moveTo>
                                  <a:lnTo>
                                    <a:pt x="0" y="1035940"/>
                                  </a:lnTo>
                                  <a:lnTo>
                                    <a:pt x="132842" y="103594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 name="Forme libre : forme 16"/>
                          <wps:cNvSpPr>
                            <a:spLocks/>
                          </wps:cNvSpPr>
                          <wps:spPr bwMode="auto">
                            <a:xfrm>
                              <a:off x="11612" y="13289"/>
                              <a:ext cx="1329" cy="4073"/>
                            </a:xfrm>
                            <a:custGeom>
                              <a:avLst/>
                              <a:gdLst>
                                <a:gd name="T0" fmla="*/ 0 w 132842"/>
                                <a:gd name="T1" fmla="*/ 0 h 407290"/>
                                <a:gd name="T2" fmla="*/ 0 w 132842"/>
                                <a:gd name="T3" fmla="*/ 407290 h 407290"/>
                                <a:gd name="T4" fmla="*/ 132842 w 132842"/>
                                <a:gd name="T5" fmla="*/ 407290 h 407290"/>
                              </a:gdLst>
                              <a:ahLst/>
                              <a:cxnLst>
                                <a:cxn ang="0">
                                  <a:pos x="T0" y="T1"/>
                                </a:cxn>
                                <a:cxn ang="0">
                                  <a:pos x="T2" y="T3"/>
                                </a:cxn>
                                <a:cxn ang="0">
                                  <a:pos x="T4" y="T5"/>
                                </a:cxn>
                              </a:cxnLst>
                              <a:rect l="0" t="0" r="r" b="b"/>
                              <a:pathLst>
                                <a:path w="132842" h="407290" extrusionOk="0">
                                  <a:moveTo>
                                    <a:pt x="0" y="0"/>
                                  </a:moveTo>
                                  <a:lnTo>
                                    <a:pt x="0" y="407290"/>
                                  </a:lnTo>
                                  <a:lnTo>
                                    <a:pt x="132842" y="407290"/>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 name="Forme libre : forme 17"/>
                          <wps:cNvSpPr>
                            <a:spLocks/>
                          </wps:cNvSpPr>
                          <wps:spPr bwMode="auto">
                            <a:xfrm>
                              <a:off x="15148" y="6995"/>
                              <a:ext cx="11242" cy="1859"/>
                            </a:xfrm>
                            <a:custGeom>
                              <a:avLst/>
                              <a:gdLst>
                                <a:gd name="T0" fmla="*/ 1124204 w 1124204"/>
                                <a:gd name="T1" fmla="*/ 0 h 185928"/>
                                <a:gd name="T2" fmla="*/ 1124204 w 1124204"/>
                                <a:gd name="T3" fmla="*/ 92964 h 185928"/>
                                <a:gd name="T4" fmla="*/ 0 w 1124204"/>
                                <a:gd name="T5" fmla="*/ 92964 h 185928"/>
                                <a:gd name="T6" fmla="*/ 0 w 1124204"/>
                                <a:gd name="T7" fmla="*/ 185928 h 185928"/>
                              </a:gdLst>
                              <a:ahLst/>
                              <a:cxnLst>
                                <a:cxn ang="0">
                                  <a:pos x="T0" y="T1"/>
                                </a:cxn>
                                <a:cxn ang="0">
                                  <a:pos x="T2" y="T3"/>
                                </a:cxn>
                                <a:cxn ang="0">
                                  <a:pos x="T4" y="T5"/>
                                </a:cxn>
                                <a:cxn ang="0">
                                  <a:pos x="T6" y="T7"/>
                                </a:cxn>
                              </a:cxnLst>
                              <a:rect l="0" t="0" r="r" b="b"/>
                              <a:pathLst>
                                <a:path w="1124204" h="185928" extrusionOk="0">
                                  <a:moveTo>
                                    <a:pt x="1124204" y="0"/>
                                  </a:moveTo>
                                  <a:lnTo>
                                    <a:pt x="1124204" y="92964"/>
                                  </a:lnTo>
                                  <a:lnTo>
                                    <a:pt x="0" y="92964"/>
                                  </a:lnTo>
                                  <a:lnTo>
                                    <a:pt x="0" y="185928"/>
                                  </a:lnTo>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 name="Forme libre : forme 18"/>
                          <wps:cNvSpPr>
                            <a:spLocks/>
                          </wps:cNvSpPr>
                          <wps:spPr bwMode="auto">
                            <a:xfrm>
                              <a:off x="26395" y="2956"/>
                              <a:ext cx="3236" cy="1859"/>
                            </a:xfrm>
                            <a:custGeom>
                              <a:avLst/>
                              <a:gdLst>
                                <a:gd name="T0" fmla="*/ 323596 w 323596"/>
                                <a:gd name="T1" fmla="*/ 0 h 185928"/>
                                <a:gd name="T2" fmla="*/ 323596 w 323596"/>
                                <a:gd name="T3" fmla="*/ 92964 h 185928"/>
                                <a:gd name="T4" fmla="*/ 0 w 323596"/>
                                <a:gd name="T5" fmla="*/ 92964 h 185928"/>
                                <a:gd name="T6" fmla="*/ 0 w 323596"/>
                                <a:gd name="T7" fmla="*/ 185928 h 185928"/>
                              </a:gdLst>
                              <a:ahLst/>
                              <a:cxnLst>
                                <a:cxn ang="0">
                                  <a:pos x="T0" y="T1"/>
                                </a:cxn>
                                <a:cxn ang="0">
                                  <a:pos x="T2" y="T3"/>
                                </a:cxn>
                                <a:cxn ang="0">
                                  <a:pos x="T4" y="T5"/>
                                </a:cxn>
                                <a:cxn ang="0">
                                  <a:pos x="T6" y="T7"/>
                                </a:cxn>
                              </a:cxnLst>
                              <a:rect l="0" t="0" r="r" b="b"/>
                              <a:pathLst>
                                <a:path w="323596" h="185928" extrusionOk="0">
                                  <a:moveTo>
                                    <a:pt x="323596" y="0"/>
                                  </a:moveTo>
                                  <a:lnTo>
                                    <a:pt x="323596"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Forme libre : forme 19"/>
                          <wps:cNvSpPr>
                            <a:spLocks/>
                          </wps:cNvSpPr>
                          <wps:spPr bwMode="auto">
                            <a:xfrm>
                              <a:off x="4434" y="2956"/>
                              <a:ext cx="25192" cy="185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5" name="Forme libre : forme 20"/>
                          <wps:cNvSpPr>
                            <a:spLocks/>
                          </wps:cNvSpPr>
                          <wps:spPr bwMode="auto">
                            <a:xfrm>
                              <a:off x="21092" y="0"/>
                              <a:ext cx="17068" cy="2956"/>
                            </a:xfrm>
                            <a:custGeom>
                              <a:avLst/>
                              <a:gdLst>
                                <a:gd name="T0" fmla="*/ 0 w 1706880"/>
                                <a:gd name="T1" fmla="*/ 0 h 295656"/>
                                <a:gd name="T2" fmla="*/ 1706880 w 1706880"/>
                                <a:gd name="T3" fmla="*/ 0 h 295656"/>
                                <a:gd name="T4" fmla="*/ 1706880 w 1706880"/>
                                <a:gd name="T5" fmla="*/ 295656 h 295656"/>
                                <a:gd name="T6" fmla="*/ 0 w 1706880"/>
                                <a:gd name="T7" fmla="*/ 295656 h 295656"/>
                                <a:gd name="T8" fmla="*/ 0 w 1706880"/>
                                <a:gd name="T9" fmla="*/ 0 h 295656"/>
                              </a:gdLst>
                              <a:ahLst/>
                              <a:cxnLst>
                                <a:cxn ang="0">
                                  <a:pos x="T0" y="T1"/>
                                </a:cxn>
                                <a:cxn ang="0">
                                  <a:pos x="T2" y="T3"/>
                                </a:cxn>
                                <a:cxn ang="0">
                                  <a:pos x="T4" y="T5"/>
                                </a:cxn>
                                <a:cxn ang="0">
                                  <a:pos x="T6" y="T7"/>
                                </a:cxn>
                                <a:cxn ang="0">
                                  <a:pos x="T8" y="T9"/>
                                </a:cxn>
                              </a:cxnLst>
                              <a:rect l="0" t="0" r="r" b="b"/>
                              <a:pathLst>
                                <a:path w="1706880" h="295656" extrusionOk="0">
                                  <a:moveTo>
                                    <a:pt x="0" y="0"/>
                                  </a:moveTo>
                                  <a:lnTo>
                                    <a:pt x="1706880" y="0"/>
                                  </a:lnTo>
                                  <a:lnTo>
                                    <a:pt x="1706880" y="295656"/>
                                  </a:lnTo>
                                  <a:lnTo>
                                    <a:pt x="0" y="295656"/>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6" name="Forme libre : forme 21"/>
                          <wps:cNvSpPr>
                            <a:spLocks/>
                          </wps:cNvSpPr>
                          <wps:spPr bwMode="auto">
                            <a:xfrm>
                              <a:off x="21092" y="0"/>
                              <a:ext cx="17068" cy="2956"/>
                            </a:xfrm>
                            <a:custGeom>
                              <a:avLst/>
                              <a:gdLst>
                                <a:gd name="T0" fmla="*/ 0 w 1706880"/>
                                <a:gd name="T1" fmla="*/ 295656 h 295656"/>
                                <a:gd name="T2" fmla="*/ 1706880 w 1706880"/>
                                <a:gd name="T3" fmla="*/ 295656 h 295656"/>
                                <a:gd name="T4" fmla="*/ 1706880 w 1706880"/>
                                <a:gd name="T5" fmla="*/ 0 h 295656"/>
                                <a:gd name="T6" fmla="*/ 0 w 1706880"/>
                                <a:gd name="T7" fmla="*/ 0 h 295656"/>
                                <a:gd name="T8" fmla="*/ 0 w 1706880"/>
                                <a:gd name="T9" fmla="*/ 295656 h 295656"/>
                              </a:gdLst>
                              <a:ahLst/>
                              <a:cxnLst>
                                <a:cxn ang="0">
                                  <a:pos x="T0" y="T1"/>
                                </a:cxn>
                                <a:cxn ang="0">
                                  <a:pos x="T2" y="T3"/>
                                </a:cxn>
                                <a:cxn ang="0">
                                  <a:pos x="T4" y="T5"/>
                                </a:cxn>
                                <a:cxn ang="0">
                                  <a:pos x="T6" y="T7"/>
                                </a:cxn>
                                <a:cxn ang="0">
                                  <a:pos x="T8" y="T9"/>
                                </a:cxn>
                              </a:cxnLst>
                              <a:rect l="0" t="0" r="r" b="b"/>
                              <a:pathLst>
                                <a:path w="1706880" h="295656" extrusionOk="0">
                                  <a:moveTo>
                                    <a:pt x="0" y="295656"/>
                                  </a:moveTo>
                                  <a:lnTo>
                                    <a:pt x="1706880" y="295656"/>
                                  </a:lnTo>
                                  <a:lnTo>
                                    <a:pt x="1706880" y="0"/>
                                  </a:lnTo>
                                  <a:lnTo>
                                    <a:pt x="0" y="0"/>
                                  </a:lnTo>
                                  <a:lnTo>
                                    <a:pt x="0" y="295656"/>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 name="Rectangle 22"/>
                          <wps:cNvSpPr>
                            <a:spLocks noChangeArrowheads="1"/>
                          </wps:cNvSpPr>
                          <wps:spPr bwMode="auto">
                            <a:xfrm>
                              <a:off x="24999" y="586"/>
                              <a:ext cx="12324"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A3D9D" w14:textId="77777777" w:rsidR="00AF5AA6" w:rsidRDefault="00AF5AA6" w:rsidP="000B0605">
                                <w:pPr>
                                  <w:spacing w:after="0" w:line="275" w:lineRule="auto"/>
                                  <w:textDirection w:val="btLr"/>
                                </w:pPr>
                                <w:r>
                                  <w:rPr>
                                    <w:color w:val="000000"/>
                                  </w:rPr>
                                  <w:t xml:space="preserve">Conseil d'école </w:t>
                                </w:r>
                              </w:p>
                            </w:txbxContent>
                          </wps:txbx>
                          <wps:bodyPr rot="0" vert="horz" wrap="square" lIns="0" tIns="0" rIns="0" bIns="0" anchor="t" anchorCtr="0" upright="1">
                            <a:noAutofit/>
                          </wps:bodyPr>
                        </wps:wsp>
                        <wps:wsp>
                          <wps:cNvPr id="38" name="Forme libre : forme 23"/>
                          <wps:cNvSpPr>
                            <a:spLocks/>
                          </wps:cNvSpPr>
                          <wps:spPr bwMode="auto">
                            <a:xfrm>
                              <a:off x="0" y="4815"/>
                              <a:ext cx="8854" cy="4420"/>
                            </a:xfrm>
                            <a:custGeom>
                              <a:avLst/>
                              <a:gdLst>
                                <a:gd name="T0" fmla="*/ 0 w 885444"/>
                                <a:gd name="T1" fmla="*/ 441960 h 441960"/>
                                <a:gd name="T2" fmla="*/ 885444 w 885444"/>
                                <a:gd name="T3" fmla="*/ 441960 h 441960"/>
                                <a:gd name="T4" fmla="*/ 885444 w 885444"/>
                                <a:gd name="T5" fmla="*/ 0 h 441960"/>
                                <a:gd name="T6" fmla="*/ 0 w 885444"/>
                                <a:gd name="T7" fmla="*/ 0 h 441960"/>
                                <a:gd name="T8" fmla="*/ 0 w 885444"/>
                                <a:gd name="T9" fmla="*/ 441960 h 441960"/>
                              </a:gdLst>
                              <a:ahLst/>
                              <a:cxnLst>
                                <a:cxn ang="0">
                                  <a:pos x="T0" y="T1"/>
                                </a:cxn>
                                <a:cxn ang="0">
                                  <a:pos x="T2" y="T3"/>
                                </a:cxn>
                                <a:cxn ang="0">
                                  <a:pos x="T4" y="T5"/>
                                </a:cxn>
                                <a:cxn ang="0">
                                  <a:pos x="T6" y="T7"/>
                                </a:cxn>
                                <a:cxn ang="0">
                                  <a:pos x="T8" y="T9"/>
                                </a:cxn>
                              </a:cxnLst>
                              <a:rect l="0" t="0" r="r" b="b"/>
                              <a:pathLst>
                                <a:path w="885444" h="441960" extrusionOk="0">
                                  <a:moveTo>
                                    <a:pt x="0" y="441960"/>
                                  </a:moveTo>
                                  <a:lnTo>
                                    <a:pt x="885444" y="441960"/>
                                  </a:lnTo>
                                  <a:lnTo>
                                    <a:pt x="885444" y="0"/>
                                  </a:lnTo>
                                  <a:lnTo>
                                    <a:pt x="0" y="0"/>
                                  </a:lnTo>
                                  <a:lnTo>
                                    <a:pt x="0" y="441960"/>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9" name="Rectangle 25"/>
                          <wps:cNvSpPr>
                            <a:spLocks noChangeArrowheads="1"/>
                          </wps:cNvSpPr>
                          <wps:spPr bwMode="auto">
                            <a:xfrm>
                              <a:off x="2097" y="5345"/>
                              <a:ext cx="6704" cy="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DB1E1" w14:textId="77777777" w:rsidR="00AF5AA6" w:rsidRDefault="00AF5AA6" w:rsidP="000B0605">
                                <w:pPr>
                                  <w:spacing w:after="0" w:line="275" w:lineRule="auto"/>
                                  <w:textDirection w:val="btLr"/>
                                </w:pPr>
                                <w:r>
                                  <w:rPr>
                                    <w:color w:val="000000"/>
                                  </w:rPr>
                                  <w:t xml:space="preserve">Conseil </w:t>
                                </w:r>
                              </w:p>
                            </w:txbxContent>
                          </wps:txbx>
                          <wps:bodyPr rot="0" vert="horz" wrap="square" lIns="0" tIns="0" rIns="0" bIns="0" anchor="t" anchorCtr="0" upright="1">
                            <a:noAutofit/>
                          </wps:bodyPr>
                        </wps:wsp>
                        <wps:wsp>
                          <wps:cNvPr id="40" name="Rectangle 26"/>
                          <wps:cNvSpPr>
                            <a:spLocks noChangeArrowheads="1"/>
                          </wps:cNvSpPr>
                          <wps:spPr bwMode="auto">
                            <a:xfrm>
                              <a:off x="877" y="6919"/>
                              <a:ext cx="945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11D91" w14:textId="77777777" w:rsidR="00AF5AA6" w:rsidRDefault="00AF5AA6" w:rsidP="000B0605">
                                <w:pPr>
                                  <w:spacing w:after="0" w:line="275" w:lineRule="auto"/>
                                  <w:textDirection w:val="btLr"/>
                                </w:pPr>
                                <w:r>
                                  <w:rPr>
                                    <w:color w:val="000000"/>
                                  </w:rPr>
                                  <w:t xml:space="preserve">Scientifique </w:t>
                                </w:r>
                              </w:p>
                            </w:txbxContent>
                          </wps:txbx>
                          <wps:bodyPr rot="0" vert="horz" wrap="square" lIns="0" tIns="0" rIns="0" bIns="0" anchor="t" anchorCtr="0" upright="1">
                            <a:noAutofit/>
                          </wps:bodyPr>
                        </wps:wsp>
                        <wps:wsp>
                          <wps:cNvPr id="41" name="Forme libre : forme 27"/>
                          <wps:cNvSpPr>
                            <a:spLocks/>
                          </wps:cNvSpPr>
                          <wps:spPr bwMode="auto">
                            <a:xfrm>
                              <a:off x="22402" y="4815"/>
                              <a:ext cx="7971" cy="2180"/>
                            </a:xfrm>
                            <a:custGeom>
                              <a:avLst/>
                              <a:gdLst>
                                <a:gd name="T0" fmla="*/ 0 w 797052"/>
                                <a:gd name="T1" fmla="*/ 0 h 217932"/>
                                <a:gd name="T2" fmla="*/ 797052 w 797052"/>
                                <a:gd name="T3" fmla="*/ 0 h 217932"/>
                                <a:gd name="T4" fmla="*/ 797052 w 797052"/>
                                <a:gd name="T5" fmla="*/ 217932 h 217932"/>
                                <a:gd name="T6" fmla="*/ 0 w 797052"/>
                                <a:gd name="T7" fmla="*/ 217932 h 217932"/>
                                <a:gd name="T8" fmla="*/ 0 w 797052"/>
                                <a:gd name="T9" fmla="*/ 0 h 217932"/>
                              </a:gdLst>
                              <a:ahLst/>
                              <a:cxnLst>
                                <a:cxn ang="0">
                                  <a:pos x="T0" y="T1"/>
                                </a:cxn>
                                <a:cxn ang="0">
                                  <a:pos x="T2" y="T3"/>
                                </a:cxn>
                                <a:cxn ang="0">
                                  <a:pos x="T4" y="T5"/>
                                </a:cxn>
                                <a:cxn ang="0">
                                  <a:pos x="T6" y="T7"/>
                                </a:cxn>
                                <a:cxn ang="0">
                                  <a:pos x="T8" y="T9"/>
                                </a:cxn>
                              </a:cxnLst>
                              <a:rect l="0" t="0" r="r" b="b"/>
                              <a:pathLst>
                                <a:path w="797052" h="217932" extrusionOk="0">
                                  <a:moveTo>
                                    <a:pt x="0" y="0"/>
                                  </a:moveTo>
                                  <a:lnTo>
                                    <a:pt x="797052" y="0"/>
                                  </a:lnTo>
                                  <a:lnTo>
                                    <a:pt x="797052" y="217932"/>
                                  </a:lnTo>
                                  <a:lnTo>
                                    <a:pt x="0" y="217932"/>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2" name="Forme libre : forme 28"/>
                          <wps:cNvSpPr>
                            <a:spLocks/>
                          </wps:cNvSpPr>
                          <wps:spPr bwMode="auto">
                            <a:xfrm>
                              <a:off x="22402" y="4815"/>
                              <a:ext cx="7971" cy="2180"/>
                            </a:xfrm>
                            <a:custGeom>
                              <a:avLst/>
                              <a:gdLst>
                                <a:gd name="T0" fmla="*/ 0 w 797052"/>
                                <a:gd name="T1" fmla="*/ 217932 h 217932"/>
                                <a:gd name="T2" fmla="*/ 797052 w 797052"/>
                                <a:gd name="T3" fmla="*/ 217932 h 217932"/>
                                <a:gd name="T4" fmla="*/ 797052 w 797052"/>
                                <a:gd name="T5" fmla="*/ 0 h 217932"/>
                                <a:gd name="T6" fmla="*/ 0 w 797052"/>
                                <a:gd name="T7" fmla="*/ 0 h 217932"/>
                                <a:gd name="T8" fmla="*/ 0 w 797052"/>
                                <a:gd name="T9" fmla="*/ 217932 h 217932"/>
                              </a:gdLst>
                              <a:ahLst/>
                              <a:cxnLst>
                                <a:cxn ang="0">
                                  <a:pos x="T0" y="T1"/>
                                </a:cxn>
                                <a:cxn ang="0">
                                  <a:pos x="T2" y="T3"/>
                                </a:cxn>
                                <a:cxn ang="0">
                                  <a:pos x="T4" y="T5"/>
                                </a:cxn>
                                <a:cxn ang="0">
                                  <a:pos x="T6" y="T7"/>
                                </a:cxn>
                                <a:cxn ang="0">
                                  <a:pos x="T8" y="T9"/>
                                </a:cxn>
                              </a:cxnLst>
                              <a:rect l="0" t="0" r="r" b="b"/>
                              <a:pathLst>
                                <a:path w="797052" h="217932" extrusionOk="0">
                                  <a:moveTo>
                                    <a:pt x="0" y="217932"/>
                                  </a:moveTo>
                                  <a:lnTo>
                                    <a:pt x="797052" y="217932"/>
                                  </a:lnTo>
                                  <a:lnTo>
                                    <a:pt x="797052" y="0"/>
                                  </a:lnTo>
                                  <a:lnTo>
                                    <a:pt x="0" y="0"/>
                                  </a:lnTo>
                                  <a:lnTo>
                                    <a:pt x="0" y="217932"/>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 name="Rectangle 29"/>
                          <wps:cNvSpPr>
                            <a:spLocks noChangeArrowheads="1"/>
                          </wps:cNvSpPr>
                          <wps:spPr bwMode="auto">
                            <a:xfrm>
                              <a:off x="23528" y="5018"/>
                              <a:ext cx="7639"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23C7D" w14:textId="77777777" w:rsidR="00AF5AA6" w:rsidRDefault="00AF5AA6" w:rsidP="000B0605">
                                <w:pPr>
                                  <w:spacing w:after="0" w:line="275" w:lineRule="auto"/>
                                  <w:textDirection w:val="btLr"/>
                                </w:pPr>
                                <w:r>
                                  <w:rPr>
                                    <w:color w:val="000000"/>
                                  </w:rPr>
                                  <w:t>Direction</w:t>
                                </w:r>
                              </w:p>
                            </w:txbxContent>
                          </wps:txbx>
                          <wps:bodyPr rot="0" vert="horz" wrap="square" lIns="0" tIns="0" rIns="0" bIns="0" anchor="t" anchorCtr="0" upright="1">
                            <a:noAutofit/>
                          </wps:bodyPr>
                        </wps:wsp>
                        <wps:wsp>
                          <wps:cNvPr id="44" name="Forme libre : forme 30"/>
                          <wps:cNvSpPr>
                            <a:spLocks/>
                          </wps:cNvSpPr>
                          <wps:spPr bwMode="auto">
                            <a:xfrm>
                              <a:off x="10713" y="8854"/>
                              <a:ext cx="8855" cy="4435"/>
                            </a:xfrm>
                            <a:custGeom>
                              <a:avLst/>
                              <a:gdLst>
                                <a:gd name="T0" fmla="*/ 0 w 885444"/>
                                <a:gd name="T1" fmla="*/ 0 h 443484"/>
                                <a:gd name="T2" fmla="*/ 885444 w 885444"/>
                                <a:gd name="T3" fmla="*/ 0 h 443484"/>
                                <a:gd name="T4" fmla="*/ 885444 w 885444"/>
                                <a:gd name="T5" fmla="*/ 443484 h 443484"/>
                                <a:gd name="T6" fmla="*/ 0 w 885444"/>
                                <a:gd name="T7" fmla="*/ 443484 h 443484"/>
                                <a:gd name="T8" fmla="*/ 0 w 885444"/>
                                <a:gd name="T9" fmla="*/ 0 h 443484"/>
                              </a:gdLst>
                              <a:ahLst/>
                              <a:cxnLst>
                                <a:cxn ang="0">
                                  <a:pos x="T0" y="T1"/>
                                </a:cxn>
                                <a:cxn ang="0">
                                  <a:pos x="T2" y="T3"/>
                                </a:cxn>
                                <a:cxn ang="0">
                                  <a:pos x="T4" y="T5"/>
                                </a:cxn>
                                <a:cxn ang="0">
                                  <a:pos x="T6" y="T7"/>
                                </a:cxn>
                                <a:cxn ang="0">
                                  <a:pos x="T8" y="T9"/>
                                </a:cxn>
                              </a:cxnLst>
                              <a:rect l="0" t="0" r="r" b="b"/>
                              <a:pathLst>
                                <a:path w="885444" h="443484" extrusionOk="0">
                                  <a:moveTo>
                                    <a:pt x="0" y="0"/>
                                  </a:moveTo>
                                  <a:lnTo>
                                    <a:pt x="885444" y="0"/>
                                  </a:lnTo>
                                  <a:lnTo>
                                    <a:pt x="885444"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5" name="Forme libre : forme 31"/>
                          <wps:cNvSpPr>
                            <a:spLocks/>
                          </wps:cNvSpPr>
                          <wps:spPr bwMode="auto">
                            <a:xfrm>
                              <a:off x="10713" y="8854"/>
                              <a:ext cx="885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Rectangle 32"/>
                          <wps:cNvSpPr>
                            <a:spLocks noChangeArrowheads="1"/>
                          </wps:cNvSpPr>
                          <wps:spPr bwMode="auto">
                            <a:xfrm>
                              <a:off x="11899" y="9395"/>
                              <a:ext cx="914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25DA1" w14:textId="77777777" w:rsidR="00AF5AA6" w:rsidRDefault="00AF5AA6" w:rsidP="000B0605">
                                <w:pPr>
                                  <w:spacing w:after="0" w:line="275" w:lineRule="auto"/>
                                  <w:textDirection w:val="btLr"/>
                                </w:pPr>
                                <w:r>
                                  <w:rPr>
                                    <w:color w:val="000000"/>
                                  </w:rPr>
                                  <w:t xml:space="preserve">Secrétariat </w:t>
                                </w:r>
                              </w:p>
                            </w:txbxContent>
                          </wps:txbx>
                          <wps:bodyPr rot="0" vert="horz" wrap="square" lIns="0" tIns="0" rIns="0" bIns="0" anchor="t" anchorCtr="0" upright="1">
                            <a:noAutofit/>
                          </wps:bodyPr>
                        </wps:wsp>
                        <wps:wsp>
                          <wps:cNvPr id="47" name="Rectangle 33"/>
                          <wps:cNvSpPr>
                            <a:spLocks noChangeArrowheads="1"/>
                          </wps:cNvSpPr>
                          <wps:spPr bwMode="auto">
                            <a:xfrm>
                              <a:off x="12448" y="10964"/>
                              <a:ext cx="719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0EF5B" w14:textId="77777777" w:rsidR="00AF5AA6" w:rsidRDefault="00AF5AA6" w:rsidP="000B0605">
                                <w:pPr>
                                  <w:spacing w:after="0" w:line="275" w:lineRule="auto"/>
                                  <w:textDirection w:val="btLr"/>
                                </w:pPr>
                                <w:r>
                                  <w:rPr>
                                    <w:color w:val="000000"/>
                                  </w:rPr>
                                  <w:t>Principal</w:t>
                                </w:r>
                              </w:p>
                            </w:txbxContent>
                          </wps:txbx>
                          <wps:bodyPr rot="0" vert="horz" wrap="square" lIns="0" tIns="0" rIns="0" bIns="0" anchor="t" anchorCtr="0" upright="1">
                            <a:noAutofit/>
                          </wps:bodyPr>
                        </wps:wsp>
                        <wps:wsp>
                          <wps:cNvPr id="48" name="Forme libre : forme 34"/>
                          <wps:cNvSpPr>
                            <a:spLocks/>
                          </wps:cNvSpPr>
                          <wps:spPr bwMode="auto">
                            <a:xfrm>
                              <a:off x="12938" y="15148"/>
                              <a:ext cx="20620" cy="4420"/>
                            </a:xfrm>
                            <a:custGeom>
                              <a:avLst/>
                              <a:gdLst>
                                <a:gd name="T0" fmla="*/ 0 w 2061972"/>
                                <a:gd name="T1" fmla="*/ 0 h 441961"/>
                                <a:gd name="T2" fmla="*/ 2061972 w 2061972"/>
                                <a:gd name="T3" fmla="*/ 0 h 441961"/>
                                <a:gd name="T4" fmla="*/ 2061972 w 2061972"/>
                                <a:gd name="T5" fmla="*/ 441961 h 441961"/>
                                <a:gd name="T6" fmla="*/ 0 w 2061972"/>
                                <a:gd name="T7" fmla="*/ 441961 h 441961"/>
                                <a:gd name="T8" fmla="*/ 0 w 2061972"/>
                                <a:gd name="T9" fmla="*/ 0 h 441961"/>
                              </a:gdLst>
                              <a:ahLst/>
                              <a:cxnLst>
                                <a:cxn ang="0">
                                  <a:pos x="T0" y="T1"/>
                                </a:cxn>
                                <a:cxn ang="0">
                                  <a:pos x="T2" y="T3"/>
                                </a:cxn>
                                <a:cxn ang="0">
                                  <a:pos x="T4" y="T5"/>
                                </a:cxn>
                                <a:cxn ang="0">
                                  <a:pos x="T6" y="T7"/>
                                </a:cxn>
                                <a:cxn ang="0">
                                  <a:pos x="T8" y="T9"/>
                                </a:cxn>
                              </a:cxnLst>
                              <a:rect l="0" t="0" r="r" b="b"/>
                              <a:pathLst>
                                <a:path w="2061972" h="441961" extrusionOk="0">
                                  <a:moveTo>
                                    <a:pt x="0" y="0"/>
                                  </a:moveTo>
                                  <a:lnTo>
                                    <a:pt x="2061972" y="0"/>
                                  </a:lnTo>
                                  <a:lnTo>
                                    <a:pt x="2061972"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9" name="Forme libre : forme 35"/>
                          <wps:cNvSpPr>
                            <a:spLocks/>
                          </wps:cNvSpPr>
                          <wps:spPr bwMode="auto">
                            <a:xfrm>
                              <a:off x="12938" y="15148"/>
                              <a:ext cx="20620" cy="4420"/>
                            </a:xfrm>
                            <a:custGeom>
                              <a:avLst/>
                              <a:gdLst>
                                <a:gd name="T0" fmla="*/ 0 w 2061972"/>
                                <a:gd name="T1" fmla="*/ 441961 h 441961"/>
                                <a:gd name="T2" fmla="*/ 2061972 w 2061972"/>
                                <a:gd name="T3" fmla="*/ 441961 h 441961"/>
                                <a:gd name="T4" fmla="*/ 2061972 w 2061972"/>
                                <a:gd name="T5" fmla="*/ 0 h 441961"/>
                                <a:gd name="T6" fmla="*/ 0 w 2061972"/>
                                <a:gd name="T7" fmla="*/ 0 h 441961"/>
                                <a:gd name="T8" fmla="*/ 0 w 2061972"/>
                                <a:gd name="T9" fmla="*/ 441961 h 441961"/>
                              </a:gdLst>
                              <a:ahLst/>
                              <a:cxnLst>
                                <a:cxn ang="0">
                                  <a:pos x="T0" y="T1"/>
                                </a:cxn>
                                <a:cxn ang="0">
                                  <a:pos x="T2" y="T3"/>
                                </a:cxn>
                                <a:cxn ang="0">
                                  <a:pos x="T4" y="T5"/>
                                </a:cxn>
                                <a:cxn ang="0">
                                  <a:pos x="T6" y="T7"/>
                                </a:cxn>
                                <a:cxn ang="0">
                                  <a:pos x="T8" y="T9"/>
                                </a:cxn>
                              </a:cxnLst>
                              <a:rect l="0" t="0" r="r" b="b"/>
                              <a:pathLst>
                                <a:path w="2061972" h="441961" extrusionOk="0">
                                  <a:moveTo>
                                    <a:pt x="0" y="441961"/>
                                  </a:moveTo>
                                  <a:lnTo>
                                    <a:pt x="2061972" y="441961"/>
                                  </a:lnTo>
                                  <a:lnTo>
                                    <a:pt x="2061972"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 name="Rectangle 36"/>
                          <wps:cNvSpPr>
                            <a:spLocks noChangeArrowheads="1"/>
                          </wps:cNvSpPr>
                          <wps:spPr bwMode="auto">
                            <a:xfrm>
                              <a:off x="17282" y="16470"/>
                              <a:ext cx="1585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82E5" w14:textId="77777777" w:rsidR="00AF5AA6" w:rsidRDefault="00AF5AA6" w:rsidP="000B0605">
                                <w:pPr>
                                  <w:spacing w:after="0" w:line="275" w:lineRule="auto"/>
                                  <w:textDirection w:val="btLr"/>
                                </w:pPr>
                                <w:r>
                                  <w:rPr>
                                    <w:color w:val="000000"/>
                                  </w:rPr>
                                  <w:t>Service de scolarité</w:t>
                                </w:r>
                              </w:p>
                            </w:txbxContent>
                          </wps:txbx>
                          <wps:bodyPr rot="0" vert="horz" wrap="square" lIns="0" tIns="0" rIns="0" bIns="0" anchor="t" anchorCtr="0" upright="1">
                            <a:noAutofit/>
                          </wps:bodyPr>
                        </wps:wsp>
                        <wps:wsp>
                          <wps:cNvPr id="51" name="Forme libre : forme 37"/>
                          <wps:cNvSpPr>
                            <a:spLocks/>
                          </wps:cNvSpPr>
                          <wps:spPr bwMode="auto">
                            <a:xfrm>
                              <a:off x="12938" y="21427"/>
                              <a:ext cx="20300" cy="4435"/>
                            </a:xfrm>
                            <a:custGeom>
                              <a:avLst/>
                              <a:gdLst>
                                <a:gd name="T0" fmla="*/ 0 w 2029968"/>
                                <a:gd name="T1" fmla="*/ 0 h 443484"/>
                                <a:gd name="T2" fmla="*/ 2029968 w 2029968"/>
                                <a:gd name="T3" fmla="*/ 0 h 443484"/>
                                <a:gd name="T4" fmla="*/ 2029968 w 2029968"/>
                                <a:gd name="T5" fmla="*/ 443484 h 443484"/>
                                <a:gd name="T6" fmla="*/ 0 w 2029968"/>
                                <a:gd name="T7" fmla="*/ 443484 h 443484"/>
                                <a:gd name="T8" fmla="*/ 0 w 2029968"/>
                                <a:gd name="T9" fmla="*/ 0 h 443484"/>
                              </a:gdLst>
                              <a:ahLst/>
                              <a:cxnLst>
                                <a:cxn ang="0">
                                  <a:pos x="T0" y="T1"/>
                                </a:cxn>
                                <a:cxn ang="0">
                                  <a:pos x="T2" y="T3"/>
                                </a:cxn>
                                <a:cxn ang="0">
                                  <a:pos x="T4" y="T5"/>
                                </a:cxn>
                                <a:cxn ang="0">
                                  <a:pos x="T6" y="T7"/>
                                </a:cxn>
                                <a:cxn ang="0">
                                  <a:pos x="T8" y="T9"/>
                                </a:cxn>
                              </a:cxnLst>
                              <a:rect l="0" t="0" r="r" b="b"/>
                              <a:pathLst>
                                <a:path w="2029968" h="443484" extrusionOk="0">
                                  <a:moveTo>
                                    <a:pt x="0" y="0"/>
                                  </a:moveTo>
                                  <a:lnTo>
                                    <a:pt x="2029968" y="0"/>
                                  </a:lnTo>
                                  <a:lnTo>
                                    <a:pt x="2029968"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2" name="Forme libre : forme 38"/>
                          <wps:cNvSpPr>
                            <a:spLocks/>
                          </wps:cNvSpPr>
                          <wps:spPr bwMode="auto">
                            <a:xfrm>
                              <a:off x="12938" y="21427"/>
                              <a:ext cx="20300" cy="4435"/>
                            </a:xfrm>
                            <a:custGeom>
                              <a:avLst/>
                              <a:gdLst>
                                <a:gd name="T0" fmla="*/ 0 w 2029968"/>
                                <a:gd name="T1" fmla="*/ 443484 h 443484"/>
                                <a:gd name="T2" fmla="*/ 2029968 w 2029968"/>
                                <a:gd name="T3" fmla="*/ 443484 h 443484"/>
                                <a:gd name="T4" fmla="*/ 2029968 w 2029968"/>
                                <a:gd name="T5" fmla="*/ 0 h 443484"/>
                                <a:gd name="T6" fmla="*/ 0 w 2029968"/>
                                <a:gd name="T7" fmla="*/ 0 h 443484"/>
                                <a:gd name="T8" fmla="*/ 0 w 2029968"/>
                                <a:gd name="T9" fmla="*/ 443484 h 443484"/>
                              </a:gdLst>
                              <a:ahLst/>
                              <a:cxnLst>
                                <a:cxn ang="0">
                                  <a:pos x="T0" y="T1"/>
                                </a:cxn>
                                <a:cxn ang="0">
                                  <a:pos x="T2" y="T3"/>
                                </a:cxn>
                                <a:cxn ang="0">
                                  <a:pos x="T4" y="T5"/>
                                </a:cxn>
                                <a:cxn ang="0">
                                  <a:pos x="T6" y="T7"/>
                                </a:cxn>
                                <a:cxn ang="0">
                                  <a:pos x="T8" y="T9"/>
                                </a:cxn>
                              </a:cxnLst>
                              <a:rect l="0" t="0" r="r" b="b"/>
                              <a:pathLst>
                                <a:path w="2029968" h="443484" extrusionOk="0">
                                  <a:moveTo>
                                    <a:pt x="0" y="443484"/>
                                  </a:moveTo>
                                  <a:lnTo>
                                    <a:pt x="2029968" y="443484"/>
                                  </a:lnTo>
                                  <a:lnTo>
                                    <a:pt x="2029968"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 name="Rectangle 39"/>
                          <wps:cNvSpPr>
                            <a:spLocks noChangeArrowheads="1"/>
                          </wps:cNvSpPr>
                          <wps:spPr bwMode="auto">
                            <a:xfrm>
                              <a:off x="15895" y="22758"/>
                              <a:ext cx="19132"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CE78" w14:textId="77777777" w:rsidR="00AF5AA6" w:rsidRDefault="00AF5AA6" w:rsidP="000B0605">
                                <w:pPr>
                                  <w:spacing w:after="0" w:line="275" w:lineRule="auto"/>
                                  <w:textDirection w:val="btLr"/>
                                </w:pPr>
                                <w:r>
                                  <w:rPr>
                                    <w:color w:val="000000"/>
                                  </w:rPr>
                                  <w:t>Service de comptabilité</w:t>
                                </w:r>
                              </w:p>
                            </w:txbxContent>
                          </wps:txbx>
                          <wps:bodyPr rot="0" vert="horz" wrap="square" lIns="0" tIns="0" rIns="0" bIns="0" anchor="t" anchorCtr="0" upright="1">
                            <a:noAutofit/>
                          </wps:bodyPr>
                        </wps:wsp>
                        <wps:wsp>
                          <wps:cNvPr id="54" name="Forme libre : forme 40"/>
                          <wps:cNvSpPr>
                            <a:spLocks/>
                          </wps:cNvSpPr>
                          <wps:spPr bwMode="auto">
                            <a:xfrm>
                              <a:off x="12938" y="27721"/>
                              <a:ext cx="20468" cy="4420"/>
                            </a:xfrm>
                            <a:custGeom>
                              <a:avLst/>
                              <a:gdLst>
                                <a:gd name="T0" fmla="*/ 0 w 2046732"/>
                                <a:gd name="T1" fmla="*/ 0 h 441961"/>
                                <a:gd name="T2" fmla="*/ 2046732 w 2046732"/>
                                <a:gd name="T3" fmla="*/ 0 h 441961"/>
                                <a:gd name="T4" fmla="*/ 2046732 w 2046732"/>
                                <a:gd name="T5" fmla="*/ 441961 h 441961"/>
                                <a:gd name="T6" fmla="*/ 0 w 2046732"/>
                                <a:gd name="T7" fmla="*/ 441961 h 441961"/>
                                <a:gd name="T8" fmla="*/ 0 w 2046732"/>
                                <a:gd name="T9" fmla="*/ 0 h 441961"/>
                              </a:gdLst>
                              <a:ahLst/>
                              <a:cxnLst>
                                <a:cxn ang="0">
                                  <a:pos x="T0" y="T1"/>
                                </a:cxn>
                                <a:cxn ang="0">
                                  <a:pos x="T2" y="T3"/>
                                </a:cxn>
                                <a:cxn ang="0">
                                  <a:pos x="T4" y="T5"/>
                                </a:cxn>
                                <a:cxn ang="0">
                                  <a:pos x="T6" y="T7"/>
                                </a:cxn>
                                <a:cxn ang="0">
                                  <a:pos x="T8" y="T9"/>
                                </a:cxn>
                              </a:cxnLst>
                              <a:rect l="0" t="0" r="r" b="b"/>
                              <a:pathLst>
                                <a:path w="2046732" h="441961" extrusionOk="0">
                                  <a:moveTo>
                                    <a:pt x="0" y="0"/>
                                  </a:moveTo>
                                  <a:lnTo>
                                    <a:pt x="2046732" y="0"/>
                                  </a:lnTo>
                                  <a:lnTo>
                                    <a:pt x="2046732"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5" name="Forme libre : forme 41"/>
                          <wps:cNvSpPr>
                            <a:spLocks/>
                          </wps:cNvSpPr>
                          <wps:spPr bwMode="auto">
                            <a:xfrm>
                              <a:off x="12938" y="27721"/>
                              <a:ext cx="20468" cy="4420"/>
                            </a:xfrm>
                            <a:custGeom>
                              <a:avLst/>
                              <a:gdLst>
                                <a:gd name="T0" fmla="*/ 0 w 2046732"/>
                                <a:gd name="T1" fmla="*/ 441961 h 441961"/>
                                <a:gd name="T2" fmla="*/ 2046732 w 2046732"/>
                                <a:gd name="T3" fmla="*/ 441961 h 441961"/>
                                <a:gd name="T4" fmla="*/ 2046732 w 2046732"/>
                                <a:gd name="T5" fmla="*/ 0 h 441961"/>
                                <a:gd name="T6" fmla="*/ 0 w 2046732"/>
                                <a:gd name="T7" fmla="*/ 0 h 441961"/>
                                <a:gd name="T8" fmla="*/ 0 w 2046732"/>
                                <a:gd name="T9" fmla="*/ 441961 h 441961"/>
                              </a:gdLst>
                              <a:ahLst/>
                              <a:cxnLst>
                                <a:cxn ang="0">
                                  <a:pos x="T0" y="T1"/>
                                </a:cxn>
                                <a:cxn ang="0">
                                  <a:pos x="T2" y="T3"/>
                                </a:cxn>
                                <a:cxn ang="0">
                                  <a:pos x="T4" y="T5"/>
                                </a:cxn>
                                <a:cxn ang="0">
                                  <a:pos x="T6" y="T7"/>
                                </a:cxn>
                                <a:cxn ang="0">
                                  <a:pos x="T8" y="T9"/>
                                </a:cxn>
                              </a:cxnLst>
                              <a:rect l="0" t="0" r="r" b="b"/>
                              <a:pathLst>
                                <a:path w="2046732" h="441961" extrusionOk="0">
                                  <a:moveTo>
                                    <a:pt x="0" y="441961"/>
                                  </a:moveTo>
                                  <a:lnTo>
                                    <a:pt x="2046732" y="441961"/>
                                  </a:lnTo>
                                  <a:lnTo>
                                    <a:pt x="2046732"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 name="Rectangle 42"/>
                          <wps:cNvSpPr>
                            <a:spLocks noChangeArrowheads="1"/>
                          </wps:cNvSpPr>
                          <wps:spPr bwMode="auto">
                            <a:xfrm>
                              <a:off x="17404" y="29045"/>
                              <a:ext cx="1534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5AFE9" w14:textId="77777777" w:rsidR="00AF5AA6" w:rsidRDefault="00AF5AA6" w:rsidP="000B0605">
                                <w:pPr>
                                  <w:spacing w:after="0" w:line="275" w:lineRule="auto"/>
                                  <w:textDirection w:val="btLr"/>
                                </w:pPr>
                                <w:r>
                                  <w:rPr>
                                    <w:color w:val="000000"/>
                                  </w:rPr>
                                  <w:t>Service intendance</w:t>
                                </w:r>
                              </w:p>
                            </w:txbxContent>
                          </wps:txbx>
                          <wps:bodyPr rot="0" vert="horz" wrap="square" lIns="0" tIns="0" rIns="0" bIns="0" anchor="t" anchorCtr="0" upright="1">
                            <a:noAutofit/>
                          </wps:bodyPr>
                        </wps:wsp>
                        <wps:wsp>
                          <wps:cNvPr id="57" name="Forme libre : forme 43"/>
                          <wps:cNvSpPr>
                            <a:spLocks/>
                          </wps:cNvSpPr>
                          <wps:spPr bwMode="auto">
                            <a:xfrm>
                              <a:off x="33207" y="8854"/>
                              <a:ext cx="8855" cy="4435"/>
                            </a:xfrm>
                            <a:custGeom>
                              <a:avLst/>
                              <a:gdLst>
                                <a:gd name="T0" fmla="*/ 0 w 885444"/>
                                <a:gd name="T1" fmla="*/ 0 h 443484"/>
                                <a:gd name="T2" fmla="*/ 885444 w 885444"/>
                                <a:gd name="T3" fmla="*/ 0 h 443484"/>
                                <a:gd name="T4" fmla="*/ 885444 w 885444"/>
                                <a:gd name="T5" fmla="*/ 443484 h 443484"/>
                                <a:gd name="T6" fmla="*/ 0 w 885444"/>
                                <a:gd name="T7" fmla="*/ 443484 h 443484"/>
                                <a:gd name="T8" fmla="*/ 0 w 885444"/>
                                <a:gd name="T9" fmla="*/ 0 h 443484"/>
                              </a:gdLst>
                              <a:ahLst/>
                              <a:cxnLst>
                                <a:cxn ang="0">
                                  <a:pos x="T0" y="T1"/>
                                </a:cxn>
                                <a:cxn ang="0">
                                  <a:pos x="T2" y="T3"/>
                                </a:cxn>
                                <a:cxn ang="0">
                                  <a:pos x="T4" y="T5"/>
                                </a:cxn>
                                <a:cxn ang="0">
                                  <a:pos x="T6" y="T7"/>
                                </a:cxn>
                                <a:cxn ang="0">
                                  <a:pos x="T8" y="T9"/>
                                </a:cxn>
                              </a:cxnLst>
                              <a:rect l="0" t="0" r="r" b="b"/>
                              <a:pathLst>
                                <a:path w="885444" h="443484" extrusionOk="0">
                                  <a:moveTo>
                                    <a:pt x="0" y="0"/>
                                  </a:moveTo>
                                  <a:lnTo>
                                    <a:pt x="885444" y="0"/>
                                  </a:lnTo>
                                  <a:lnTo>
                                    <a:pt x="885444"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8" name="Forme libre : forme 44"/>
                          <wps:cNvSpPr>
                            <a:spLocks/>
                          </wps:cNvSpPr>
                          <wps:spPr bwMode="auto">
                            <a:xfrm>
                              <a:off x="33207" y="8854"/>
                              <a:ext cx="885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9" name="Rectangle 45"/>
                          <wps:cNvSpPr>
                            <a:spLocks noChangeArrowheads="1"/>
                          </wps:cNvSpPr>
                          <wps:spPr bwMode="auto">
                            <a:xfrm>
                              <a:off x="35363" y="9395"/>
                              <a:ext cx="656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6BD43" w14:textId="77777777" w:rsidR="00AF5AA6" w:rsidRDefault="00AF5AA6" w:rsidP="000B0605">
                                <w:pPr>
                                  <w:spacing w:after="0" w:line="275" w:lineRule="auto"/>
                                  <w:textDirection w:val="btLr"/>
                                </w:pPr>
                                <w:r>
                                  <w:rPr>
                                    <w:color w:val="000000"/>
                                  </w:rPr>
                                  <w:t xml:space="preserve">Service </w:t>
                                </w:r>
                              </w:p>
                            </w:txbxContent>
                          </wps:txbx>
                          <wps:bodyPr rot="0" vert="horz" wrap="square" lIns="0" tIns="0" rIns="0" bIns="0" anchor="t" anchorCtr="0" upright="1">
                            <a:noAutofit/>
                          </wps:bodyPr>
                        </wps:wsp>
                        <wps:wsp>
                          <wps:cNvPr id="60" name="Rectangle 46"/>
                          <wps:cNvSpPr>
                            <a:spLocks noChangeArrowheads="1"/>
                          </wps:cNvSpPr>
                          <wps:spPr bwMode="auto">
                            <a:xfrm>
                              <a:off x="33762" y="10964"/>
                              <a:ext cx="10301"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F15D5" w14:textId="77777777" w:rsidR="00AF5AA6" w:rsidRDefault="00AF5AA6" w:rsidP="000B0605">
                                <w:pPr>
                                  <w:spacing w:after="0" w:line="275" w:lineRule="auto"/>
                                  <w:textDirection w:val="btLr"/>
                                </w:pPr>
                                <w:r>
                                  <w:rPr>
                                    <w:color w:val="000000"/>
                                  </w:rPr>
                                  <w:t xml:space="preserve">Pédagogique </w:t>
                                </w:r>
                              </w:p>
                            </w:txbxContent>
                          </wps:txbx>
                          <wps:bodyPr rot="0" vert="horz" wrap="square" lIns="0" tIns="0" rIns="0" bIns="0" anchor="t" anchorCtr="0" upright="1">
                            <a:noAutofit/>
                          </wps:bodyPr>
                        </wps:wsp>
                        <wps:wsp>
                          <wps:cNvPr id="65" name="Forme libre : forme 47"/>
                          <wps:cNvSpPr>
                            <a:spLocks/>
                          </wps:cNvSpPr>
                          <wps:spPr bwMode="auto">
                            <a:xfrm>
                              <a:off x="35417" y="15148"/>
                              <a:ext cx="22845" cy="4420"/>
                            </a:xfrm>
                            <a:custGeom>
                              <a:avLst/>
                              <a:gdLst>
                                <a:gd name="T0" fmla="*/ 0 w 2284476"/>
                                <a:gd name="T1" fmla="*/ 0 h 441961"/>
                                <a:gd name="T2" fmla="*/ 2284476 w 2284476"/>
                                <a:gd name="T3" fmla="*/ 0 h 441961"/>
                                <a:gd name="T4" fmla="*/ 2284476 w 2284476"/>
                                <a:gd name="T5" fmla="*/ 441961 h 441961"/>
                                <a:gd name="T6" fmla="*/ 0 w 2284476"/>
                                <a:gd name="T7" fmla="*/ 441961 h 441961"/>
                                <a:gd name="T8" fmla="*/ 0 w 2284476"/>
                                <a:gd name="T9" fmla="*/ 0 h 441961"/>
                              </a:gdLst>
                              <a:ahLst/>
                              <a:cxnLst>
                                <a:cxn ang="0">
                                  <a:pos x="T0" y="T1"/>
                                </a:cxn>
                                <a:cxn ang="0">
                                  <a:pos x="T2" y="T3"/>
                                </a:cxn>
                                <a:cxn ang="0">
                                  <a:pos x="T4" y="T5"/>
                                </a:cxn>
                                <a:cxn ang="0">
                                  <a:pos x="T6" y="T7"/>
                                </a:cxn>
                                <a:cxn ang="0">
                                  <a:pos x="T8" y="T9"/>
                                </a:cxn>
                              </a:cxnLst>
                              <a:rect l="0" t="0" r="r" b="b"/>
                              <a:pathLst>
                                <a:path w="2284476" h="441961" extrusionOk="0">
                                  <a:moveTo>
                                    <a:pt x="0" y="0"/>
                                  </a:moveTo>
                                  <a:lnTo>
                                    <a:pt x="2284476" y="0"/>
                                  </a:lnTo>
                                  <a:lnTo>
                                    <a:pt x="2284476"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8" name="Forme libre : forme 48"/>
                          <wps:cNvSpPr>
                            <a:spLocks/>
                          </wps:cNvSpPr>
                          <wps:spPr bwMode="auto">
                            <a:xfrm>
                              <a:off x="35417" y="15148"/>
                              <a:ext cx="22845" cy="4420"/>
                            </a:xfrm>
                            <a:custGeom>
                              <a:avLst/>
                              <a:gdLst>
                                <a:gd name="T0" fmla="*/ 0 w 2284476"/>
                                <a:gd name="T1" fmla="*/ 441961 h 441961"/>
                                <a:gd name="T2" fmla="*/ 2284476 w 2284476"/>
                                <a:gd name="T3" fmla="*/ 441961 h 441961"/>
                                <a:gd name="T4" fmla="*/ 2284476 w 2284476"/>
                                <a:gd name="T5" fmla="*/ 0 h 441961"/>
                                <a:gd name="T6" fmla="*/ 0 w 2284476"/>
                                <a:gd name="T7" fmla="*/ 0 h 441961"/>
                                <a:gd name="T8" fmla="*/ 0 w 2284476"/>
                                <a:gd name="T9" fmla="*/ 441961 h 441961"/>
                              </a:gdLst>
                              <a:ahLst/>
                              <a:cxnLst>
                                <a:cxn ang="0">
                                  <a:pos x="T0" y="T1"/>
                                </a:cxn>
                                <a:cxn ang="0">
                                  <a:pos x="T2" y="T3"/>
                                </a:cxn>
                                <a:cxn ang="0">
                                  <a:pos x="T4" y="T5"/>
                                </a:cxn>
                                <a:cxn ang="0">
                                  <a:pos x="T6" y="T7"/>
                                </a:cxn>
                                <a:cxn ang="0">
                                  <a:pos x="T8" y="T9"/>
                                </a:cxn>
                              </a:cxnLst>
                              <a:rect l="0" t="0" r="r" b="b"/>
                              <a:pathLst>
                                <a:path w="2284476" h="441961" extrusionOk="0">
                                  <a:moveTo>
                                    <a:pt x="0" y="441961"/>
                                  </a:moveTo>
                                  <a:lnTo>
                                    <a:pt x="2284476" y="441961"/>
                                  </a:lnTo>
                                  <a:lnTo>
                                    <a:pt x="2284476"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9" name="Rectangle 49"/>
                          <wps:cNvSpPr>
                            <a:spLocks noChangeArrowheads="1"/>
                          </wps:cNvSpPr>
                          <wps:spPr bwMode="auto">
                            <a:xfrm>
                              <a:off x="35914" y="15682"/>
                              <a:ext cx="2958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057BC" w14:textId="77777777" w:rsidR="00AF5AA6" w:rsidRDefault="00AF5AA6" w:rsidP="000B0605">
                                <w:pPr>
                                  <w:spacing w:after="0" w:line="275" w:lineRule="auto"/>
                                  <w:textDirection w:val="btLr"/>
                                </w:pPr>
                                <w:r>
                                  <w:rPr>
                                    <w:color w:val="000000"/>
                                  </w:rPr>
                                  <w:t xml:space="preserve">Parcours : Génie Logiciel et Base de </w:t>
                                </w:r>
                              </w:p>
                            </w:txbxContent>
                          </wps:txbx>
                          <wps:bodyPr rot="0" vert="horz" wrap="square" lIns="0" tIns="0" rIns="0" bIns="0" anchor="t" anchorCtr="0" upright="1">
                            <a:noAutofit/>
                          </wps:bodyPr>
                        </wps:wsp>
                        <wps:wsp>
                          <wps:cNvPr id="70" name="Rectangle 50"/>
                          <wps:cNvSpPr>
                            <a:spLocks noChangeArrowheads="1"/>
                          </wps:cNvSpPr>
                          <wps:spPr bwMode="auto">
                            <a:xfrm>
                              <a:off x="44193" y="17252"/>
                              <a:ext cx="7072"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DD4F4" w14:textId="77777777" w:rsidR="00AF5AA6" w:rsidRDefault="00AF5AA6" w:rsidP="000B0605">
                                <w:pPr>
                                  <w:spacing w:after="0" w:line="275" w:lineRule="auto"/>
                                  <w:textDirection w:val="btLr"/>
                                </w:pPr>
                                <w:r>
                                  <w:rPr>
                                    <w:color w:val="000000"/>
                                  </w:rPr>
                                  <w:t xml:space="preserve">Données </w:t>
                                </w:r>
                              </w:p>
                            </w:txbxContent>
                          </wps:txbx>
                          <wps:bodyPr rot="0" vert="horz" wrap="square" lIns="0" tIns="0" rIns="0" bIns="0" anchor="t" anchorCtr="0" upright="1">
                            <a:noAutofit/>
                          </wps:bodyPr>
                        </wps:wsp>
                        <wps:wsp>
                          <wps:cNvPr id="71" name="Forme libre : forme 51"/>
                          <wps:cNvSpPr>
                            <a:spLocks/>
                          </wps:cNvSpPr>
                          <wps:spPr bwMode="auto">
                            <a:xfrm>
                              <a:off x="35417" y="21427"/>
                              <a:ext cx="22906" cy="4435"/>
                            </a:xfrm>
                            <a:custGeom>
                              <a:avLst/>
                              <a:gdLst>
                                <a:gd name="T0" fmla="*/ 0 w 2290572"/>
                                <a:gd name="T1" fmla="*/ 0 h 443484"/>
                                <a:gd name="T2" fmla="*/ 2290572 w 2290572"/>
                                <a:gd name="T3" fmla="*/ 0 h 443484"/>
                                <a:gd name="T4" fmla="*/ 2290572 w 2290572"/>
                                <a:gd name="T5" fmla="*/ 443484 h 443484"/>
                                <a:gd name="T6" fmla="*/ 0 w 2290572"/>
                                <a:gd name="T7" fmla="*/ 443484 h 443484"/>
                                <a:gd name="T8" fmla="*/ 0 w 2290572"/>
                                <a:gd name="T9" fmla="*/ 0 h 443484"/>
                              </a:gdLst>
                              <a:ahLst/>
                              <a:cxnLst>
                                <a:cxn ang="0">
                                  <a:pos x="T0" y="T1"/>
                                </a:cxn>
                                <a:cxn ang="0">
                                  <a:pos x="T2" y="T3"/>
                                </a:cxn>
                                <a:cxn ang="0">
                                  <a:pos x="T4" y="T5"/>
                                </a:cxn>
                                <a:cxn ang="0">
                                  <a:pos x="T6" y="T7"/>
                                </a:cxn>
                                <a:cxn ang="0">
                                  <a:pos x="T8" y="T9"/>
                                </a:cxn>
                              </a:cxnLst>
                              <a:rect l="0" t="0" r="r" b="b"/>
                              <a:pathLst>
                                <a:path w="2290572" h="443484" extrusionOk="0">
                                  <a:moveTo>
                                    <a:pt x="0" y="0"/>
                                  </a:moveTo>
                                  <a:lnTo>
                                    <a:pt x="2290572" y="0"/>
                                  </a:lnTo>
                                  <a:lnTo>
                                    <a:pt x="2290572" y="443484"/>
                                  </a:lnTo>
                                  <a:lnTo>
                                    <a:pt x="0" y="443484"/>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3" name="Forme libre : forme 52"/>
                          <wps:cNvSpPr>
                            <a:spLocks/>
                          </wps:cNvSpPr>
                          <wps:spPr bwMode="auto">
                            <a:xfrm>
                              <a:off x="35417" y="21427"/>
                              <a:ext cx="22906" cy="4435"/>
                            </a:xfrm>
                            <a:custGeom>
                              <a:avLst/>
                              <a:gdLst>
                                <a:gd name="T0" fmla="*/ 0 w 2290572"/>
                                <a:gd name="T1" fmla="*/ 443484 h 443484"/>
                                <a:gd name="T2" fmla="*/ 2290572 w 2290572"/>
                                <a:gd name="T3" fmla="*/ 443484 h 443484"/>
                                <a:gd name="T4" fmla="*/ 2290572 w 2290572"/>
                                <a:gd name="T5" fmla="*/ 0 h 443484"/>
                                <a:gd name="T6" fmla="*/ 0 w 2290572"/>
                                <a:gd name="T7" fmla="*/ 0 h 443484"/>
                                <a:gd name="T8" fmla="*/ 0 w 2290572"/>
                                <a:gd name="T9" fmla="*/ 443484 h 443484"/>
                              </a:gdLst>
                              <a:ahLst/>
                              <a:cxnLst>
                                <a:cxn ang="0">
                                  <a:pos x="T0" y="T1"/>
                                </a:cxn>
                                <a:cxn ang="0">
                                  <a:pos x="T2" y="T3"/>
                                </a:cxn>
                                <a:cxn ang="0">
                                  <a:pos x="T4" y="T5"/>
                                </a:cxn>
                                <a:cxn ang="0">
                                  <a:pos x="T6" y="T7"/>
                                </a:cxn>
                                <a:cxn ang="0">
                                  <a:pos x="T8" y="T9"/>
                                </a:cxn>
                              </a:cxnLst>
                              <a:rect l="0" t="0" r="r" b="b"/>
                              <a:pathLst>
                                <a:path w="2290572" h="443484" extrusionOk="0">
                                  <a:moveTo>
                                    <a:pt x="0" y="443484"/>
                                  </a:moveTo>
                                  <a:lnTo>
                                    <a:pt x="2290572" y="443484"/>
                                  </a:lnTo>
                                  <a:lnTo>
                                    <a:pt x="2290572"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 name="Rectangle 53"/>
                          <wps:cNvSpPr>
                            <a:spLocks noChangeArrowheads="1"/>
                          </wps:cNvSpPr>
                          <wps:spPr bwMode="auto">
                            <a:xfrm>
                              <a:off x="38032" y="21968"/>
                              <a:ext cx="2403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7BA2B" w14:textId="77777777" w:rsidR="00AF5AA6" w:rsidRDefault="00AF5AA6" w:rsidP="000B0605">
                                <w:pPr>
                                  <w:spacing w:after="0" w:line="275" w:lineRule="auto"/>
                                  <w:textDirection w:val="btLr"/>
                                </w:pPr>
                                <w:r>
                                  <w:rPr>
                                    <w:color w:val="000000"/>
                                  </w:rPr>
                                  <w:t xml:space="preserve">Parcours : Administration des </w:t>
                                </w:r>
                              </w:p>
                            </w:txbxContent>
                          </wps:txbx>
                          <wps:bodyPr rot="0" vert="horz" wrap="square" lIns="0" tIns="0" rIns="0" bIns="0" anchor="t" anchorCtr="0" upright="1">
                            <a:noAutofit/>
                          </wps:bodyPr>
                        </wps:wsp>
                        <wps:wsp>
                          <wps:cNvPr id="75" name="Rectangle 54"/>
                          <wps:cNvSpPr>
                            <a:spLocks noChangeArrowheads="1"/>
                          </wps:cNvSpPr>
                          <wps:spPr bwMode="auto">
                            <a:xfrm>
                              <a:off x="40490" y="23537"/>
                              <a:ext cx="16979"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4FC4B" w14:textId="77777777" w:rsidR="00AF5AA6" w:rsidRDefault="00AF5AA6" w:rsidP="000B0605">
                                <w:pPr>
                                  <w:spacing w:after="0" w:line="275" w:lineRule="auto"/>
                                  <w:textDirection w:val="btLr"/>
                                </w:pPr>
                                <w:r>
                                  <w:rPr>
                                    <w:color w:val="000000"/>
                                  </w:rPr>
                                  <w:t xml:space="preserve">Systèmes et Réseaux </w:t>
                                </w:r>
                              </w:p>
                            </w:txbxContent>
                          </wps:txbx>
                          <wps:bodyPr rot="0" vert="horz" wrap="square" lIns="0" tIns="0" rIns="0" bIns="0" anchor="t" anchorCtr="0" upright="1">
                            <a:noAutofit/>
                          </wps:bodyPr>
                        </wps:wsp>
                        <wps:wsp>
                          <wps:cNvPr id="76" name="Forme libre : forme 55"/>
                          <wps:cNvSpPr>
                            <a:spLocks/>
                          </wps:cNvSpPr>
                          <wps:spPr bwMode="auto">
                            <a:xfrm>
                              <a:off x="35417" y="27721"/>
                              <a:ext cx="22662" cy="4420"/>
                            </a:xfrm>
                            <a:custGeom>
                              <a:avLst/>
                              <a:gdLst>
                                <a:gd name="T0" fmla="*/ 0 w 2266188"/>
                                <a:gd name="T1" fmla="*/ 0 h 441961"/>
                                <a:gd name="T2" fmla="*/ 2266188 w 2266188"/>
                                <a:gd name="T3" fmla="*/ 0 h 441961"/>
                                <a:gd name="T4" fmla="*/ 2266188 w 2266188"/>
                                <a:gd name="T5" fmla="*/ 441961 h 441961"/>
                                <a:gd name="T6" fmla="*/ 0 w 2266188"/>
                                <a:gd name="T7" fmla="*/ 441961 h 441961"/>
                                <a:gd name="T8" fmla="*/ 0 w 2266188"/>
                                <a:gd name="T9" fmla="*/ 0 h 441961"/>
                              </a:gdLst>
                              <a:ahLst/>
                              <a:cxnLst>
                                <a:cxn ang="0">
                                  <a:pos x="T0" y="T1"/>
                                </a:cxn>
                                <a:cxn ang="0">
                                  <a:pos x="T2" y="T3"/>
                                </a:cxn>
                                <a:cxn ang="0">
                                  <a:pos x="T4" y="T5"/>
                                </a:cxn>
                                <a:cxn ang="0">
                                  <a:pos x="T6" y="T7"/>
                                </a:cxn>
                                <a:cxn ang="0">
                                  <a:pos x="T8" y="T9"/>
                                </a:cxn>
                              </a:cxnLst>
                              <a:rect l="0" t="0" r="r" b="b"/>
                              <a:pathLst>
                                <a:path w="2266188" h="441961" extrusionOk="0">
                                  <a:moveTo>
                                    <a:pt x="0" y="0"/>
                                  </a:moveTo>
                                  <a:lnTo>
                                    <a:pt x="2266188" y="0"/>
                                  </a:lnTo>
                                  <a:lnTo>
                                    <a:pt x="2266188" y="441961"/>
                                  </a:lnTo>
                                  <a:lnTo>
                                    <a:pt x="0" y="441961"/>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7" name="Forme libre : forme 56"/>
                          <wps:cNvSpPr>
                            <a:spLocks/>
                          </wps:cNvSpPr>
                          <wps:spPr bwMode="auto">
                            <a:xfrm>
                              <a:off x="35417" y="27721"/>
                              <a:ext cx="22662" cy="4420"/>
                            </a:xfrm>
                            <a:custGeom>
                              <a:avLst/>
                              <a:gdLst>
                                <a:gd name="T0" fmla="*/ 0 w 2266188"/>
                                <a:gd name="T1" fmla="*/ 441961 h 441961"/>
                                <a:gd name="T2" fmla="*/ 2266188 w 2266188"/>
                                <a:gd name="T3" fmla="*/ 441961 h 441961"/>
                                <a:gd name="T4" fmla="*/ 2266188 w 2266188"/>
                                <a:gd name="T5" fmla="*/ 0 h 441961"/>
                                <a:gd name="T6" fmla="*/ 0 w 2266188"/>
                                <a:gd name="T7" fmla="*/ 0 h 441961"/>
                                <a:gd name="T8" fmla="*/ 0 w 2266188"/>
                                <a:gd name="T9" fmla="*/ 441961 h 441961"/>
                              </a:gdLst>
                              <a:ahLst/>
                              <a:cxnLst>
                                <a:cxn ang="0">
                                  <a:pos x="T0" y="T1"/>
                                </a:cxn>
                                <a:cxn ang="0">
                                  <a:pos x="T2" y="T3"/>
                                </a:cxn>
                                <a:cxn ang="0">
                                  <a:pos x="T4" y="T5"/>
                                </a:cxn>
                                <a:cxn ang="0">
                                  <a:pos x="T6" y="T7"/>
                                </a:cxn>
                                <a:cxn ang="0">
                                  <a:pos x="T8" y="T9"/>
                                </a:cxn>
                              </a:cxnLst>
                              <a:rect l="0" t="0" r="r" b="b"/>
                              <a:pathLst>
                                <a:path w="2266188" h="441961" extrusionOk="0">
                                  <a:moveTo>
                                    <a:pt x="0" y="441961"/>
                                  </a:moveTo>
                                  <a:lnTo>
                                    <a:pt x="2266188" y="441961"/>
                                  </a:lnTo>
                                  <a:lnTo>
                                    <a:pt x="2266188" y="0"/>
                                  </a:lnTo>
                                  <a:lnTo>
                                    <a:pt x="0" y="0"/>
                                  </a:lnTo>
                                  <a:lnTo>
                                    <a:pt x="0" y="441961"/>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0" name="Rectangle 57"/>
                          <wps:cNvSpPr>
                            <a:spLocks noChangeArrowheads="1"/>
                          </wps:cNvSpPr>
                          <wps:spPr bwMode="auto">
                            <a:xfrm>
                              <a:off x="36783" y="29045"/>
                              <a:ext cx="2653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F5180" w14:textId="77777777" w:rsidR="00AF5AA6" w:rsidRDefault="00AF5AA6" w:rsidP="000B0605">
                                <w:pPr>
                                  <w:spacing w:after="0" w:line="275" w:lineRule="auto"/>
                                  <w:textDirection w:val="btLr"/>
                                </w:pPr>
                                <w:r>
                                  <w:rPr>
                                    <w:color w:val="000000"/>
                                  </w:rPr>
                                  <w:t xml:space="preserve">Parcours : Informatique Générale </w:t>
                                </w:r>
                              </w:p>
                            </w:txbxContent>
                          </wps:txbx>
                          <wps:bodyPr rot="0" vert="horz" wrap="square" lIns="0" tIns="0" rIns="0" bIns="0" anchor="t" anchorCtr="0" upright="1">
                            <a:noAutofit/>
                          </wps:bodyPr>
                        </wps:wsp>
                        <wps:wsp>
                          <wps:cNvPr id="81" name="Forme libre : forme 58"/>
                          <wps:cNvSpPr>
                            <a:spLocks/>
                          </wps:cNvSpPr>
                          <wps:spPr bwMode="auto">
                            <a:xfrm>
                              <a:off x="43921" y="4815"/>
                              <a:ext cx="15316" cy="4374"/>
                            </a:xfrm>
                            <a:custGeom>
                              <a:avLst/>
                              <a:gdLst>
                                <a:gd name="T0" fmla="*/ 0 w 1531620"/>
                                <a:gd name="T1" fmla="*/ 0 h 437388"/>
                                <a:gd name="T2" fmla="*/ 1531620 w 1531620"/>
                                <a:gd name="T3" fmla="*/ 0 h 437388"/>
                                <a:gd name="T4" fmla="*/ 1531620 w 1531620"/>
                                <a:gd name="T5" fmla="*/ 437388 h 437388"/>
                                <a:gd name="T6" fmla="*/ 0 w 1531620"/>
                                <a:gd name="T7" fmla="*/ 437388 h 437388"/>
                                <a:gd name="T8" fmla="*/ 0 w 1531620"/>
                                <a:gd name="T9" fmla="*/ 0 h 437388"/>
                              </a:gdLst>
                              <a:ahLst/>
                              <a:cxnLst>
                                <a:cxn ang="0">
                                  <a:pos x="T0" y="T1"/>
                                </a:cxn>
                                <a:cxn ang="0">
                                  <a:pos x="T2" y="T3"/>
                                </a:cxn>
                                <a:cxn ang="0">
                                  <a:pos x="T4" y="T5"/>
                                </a:cxn>
                                <a:cxn ang="0">
                                  <a:pos x="T6" y="T7"/>
                                </a:cxn>
                                <a:cxn ang="0">
                                  <a:pos x="T8" y="T9"/>
                                </a:cxn>
                              </a:cxnLst>
                              <a:rect l="0" t="0" r="r" b="b"/>
                              <a:pathLst>
                                <a:path w="1531620" h="437388" extrusionOk="0">
                                  <a:moveTo>
                                    <a:pt x="0" y="0"/>
                                  </a:moveTo>
                                  <a:lnTo>
                                    <a:pt x="1531620" y="0"/>
                                  </a:lnTo>
                                  <a:lnTo>
                                    <a:pt x="1531620" y="437388"/>
                                  </a:lnTo>
                                  <a:lnTo>
                                    <a:pt x="0" y="437388"/>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82" name="Forme libre : forme 59"/>
                          <wps:cNvSpPr>
                            <a:spLocks/>
                          </wps:cNvSpPr>
                          <wps:spPr bwMode="auto">
                            <a:xfrm>
                              <a:off x="43921" y="4815"/>
                              <a:ext cx="1531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 name="Rectangle 60"/>
                          <wps:cNvSpPr>
                            <a:spLocks noChangeArrowheads="1"/>
                          </wps:cNvSpPr>
                          <wps:spPr bwMode="auto">
                            <a:xfrm>
                              <a:off x="44278" y="6112"/>
                              <a:ext cx="19430"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CBDD0" w14:textId="77777777" w:rsidR="00AF5AA6" w:rsidRDefault="00AF5AA6" w:rsidP="000B0605">
                                <w:pPr>
                                  <w:spacing w:after="0" w:line="275" w:lineRule="auto"/>
                                  <w:textDirection w:val="btLr"/>
                                </w:pPr>
                                <w:r>
                                  <w:rPr>
                                    <w:color w:val="000000"/>
                                  </w:rPr>
                                  <w:t xml:space="preserve">Collège des enseignants </w:t>
                                </w:r>
                              </w:p>
                            </w:txbxContent>
                          </wps:txbx>
                          <wps:bodyPr rot="0" vert="horz" wrap="square" lIns="0" tIns="0" rIns="0" bIns="0" anchor="t" anchorCtr="0" upright="1">
                            <a:noAutofit/>
                          </wps:bodyPr>
                        </wps:wsp>
                      </wpg:grpSp>
                    </wpg:wgp>
                  </a:graphicData>
                </a:graphic>
              </wp:inline>
            </w:drawing>
          </mc:Choice>
          <mc:Fallback>
            <w:pict>
              <v:group w14:anchorId="5ACE9F0E" id="Groupe 9" o:spid="_x0000_s1027" style="width:466.45pt;height:253.1pt;mso-position-horizontal-relative:char;mso-position-vertical-relative:line" coordorigin="23780,21668" coordsize="65560,3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">
                <v:group id="_x0000_s1028" style="position:absolute;left:23841;top:21729;width:65499;height:32141" coordsize="65499,3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6" o:spid="_x0000_s1029" style="position:absolute;width:59237;height:32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28A251E5" w14:textId="77777777" w:rsidR="00AF5AA6" w:rsidRDefault="00AF5AA6" w:rsidP="000B0605">
                          <w:pPr>
                            <w:spacing w:after="0" w:line="240" w:lineRule="auto"/>
                            <w:textDirection w:val="btLr"/>
                          </w:pPr>
                        </w:p>
                      </w:txbxContent>
                    </v:textbox>
                  </v:rect>
                  <v:shape id="Forme libre : forme 7" o:spid="_x0000_s1030" style="position:absolute;left:29626;top:2956;width:21956;height:1859;visibility:visible;mso-wrap-style:square;v-text-anchor:middle" coordsize="219557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" path="m,l,92964r2195576,l2195576,185928e" filled="f" strokecolor="#477ba9" strokeweight=".33819mm">
                    <v:stroke startarrowwidth="narrow" startarrowlength="short" endarrowwidth="narrow" endarrowlength="short" miterlimit="83231f" joinstyle="miter"/>
                    <v:path arrowok="t" o:extrusionok="f" o:connecttype="custom" o:connectlocs="0,0;0,930;21956,930;21956,1859" o:connectangles="0,0,0,0"/>
                  </v:shape>
                  <v:shape id="Forme libre : forme 8" o:spid="_x0000_s1031" style="position:absolute;left:34091;top:13289;width:1329;height:16646;visibility:visible;mso-wrap-style:square;v-text-anchor:middle" coordsize="132842,16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" path="m,l,1664590r132842,e" filled="f" strokecolor="#528cc1" strokeweight=".33819mm">
                    <v:stroke startarrowwidth="narrow" startarrowlength="short" endarrowwidth="narrow" endarrowlength="short" miterlimit="83231f" joinstyle="miter"/>
                    <v:path arrowok="t" o:extrusionok="f" o:connecttype="custom" o:connectlocs="0,0;0,16646;1329,16646" o:connectangles="0,0,0"/>
                  </v:shape>
                  <v:shape id="Forme libre : forme 11" o:spid="_x0000_s1032" style="position:absolute;left:34091;top:13289;width:1329;height:10359;visibility:visible;mso-wrap-style:square;v-text-anchor:middle" coordsize="132842,10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" path="m,l,1035940r132842,e" filled="f" strokecolor="#528cc1" strokeweight=".33819mm">
                    <v:stroke startarrowwidth="narrow" startarrowlength="short" endarrowwidth="narrow" endarrowlength="short" miterlimit="83231f" joinstyle="miter"/>
                    <v:path arrowok="t" o:extrusionok="f" o:connecttype="custom" o:connectlocs="0,0;0,10359;1329,10359" o:connectangles="0,0,0"/>
                  </v:shape>
                  <v:shape id="Forme libre : forme 12" o:spid="_x0000_s1033" style="position:absolute;left:34091;top:13289;width:1329;height:4073;visibility:visible;mso-wrap-style:square;v-text-anchor:middle" coordsize="132842,40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" path="m,l,407290r132842,e" filled="f" strokecolor="#528cc1" strokeweight=".33819mm">
                    <v:stroke startarrowwidth="narrow" startarrowlength="short" endarrowwidth="narrow" endarrowlength="short" miterlimit="83231f" joinstyle="miter"/>
                    <v:path arrowok="t" o:extrusionok="f" o:connecttype="custom" o:connectlocs="0,0;0,4073;1329,4073" o:connectangles="0,0,0"/>
                  </v:shape>
                  <v:shape id="Forme libre : forme 13" o:spid="_x0000_s1034" style="position:absolute;left:26395;top:6995;width:11242;height:1859;visibility:visible;mso-wrap-style:square;v-text-anchor:middle" coordsize="112420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" path="m,l,92964r1124204,l1124204,185928e" filled="f" strokecolor="#528cc1" strokeweight=".33819mm">
                    <v:stroke startarrowwidth="narrow" startarrowlength="short" endarrowwidth="narrow" endarrowlength="short" miterlimit="83231f" joinstyle="miter"/>
                    <v:path arrowok="t" o:extrusionok="f" o:connecttype="custom" o:connectlocs="0,0;0,930;11242,930;11242,1859" o:connectangles="0,0,0,0"/>
                  </v:shape>
                  <v:shape id="Forme libre : forme 14" o:spid="_x0000_s1035" style="position:absolute;left:11612;top:13289;width:1329;height:16646;visibility:visible;mso-wrap-style:square;v-text-anchor:middle" coordsize="132842,16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" path="m,l,1664590r132842,e" filled="f" strokecolor="#528cc1" strokeweight=".33819mm">
                    <v:stroke startarrowwidth="narrow" startarrowlength="short" endarrowwidth="narrow" endarrowlength="short" miterlimit="83231f" joinstyle="miter"/>
                    <v:path arrowok="t" o:extrusionok="f" o:connecttype="custom" o:connectlocs="0,0;0,16646;1329,16646" o:connectangles="0,0,0"/>
                  </v:shape>
                  <v:shape id="Forme libre : forme 15" o:spid="_x0000_s1036" style="position:absolute;left:11612;top:13289;width:1329;height:10359;visibility:visible;mso-wrap-style:square;v-text-anchor:middle" coordsize="132842,10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" path="m,l,1035940r132842,e" filled="f" strokecolor="#528cc1" strokeweight=".33819mm">
                    <v:stroke startarrowwidth="narrow" startarrowlength="short" endarrowwidth="narrow" endarrowlength="short" miterlimit="83231f" joinstyle="miter"/>
                    <v:path arrowok="t" o:extrusionok="f" o:connecttype="custom" o:connectlocs="0,0;0,10359;1329,10359" o:connectangles="0,0,0"/>
                  </v:shape>
                  <v:shape id="Forme libre : forme 16" o:spid="_x0000_s1037" style="position:absolute;left:11612;top:13289;width:1329;height:4073;visibility:visible;mso-wrap-style:square;v-text-anchor:middle" coordsize="132842,40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" path="m,l,407290r132842,e" filled="f" strokecolor="#528cc1" strokeweight=".33819mm">
                    <v:stroke startarrowwidth="narrow" startarrowlength="short" endarrowwidth="narrow" endarrowlength="short" miterlimit="83231f" joinstyle="miter"/>
                    <v:path arrowok="t" o:extrusionok="f" o:connecttype="custom" o:connectlocs="0,0;0,4073;1329,4073" o:connectangles="0,0,0"/>
                  </v:shape>
                  <v:shape id="Forme libre : forme 17" o:spid="_x0000_s1038" style="position:absolute;left:15148;top:6995;width:11242;height:1859;visibility:visible;mso-wrap-style:square;v-text-anchor:middle" coordsize="112420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" path="m1124204,r,92964l,92964r,92964e" filled="f" strokecolor="#528cc1" strokeweight=".33819mm">
                    <v:stroke startarrowwidth="narrow" startarrowlength="short" endarrowwidth="narrow" endarrowlength="short" miterlimit="83231f" joinstyle="miter"/>
                    <v:path arrowok="t" o:extrusionok="f" o:connecttype="custom" o:connectlocs="11242,0;11242,930;0,930;0,1859" o:connectangles="0,0,0,0"/>
                  </v:shape>
                  <v:shape id="Forme libre : forme 18" o:spid="_x0000_s1039" style="position:absolute;left:26395;top:2956;width:3236;height:1859;visibility:visible;mso-wrap-style:square;v-text-anchor:middle" coordsize="32359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" path="m323596,r,92964l,92964r,92964e" filled="f" strokecolor="#477ba9" strokeweight=".33819mm">
                    <v:stroke startarrowwidth="narrow" startarrowlength="short" endarrowwidth="narrow" endarrowlength="short" miterlimit="83231f" joinstyle="miter"/>
                    <v:path arrowok="t" o:extrusionok="f" o:connecttype="custom" o:connectlocs="3236,0;3236,930;0,930;0,1859" o:connectangles="0,0,0,0"/>
                  </v:shape>
                  <v:shape id="Forme libre : forme 19" o:spid="_x0000_s1040" style="position:absolute;left:4434;top:2956;width:25192;height:1859;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" path="m2519172,r,92964l,92964r,92964e" filled="f" strokecolor="#477ba9" strokeweight=".33819mm">
                    <v:stroke startarrowwidth="narrow" startarrowlength="short" endarrowwidth="narrow" endarrowlength="short" miterlimit="83231f" joinstyle="miter"/>
                    <v:path arrowok="t" o:extrusionok="f" o:connecttype="custom" o:connectlocs="25192,0;25192,930;0,930;0,1859" o:connectangles="0,0,0,0"/>
                  </v:shape>
                  <v:shape id="Forme libre : forme 20" o:spid="_x0000_s1041"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" path="m,l1706880,r,295656l,295656,,e" stroked="f">
                    <v:path arrowok="t" o:extrusionok="f" o:connecttype="custom" o:connectlocs="0,0;17068,0;17068,2956;0,2956;0,0" o:connectangles="0,0,0,0,0"/>
                  </v:shape>
                  <v:shape id="Forme libre : forme 21" o:spid="_x0000_s1042"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" path="m,295656r1706880,l1706880,,,,,295656xe" filled="f" strokecolor="#528cc1" strokeweight=".33819mm">
                    <v:stroke startarrowwidth="narrow" startarrowlength="short" endarrowwidth="narrow" endarrowlength="short" miterlimit="83231f" joinstyle="miter"/>
                    <v:path arrowok="t" o:extrusionok="f" o:connecttype="custom" o:connectlocs="0,2956;17068,2956;17068,0;0,0;0,2956" o:connectangles="0,0,0,0,0"/>
                  </v:shape>
                  <v:rect id="Rectangle 22" o:spid="_x0000_s1043" style="position:absolute;left:24999;top:586;width:12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7BA3D9D" w14:textId="77777777" w:rsidR="00AF5AA6" w:rsidRDefault="00AF5AA6" w:rsidP="000B0605">
                          <w:pPr>
                            <w:spacing w:after="0" w:line="275" w:lineRule="auto"/>
                            <w:textDirection w:val="btLr"/>
                          </w:pPr>
                          <w:r>
                            <w:rPr>
                              <w:color w:val="000000"/>
                            </w:rPr>
                            <w:t xml:space="preserve">Conseil d'école </w:t>
                          </w:r>
                        </w:p>
                      </w:txbxContent>
                    </v:textbox>
                  </v:rect>
                  <v:shape id="Forme libre : forme 23" o:spid="_x0000_s1044" style="position:absolute;top:4815;width:8854;height:4420;visibility:visible;mso-wrap-style:square;v-text-anchor:middle" coordsize="88544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" path="m,441960r885444,l885444,,,,,441960xe" filled="f" strokecolor="#528cc1" strokeweight=".33819mm">
                    <v:stroke startarrowwidth="narrow" startarrowlength="short" endarrowwidth="narrow" endarrowlength="short" miterlimit="83231f" joinstyle="miter"/>
                    <v:path arrowok="t" o:extrusionok="f" o:connecttype="custom" o:connectlocs="0,4420;8854,4420;8854,0;0,0;0,4420" o:connectangles="0,0,0,0,0"/>
                  </v:shape>
                  <v:rect id="_x0000_s1045" style="position:absolute;left:2097;top:5345;width:670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0DB1E1" w14:textId="77777777" w:rsidR="00AF5AA6" w:rsidRDefault="00AF5AA6" w:rsidP="000B0605">
                          <w:pPr>
                            <w:spacing w:after="0" w:line="275" w:lineRule="auto"/>
                            <w:textDirection w:val="btLr"/>
                          </w:pPr>
                          <w:r>
                            <w:rPr>
                              <w:color w:val="000000"/>
                            </w:rPr>
                            <w:t xml:space="preserve">Conseil </w:t>
                          </w:r>
                        </w:p>
                      </w:txbxContent>
                    </v:textbox>
                  </v:rect>
                  <v:rect id="Rectangle 26" o:spid="_x0000_s1046" style="position:absolute;left:877;top:6919;width:94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5211D91" w14:textId="77777777" w:rsidR="00AF5AA6" w:rsidRDefault="00AF5AA6" w:rsidP="000B0605">
                          <w:pPr>
                            <w:spacing w:after="0" w:line="275" w:lineRule="auto"/>
                            <w:textDirection w:val="btLr"/>
                          </w:pPr>
                          <w:r>
                            <w:rPr>
                              <w:color w:val="000000"/>
                            </w:rPr>
                            <w:t xml:space="preserve">Scientifique </w:t>
                          </w:r>
                        </w:p>
                      </w:txbxContent>
                    </v:textbox>
                  </v:rect>
                  <v:shape id="Forme libre : forme 27" o:spid="_x0000_s1047" style="position:absolute;left:22402;top:4815;width:7971;height:2180;visibility:visible;mso-wrap-style:square;v-text-anchor:middle" coordsize="79705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" path="m,l797052,r,217932l,217932,,e" stroked="f">
                    <v:path arrowok="t" o:extrusionok="f" o:connecttype="custom" o:connectlocs="0,0;7971,0;7971,2180;0,2180;0,0" o:connectangles="0,0,0,0,0"/>
                  </v:shape>
                  <v:shape id="Forme libre : forme 28" o:spid="_x0000_s1048" style="position:absolute;left:22402;top:4815;width:7971;height:2180;visibility:visible;mso-wrap-style:square;v-text-anchor:middle" coordsize="79705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" path="m,217932r797052,l797052,,,,,217932xe" filled="f" strokecolor="#528cc1" strokeweight=".33819mm">
                    <v:stroke startarrowwidth="narrow" startarrowlength="short" endarrowwidth="narrow" endarrowlength="short" miterlimit="83231f" joinstyle="miter"/>
                    <v:path arrowok="t" o:extrusionok="f" o:connecttype="custom" o:connectlocs="0,2180;7971,2180;7971,0;0,0;0,2180" o:connectangles="0,0,0,0,0"/>
                  </v:shape>
                  <v:rect id="Rectangle 29" o:spid="_x0000_s1049" style="position:absolute;left:23528;top:5018;width:76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2D23C7D" w14:textId="77777777" w:rsidR="00AF5AA6" w:rsidRDefault="00AF5AA6" w:rsidP="000B0605">
                          <w:pPr>
                            <w:spacing w:after="0" w:line="275" w:lineRule="auto"/>
                            <w:textDirection w:val="btLr"/>
                          </w:pPr>
                          <w:r>
                            <w:rPr>
                              <w:color w:val="000000"/>
                            </w:rPr>
                            <w:t>Direction</w:t>
                          </w:r>
                        </w:p>
                      </w:txbxContent>
                    </v:textbox>
                  </v:rect>
                  <v:shape id="Forme libre : forme 30" o:spid="_x0000_s1050" style="position:absolute;left:10713;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" path="m,l885444,r,443484l,443484,,e" stroked="f">
                    <v:path arrowok="t" o:extrusionok="f" o:connecttype="custom" o:connectlocs="0,0;8855,0;8855,4435;0,4435;0,0" o:connectangles="0,0,0,0,0"/>
                  </v:shape>
                  <v:shape id="Forme libre : forme 31" o:spid="_x0000_s1051" style="position:absolute;left:10713;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" path="m,443484r885444,l885444,,,,,443484xe" filled="f" strokecolor="#528cc1" strokeweight=".33819mm">
                    <v:stroke startarrowwidth="narrow" startarrowlength="short" endarrowwidth="narrow" endarrowlength="short" miterlimit="83231f" joinstyle="miter"/>
                    <v:path arrowok="t" o:extrusionok="f" o:connecttype="custom" o:connectlocs="0,4435;8855,4435;8855,0;0,0;0,4435" o:connectangles="0,0,0,0,0"/>
                  </v:shape>
                  <v:rect id="Rectangle 32" o:spid="_x0000_s1052" style="position:absolute;left:11899;top:9395;width:91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9C25DA1" w14:textId="77777777" w:rsidR="00AF5AA6" w:rsidRDefault="00AF5AA6" w:rsidP="000B0605">
                          <w:pPr>
                            <w:spacing w:after="0" w:line="275" w:lineRule="auto"/>
                            <w:textDirection w:val="btLr"/>
                          </w:pPr>
                          <w:r>
                            <w:rPr>
                              <w:color w:val="000000"/>
                            </w:rPr>
                            <w:t xml:space="preserve">Secrétariat </w:t>
                          </w:r>
                        </w:p>
                      </w:txbxContent>
                    </v:textbox>
                  </v:rect>
                  <v:rect id="Rectangle 33" o:spid="_x0000_s1053" style="position:absolute;left:12448;top:10964;width:71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80EF5B" w14:textId="77777777" w:rsidR="00AF5AA6" w:rsidRDefault="00AF5AA6" w:rsidP="000B0605">
                          <w:pPr>
                            <w:spacing w:after="0" w:line="275" w:lineRule="auto"/>
                            <w:textDirection w:val="btLr"/>
                          </w:pPr>
                          <w:r>
                            <w:rPr>
                              <w:color w:val="000000"/>
                            </w:rPr>
                            <w:t>Principal</w:t>
                          </w:r>
                        </w:p>
                      </w:txbxContent>
                    </v:textbox>
                  </v:rect>
                  <v:shape id="Forme libre : forme 34" o:spid="_x0000_s1054" style="position:absolute;left:12938;top:15148;width:20620;height:4420;visibility:visible;mso-wrap-style:square;v-text-anchor:middle" coordsize="206197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" path="m,l2061972,r,441961l,441961,,e" stroked="f">
                    <v:path arrowok="t" o:extrusionok="f" o:connecttype="custom" o:connectlocs="0,0;20620,0;20620,4420;0,4420;0,0" o:connectangles="0,0,0,0,0"/>
                  </v:shape>
                  <v:shape id="Forme libre : forme 35" o:spid="_x0000_s1055" style="position:absolute;left:12938;top:15148;width:20620;height:4420;visibility:visible;mso-wrap-style:square;v-text-anchor:middle" coordsize="206197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" path="m,441961r2061972,l2061972,,,,,441961xe" filled="f" strokecolor="#528cc1" strokeweight=".33819mm">
                    <v:stroke startarrowwidth="narrow" startarrowlength="short" endarrowwidth="narrow" endarrowlength="short" miterlimit="83231f" joinstyle="miter"/>
                    <v:path arrowok="t" o:extrusionok="f" o:connecttype="custom" o:connectlocs="0,4420;20620,4420;20620,0;0,0;0,4420" o:connectangles="0,0,0,0,0"/>
                  </v:shape>
                  <v:rect id="Rectangle 36" o:spid="_x0000_s1056" style="position:absolute;left:17282;top:16470;width:158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38982E5" w14:textId="77777777" w:rsidR="00AF5AA6" w:rsidRDefault="00AF5AA6" w:rsidP="000B0605">
                          <w:pPr>
                            <w:spacing w:after="0" w:line="275" w:lineRule="auto"/>
                            <w:textDirection w:val="btLr"/>
                          </w:pPr>
                          <w:r>
                            <w:rPr>
                              <w:color w:val="000000"/>
                            </w:rPr>
                            <w:t>Service de scolarité</w:t>
                          </w:r>
                        </w:p>
                      </w:txbxContent>
                    </v:textbox>
                  </v:rect>
                  <v:shape id="Forme libre : forme 37" o:spid="_x0000_s1057" style="position:absolute;left:12938;top:21427;width:20300;height:4435;visibility:visible;mso-wrap-style:square;v-text-anchor:middle" coordsize="20299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" path="m,l2029968,r,443484l,443484,,e" stroked="f">
                    <v:path arrowok="t" o:extrusionok="f" o:connecttype="custom" o:connectlocs="0,0;20300,0;20300,4435;0,4435;0,0" o:connectangles="0,0,0,0,0"/>
                  </v:shape>
                  <v:shape id="Forme libre : forme 38" o:spid="_x0000_s1058" style="position:absolute;left:12938;top:21427;width:20300;height:4435;visibility:visible;mso-wrap-style:square;v-text-anchor:middle" coordsize="20299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" path="m,443484r2029968,l2029968,,,,,443484xe" filled="f" strokecolor="#528cc1" strokeweight=".33819mm">
                    <v:stroke startarrowwidth="narrow" startarrowlength="short" endarrowwidth="narrow" endarrowlength="short" miterlimit="83231f" joinstyle="miter"/>
                    <v:path arrowok="t" o:extrusionok="f" o:connecttype="custom" o:connectlocs="0,4435;20300,4435;20300,0;0,0;0,4435" o:connectangles="0,0,0,0,0"/>
                  </v:shape>
                  <v:rect id="Rectangle 39" o:spid="_x0000_s1059" style="position:absolute;left:15895;top:22758;width:191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21CE78" w14:textId="77777777" w:rsidR="00AF5AA6" w:rsidRDefault="00AF5AA6" w:rsidP="000B0605">
                          <w:pPr>
                            <w:spacing w:after="0" w:line="275" w:lineRule="auto"/>
                            <w:textDirection w:val="btLr"/>
                          </w:pPr>
                          <w:r>
                            <w:rPr>
                              <w:color w:val="000000"/>
                            </w:rPr>
                            <w:t>Service de comptabilité</w:t>
                          </w:r>
                        </w:p>
                      </w:txbxContent>
                    </v:textbox>
                  </v:rect>
                  <v:shape id="Forme libre : forme 40" o:spid="_x0000_s1060" style="position:absolute;left:12938;top:27721;width:20468;height:4420;visibility:visible;mso-wrap-style:square;v-text-anchor:middle" coordsize="204673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" path="m,l2046732,r,441961l,441961,,e" stroked="f">
                    <v:path arrowok="t" o:extrusionok="f" o:connecttype="custom" o:connectlocs="0,0;20468,0;20468,4420;0,4420;0,0" o:connectangles="0,0,0,0,0"/>
                  </v:shape>
                  <v:shape id="Forme libre : forme 41" o:spid="_x0000_s1061" style="position:absolute;left:12938;top:27721;width:20468;height:4420;visibility:visible;mso-wrap-style:square;v-text-anchor:middle" coordsize="2046732,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" path="m,441961r2046732,l2046732,,,,,441961xe" filled="f" strokecolor="#528cc1" strokeweight=".33819mm">
                    <v:stroke startarrowwidth="narrow" startarrowlength="short" endarrowwidth="narrow" endarrowlength="short" miterlimit="83231f" joinstyle="miter"/>
                    <v:path arrowok="t" o:extrusionok="f" o:connecttype="custom" o:connectlocs="0,4420;20468,4420;20468,0;0,0;0,4420" o:connectangles="0,0,0,0,0"/>
                  </v:shape>
                  <v:rect id="Rectangle 42" o:spid="_x0000_s1062" style="position:absolute;left:17404;top:29045;width:153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B45AFE9" w14:textId="77777777" w:rsidR="00AF5AA6" w:rsidRDefault="00AF5AA6" w:rsidP="000B0605">
                          <w:pPr>
                            <w:spacing w:after="0" w:line="275" w:lineRule="auto"/>
                            <w:textDirection w:val="btLr"/>
                          </w:pPr>
                          <w:r>
                            <w:rPr>
                              <w:color w:val="000000"/>
                            </w:rPr>
                            <w:t>Service intendance</w:t>
                          </w:r>
                        </w:p>
                      </w:txbxContent>
                    </v:textbox>
                  </v:rect>
                  <v:shape id="Forme libre : forme 43" o:spid="_x0000_s1063" style="position:absolute;left:33207;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" path="m,l885444,r,443484l,443484,,e" stroked="f">
                    <v:path arrowok="t" o:extrusionok="f" o:connecttype="custom" o:connectlocs="0,0;8855,0;8855,4435;0,4435;0,0" o:connectangles="0,0,0,0,0"/>
                  </v:shape>
                  <v:shape id="Forme libre : forme 44" o:spid="_x0000_s1064" style="position:absolute;left:33207;top:8854;width:885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" path="m,443484r885444,l885444,,,,,443484xe" filled="f" strokecolor="#528cc1" strokeweight=".33819mm">
                    <v:stroke startarrowwidth="narrow" startarrowlength="short" endarrowwidth="narrow" endarrowlength="short" miterlimit="83231f" joinstyle="miter"/>
                    <v:path arrowok="t" o:extrusionok="f" o:connecttype="custom" o:connectlocs="0,4435;8855,4435;8855,0;0,0;0,4435" o:connectangles="0,0,0,0,0"/>
                  </v:shape>
                  <v:rect id="Rectangle 45" o:spid="_x0000_s1065" style="position:absolute;left:35363;top:9395;width:65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D16BD43" w14:textId="77777777" w:rsidR="00AF5AA6" w:rsidRDefault="00AF5AA6" w:rsidP="000B0605">
                          <w:pPr>
                            <w:spacing w:after="0" w:line="275" w:lineRule="auto"/>
                            <w:textDirection w:val="btLr"/>
                          </w:pPr>
                          <w:r>
                            <w:rPr>
                              <w:color w:val="000000"/>
                            </w:rPr>
                            <w:t xml:space="preserve">Service </w:t>
                          </w:r>
                        </w:p>
                      </w:txbxContent>
                    </v:textbox>
                  </v:rect>
                  <v:rect id="Rectangle 46" o:spid="_x0000_s1066" style="position:absolute;left:33762;top:10964;width:103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09F15D5" w14:textId="77777777" w:rsidR="00AF5AA6" w:rsidRDefault="00AF5AA6" w:rsidP="000B0605">
                          <w:pPr>
                            <w:spacing w:after="0" w:line="275" w:lineRule="auto"/>
                            <w:textDirection w:val="btLr"/>
                          </w:pPr>
                          <w:r>
                            <w:rPr>
                              <w:color w:val="000000"/>
                            </w:rPr>
                            <w:t xml:space="preserve">Pédagogique </w:t>
                          </w:r>
                        </w:p>
                      </w:txbxContent>
                    </v:textbox>
                  </v:rect>
                  <v:shape id="Forme libre : forme 47" o:spid="_x0000_s1067" style="position:absolute;left:35417;top:15148;width:22845;height:4420;visibility:visible;mso-wrap-style:square;v-text-anchor:middle" coordsize="2284476,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" path="m,l2284476,r,441961l,441961,,e" stroked="f">
                    <v:path arrowok="t" o:extrusionok="f" o:connecttype="custom" o:connectlocs="0,0;22845,0;22845,4420;0,4420;0,0" o:connectangles="0,0,0,0,0"/>
                  </v:shape>
                  <v:shape id="Forme libre : forme 48" o:spid="_x0000_s1068" style="position:absolute;left:35417;top:15148;width:22845;height:4420;visibility:visible;mso-wrap-style:square;v-text-anchor:middle" coordsize="2284476,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" path="m,441961r2284476,l2284476,,,,,441961xe" filled="f" strokecolor="#528cc1" strokeweight=".33819mm">
                    <v:stroke startarrowwidth="narrow" startarrowlength="short" endarrowwidth="narrow" endarrowlength="short" miterlimit="83231f" joinstyle="miter"/>
                    <v:path arrowok="t" o:extrusionok="f" o:connecttype="custom" o:connectlocs="0,4420;22845,4420;22845,0;0,0;0,4420" o:connectangles="0,0,0,0,0"/>
                  </v:shape>
                  <v:rect id="Rectangle 49" o:spid="_x0000_s1069" style="position:absolute;left:35914;top:15682;width:295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B1057BC" w14:textId="77777777" w:rsidR="00AF5AA6" w:rsidRDefault="00AF5AA6" w:rsidP="000B0605">
                          <w:pPr>
                            <w:spacing w:after="0" w:line="275" w:lineRule="auto"/>
                            <w:textDirection w:val="btLr"/>
                          </w:pPr>
                          <w:r>
                            <w:rPr>
                              <w:color w:val="000000"/>
                            </w:rPr>
                            <w:t xml:space="preserve">Parcours : Génie Logiciel et Base de </w:t>
                          </w:r>
                        </w:p>
                      </w:txbxContent>
                    </v:textbox>
                  </v:rect>
                  <v:rect id="Rectangle 50" o:spid="_x0000_s1070" style="position:absolute;left:44193;top:17252;width:7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1EDD4F4" w14:textId="77777777" w:rsidR="00AF5AA6" w:rsidRDefault="00AF5AA6" w:rsidP="000B0605">
                          <w:pPr>
                            <w:spacing w:after="0" w:line="275" w:lineRule="auto"/>
                            <w:textDirection w:val="btLr"/>
                          </w:pPr>
                          <w:r>
                            <w:rPr>
                              <w:color w:val="000000"/>
                            </w:rPr>
                            <w:t xml:space="preserve">Données </w:t>
                          </w:r>
                        </w:p>
                      </w:txbxContent>
                    </v:textbox>
                  </v:rect>
                  <v:shape id="Forme libre : forme 51" o:spid="_x0000_s1071" style="position:absolute;left:35417;top:21427;width:22906;height:4435;visibility:visible;mso-wrap-style:square;v-text-anchor:middle" coordsize="229057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" path="m,l2290572,r,443484l,443484,,e" stroked="f">
                    <v:path arrowok="t" o:extrusionok="f" o:connecttype="custom" o:connectlocs="0,0;22906,0;22906,4435;0,4435;0,0" o:connectangles="0,0,0,0,0"/>
                  </v:shape>
                  <v:shape id="Forme libre : forme 52" o:spid="_x0000_s1072" style="position:absolute;left:35417;top:21427;width:22906;height:4435;visibility:visible;mso-wrap-style:square;v-text-anchor:middle" coordsize="229057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" path="m,443484r2290572,l2290572,,,,,443484xe" filled="f" strokecolor="#528cc1" strokeweight=".33819mm">
                    <v:stroke startarrowwidth="narrow" startarrowlength="short" endarrowwidth="narrow" endarrowlength="short" miterlimit="83231f" joinstyle="miter"/>
                    <v:path arrowok="t" o:extrusionok="f" o:connecttype="custom" o:connectlocs="0,4435;22906,4435;22906,0;0,0;0,4435" o:connectangles="0,0,0,0,0"/>
                  </v:shape>
                  <v:rect id="Rectangle 53" o:spid="_x0000_s1073" style="position:absolute;left:38032;top:21968;width:240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2E7BA2B" w14:textId="77777777" w:rsidR="00AF5AA6" w:rsidRDefault="00AF5AA6" w:rsidP="000B0605">
                          <w:pPr>
                            <w:spacing w:after="0" w:line="275" w:lineRule="auto"/>
                            <w:textDirection w:val="btLr"/>
                          </w:pPr>
                          <w:r>
                            <w:rPr>
                              <w:color w:val="000000"/>
                            </w:rPr>
                            <w:t xml:space="preserve">Parcours : Administration des </w:t>
                          </w:r>
                        </w:p>
                      </w:txbxContent>
                    </v:textbox>
                  </v:rect>
                  <v:rect id="Rectangle 54" o:spid="_x0000_s1074" style="position:absolute;left:40490;top:23537;width:169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EE4FC4B" w14:textId="77777777" w:rsidR="00AF5AA6" w:rsidRDefault="00AF5AA6" w:rsidP="000B0605">
                          <w:pPr>
                            <w:spacing w:after="0" w:line="275" w:lineRule="auto"/>
                            <w:textDirection w:val="btLr"/>
                          </w:pPr>
                          <w:r>
                            <w:rPr>
                              <w:color w:val="000000"/>
                            </w:rPr>
                            <w:t xml:space="preserve">Systèmes et Réseaux </w:t>
                          </w:r>
                        </w:p>
                      </w:txbxContent>
                    </v:textbox>
                  </v:rect>
                  <v:shape id="Forme libre : forme 55" o:spid="_x0000_s1075" style="position:absolute;left:35417;top:27721;width:22662;height:4420;visibility:visible;mso-wrap-style:square;v-text-anchor:middle" coordsize="2266188,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" path="m,l2266188,r,441961l,441961,,e" stroked="f">
                    <v:path arrowok="t" o:extrusionok="f" o:connecttype="custom" o:connectlocs="0,0;22662,0;22662,4420;0,4420;0,0" o:connectangles="0,0,0,0,0"/>
                  </v:shape>
                  <v:shape id="Forme libre : forme 56" o:spid="_x0000_s1076" style="position:absolute;left:35417;top:27721;width:22662;height:4420;visibility:visible;mso-wrap-style:square;v-text-anchor:middle" coordsize="2266188,44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" path="m,441961r2266188,l2266188,,,,,441961xe" filled="f" strokecolor="#528cc1" strokeweight=".33819mm">
                    <v:stroke startarrowwidth="narrow" startarrowlength="short" endarrowwidth="narrow" endarrowlength="short" miterlimit="83231f" joinstyle="miter"/>
                    <v:path arrowok="t" o:extrusionok="f" o:connecttype="custom" o:connectlocs="0,4420;22662,4420;22662,0;0,0;0,4420" o:connectangles="0,0,0,0,0"/>
                  </v:shape>
                  <v:rect id="Rectangle 57" o:spid="_x0000_s1077" style="position:absolute;left:36783;top:29045;width:265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78F5180" w14:textId="77777777" w:rsidR="00AF5AA6" w:rsidRDefault="00AF5AA6" w:rsidP="000B0605">
                          <w:pPr>
                            <w:spacing w:after="0" w:line="275" w:lineRule="auto"/>
                            <w:textDirection w:val="btLr"/>
                          </w:pPr>
                          <w:r>
                            <w:rPr>
                              <w:color w:val="000000"/>
                            </w:rPr>
                            <w:t xml:space="preserve">Parcours : Informatique Générale </w:t>
                          </w:r>
                        </w:p>
                      </w:txbxContent>
                    </v:textbox>
                  </v:rect>
                  <v:shape id="Forme libre : forme 58" o:spid="_x0000_s1078" style="position:absolute;left:43921;top:4815;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" path="m,l1531620,r,437388l,437388,,e" stroked="f">
                    <v:path arrowok="t" o:extrusionok="f" o:connecttype="custom" o:connectlocs="0,0;15316,0;15316,4374;0,4374;0,0" o:connectangles="0,0,0,0,0"/>
                  </v:shape>
                  <v:shape id="Forme libre : forme 59" o:spid="_x0000_s1079" style="position:absolute;left:43921;top:4815;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316,4374;15316,0;0,0;0,4374" o:connectangles="0,0,0,0,0"/>
                  </v:shape>
                  <v:rect id="Rectangle 60" o:spid="_x0000_s1080" style="position:absolute;left:44278;top:6112;width:19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9ACBDD0" w14:textId="77777777" w:rsidR="00AF5AA6" w:rsidRDefault="00AF5AA6" w:rsidP="000B0605">
                          <w:pPr>
                            <w:spacing w:after="0" w:line="275" w:lineRule="auto"/>
                            <w:textDirection w:val="btLr"/>
                          </w:pPr>
                          <w:r>
                            <w:rPr>
                              <w:color w:val="000000"/>
                            </w:rPr>
                            <w:t xml:space="preserve">Collège des enseignants </w:t>
                          </w:r>
                        </w:p>
                      </w:txbxContent>
                    </v:textbox>
                  </v:rect>
                </v:group>
                <w10:anchorlock/>
              </v:group>
            </w:pict>
          </mc:Fallback>
        </mc:AlternateContent>
      </w:r>
    </w:p>
    <w:p w14:paraId="24AF675F" w14:textId="75942CB3" w:rsidR="000B0605" w:rsidRPr="00175291" w:rsidRDefault="000B0605" w:rsidP="00BD2663">
      <w:pPr>
        <w:pStyle w:val="Lgende"/>
        <w:spacing w:line="360" w:lineRule="auto"/>
        <w:jc w:val="center"/>
        <w:rPr>
          <w:rFonts w:eastAsia="Cambria"/>
          <w:i w:val="0"/>
          <w:iCs w:val="0"/>
          <w:color w:val="auto"/>
          <w:sz w:val="24"/>
          <w:szCs w:val="24"/>
        </w:rPr>
      </w:pPr>
      <w:bookmarkStart w:id="124" w:name="_Toc120812488"/>
      <w:bookmarkStart w:id="125" w:name="_Toc121748689"/>
      <w:bookmarkStart w:id="126" w:name="_Toc121748864"/>
      <w:bookmarkStart w:id="127" w:name="_Toc124757268"/>
      <w:bookmarkStart w:id="128" w:name="_Toc182399177"/>
      <w:r w:rsidRPr="00175291">
        <w:rPr>
          <w:i w:val="0"/>
          <w:iCs w:val="0"/>
          <w:color w:val="auto"/>
          <w:sz w:val="24"/>
          <w:szCs w:val="24"/>
        </w:rPr>
        <w:t xml:space="preserve">Figure </w:t>
      </w:r>
      <w:r w:rsidRPr="00175291">
        <w:rPr>
          <w:i w:val="0"/>
          <w:iCs w:val="0"/>
          <w:noProof/>
          <w:color w:val="auto"/>
          <w:sz w:val="24"/>
          <w:szCs w:val="24"/>
        </w:rPr>
        <w:fldChar w:fldCharType="begin"/>
      </w:r>
      <w:r w:rsidRPr="00175291">
        <w:rPr>
          <w:i w:val="0"/>
          <w:iCs w:val="0"/>
          <w:noProof/>
          <w:color w:val="auto"/>
          <w:sz w:val="24"/>
          <w:szCs w:val="24"/>
        </w:rPr>
        <w:instrText xml:space="preserve"> SEQ Figure \* ARABIC </w:instrText>
      </w:r>
      <w:r w:rsidRPr="00175291">
        <w:rPr>
          <w:i w:val="0"/>
          <w:iCs w:val="0"/>
          <w:noProof/>
          <w:color w:val="auto"/>
          <w:sz w:val="24"/>
          <w:szCs w:val="24"/>
        </w:rPr>
        <w:fldChar w:fldCharType="separate"/>
      </w:r>
      <w:r w:rsidR="00AC68CA">
        <w:rPr>
          <w:i w:val="0"/>
          <w:iCs w:val="0"/>
          <w:noProof/>
          <w:color w:val="auto"/>
          <w:sz w:val="24"/>
          <w:szCs w:val="24"/>
        </w:rPr>
        <w:t>1</w:t>
      </w:r>
      <w:r w:rsidRPr="00175291">
        <w:rPr>
          <w:i w:val="0"/>
          <w:iCs w:val="0"/>
          <w:noProof/>
          <w:color w:val="auto"/>
          <w:sz w:val="24"/>
          <w:szCs w:val="24"/>
        </w:rPr>
        <w:fldChar w:fldCharType="end"/>
      </w:r>
      <w:r w:rsidRPr="00175291">
        <w:rPr>
          <w:i w:val="0"/>
          <w:iCs w:val="0"/>
          <w:color w:val="auto"/>
          <w:sz w:val="24"/>
          <w:szCs w:val="24"/>
        </w:rPr>
        <w:t>. Organigramme de l’Ecole Nationale d’Informatique</w:t>
      </w:r>
      <w:bookmarkEnd w:id="124"/>
      <w:bookmarkEnd w:id="125"/>
      <w:bookmarkEnd w:id="126"/>
      <w:bookmarkEnd w:id="127"/>
      <w:bookmarkEnd w:id="128"/>
    </w:p>
    <w:p w14:paraId="781D66AC" w14:textId="77777777" w:rsidR="000B0605" w:rsidRPr="00175291" w:rsidRDefault="000B0605" w:rsidP="00175291">
      <w:pPr>
        <w:spacing w:after="0" w:line="360" w:lineRule="auto"/>
        <w:ind w:left="358" w:right="410" w:firstLine="350"/>
        <w:jc w:val="both"/>
        <w:rPr>
          <w:rFonts w:ascii="Times New Roman" w:hAnsi="Times New Roman" w:cs="Times New Roman"/>
          <w:sz w:val="24"/>
          <w:szCs w:val="24"/>
        </w:rPr>
      </w:pPr>
      <w:r w:rsidRPr="00175291">
        <w:rPr>
          <w:rFonts w:ascii="Times New Roman" w:hAnsi="Times New Roman" w:cs="Times New Roman"/>
          <w:sz w:val="24"/>
          <w:szCs w:val="24"/>
        </w:rPr>
        <w:t xml:space="preserve">Sur cet organigramme, l’Ecole placée sous la tutelle académique et administrative de l’Université de Fianarantsoa, et dirigée par un Directeur élu par les Enseignants – </w:t>
      </w:r>
      <w:r w:rsidRPr="00175291">
        <w:rPr>
          <w:rFonts w:ascii="Times New Roman" w:hAnsi="Times New Roman" w:cs="Times New Roman"/>
          <w:sz w:val="24"/>
          <w:szCs w:val="24"/>
        </w:rPr>
        <w:lastRenderedPageBreak/>
        <w:t xml:space="preserve">Chercheurs permanents de l’Etablissement et nommé par un décret pris en Conseil des ministres pour un mandat de 3 ans. </w:t>
      </w:r>
    </w:p>
    <w:p w14:paraId="1AF8D969" w14:textId="77777777" w:rsidR="000B0605" w:rsidRPr="00175291" w:rsidRDefault="000B0605" w:rsidP="00175291">
      <w:pPr>
        <w:spacing w:after="0" w:line="360" w:lineRule="auto"/>
        <w:jc w:val="both"/>
        <w:rPr>
          <w:rFonts w:ascii="Times New Roman" w:hAnsi="Times New Roman" w:cs="Times New Roman"/>
          <w:sz w:val="24"/>
          <w:szCs w:val="24"/>
        </w:rPr>
      </w:pPr>
    </w:p>
    <w:p w14:paraId="57B94D9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Conseil de l’Ecole est l’organe délibérant de l’Ecole. </w:t>
      </w:r>
    </w:p>
    <w:p w14:paraId="7AE349E9"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Collège des Enseignants propose et coordonne les programmes d’activités pédagogiques. </w:t>
      </w:r>
    </w:p>
    <w:p w14:paraId="7C97739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Conseil scientifique coordonne les programmes de recherche à mettre en œuvre à l’Ecole. </w:t>
      </w:r>
    </w:p>
    <w:p w14:paraId="593A631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Secrétariat principal coordonne les activités des services administratifs (Scolarité, Comptabilité, et Intendance). </w:t>
      </w:r>
    </w:p>
    <w:p w14:paraId="2FF921BC" w14:textId="77777777" w:rsidR="000B0605" w:rsidRPr="00175291" w:rsidRDefault="000B0605" w:rsidP="00175291">
      <w:pPr>
        <w:spacing w:after="0" w:line="360" w:lineRule="auto"/>
        <w:jc w:val="both"/>
        <w:rPr>
          <w:rFonts w:ascii="Times New Roman" w:hAnsi="Times New Roman" w:cs="Times New Roman"/>
          <w:sz w:val="24"/>
          <w:szCs w:val="24"/>
        </w:rPr>
      </w:pPr>
    </w:p>
    <w:p w14:paraId="038FE6BE"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  </w:t>
      </w:r>
    </w:p>
    <w:p w14:paraId="4293B867" w14:textId="77777777" w:rsidR="000B0605" w:rsidRPr="00175291" w:rsidRDefault="000B0605" w:rsidP="00175291">
      <w:pPr>
        <w:spacing w:after="0" w:line="360" w:lineRule="auto"/>
        <w:ind w:right="191"/>
        <w:jc w:val="both"/>
        <w:rPr>
          <w:rFonts w:ascii="Times New Roman" w:hAnsi="Times New Roman" w:cs="Times New Roman"/>
          <w:sz w:val="24"/>
          <w:szCs w:val="24"/>
        </w:rPr>
      </w:pPr>
      <w:r w:rsidRPr="00175291">
        <w:rPr>
          <w:rFonts w:ascii="Times New Roman" w:hAnsi="Times New Roman" w:cs="Times New Roman"/>
          <w:sz w:val="24"/>
          <w:szCs w:val="24"/>
        </w:rPr>
        <w:t xml:space="preserve">Un administrateur des Réseaux et Systèmes gère le système d’information de l’Ecole et celui de l’Université. </w:t>
      </w:r>
    </w:p>
    <w:p w14:paraId="381615CB" w14:textId="5E0D8206" w:rsidR="000B0605" w:rsidRPr="00175291" w:rsidRDefault="000B0605" w:rsidP="00175291">
      <w:pPr>
        <w:pStyle w:val="Titre3"/>
        <w:spacing w:line="360" w:lineRule="auto"/>
        <w:jc w:val="both"/>
        <w:rPr>
          <w:rFonts w:ascii="Times New Roman" w:hAnsi="Times New Roman" w:cs="Times New Roman"/>
          <w:b/>
          <w:color w:val="auto"/>
        </w:rPr>
      </w:pPr>
      <w:bookmarkStart w:id="129" w:name="_Toc120768604"/>
      <w:bookmarkStart w:id="130" w:name="_Toc120812348"/>
      <w:bookmarkStart w:id="131" w:name="_Toc121749114"/>
      <w:bookmarkStart w:id="132" w:name="_Toc121749163"/>
      <w:bookmarkStart w:id="133" w:name="_Toc121749191"/>
      <w:bookmarkStart w:id="134" w:name="_Toc121749217"/>
      <w:bookmarkStart w:id="135" w:name="_Toc121749238"/>
      <w:bookmarkStart w:id="136" w:name="_Toc124757209"/>
      <w:bookmarkStart w:id="137" w:name="_Toc124759464"/>
      <w:bookmarkStart w:id="138" w:name="_Toc124760916"/>
      <w:bookmarkStart w:id="139" w:name="_Toc124761006"/>
      <w:bookmarkStart w:id="140" w:name="_Toc124761156"/>
      <w:bookmarkStart w:id="141" w:name="_Toc124761253"/>
      <w:bookmarkStart w:id="142" w:name="_Toc182399124"/>
      <w:bookmarkStart w:id="143" w:name="_Toc182399562"/>
      <w:r w:rsidRPr="00175291">
        <w:rPr>
          <w:rFonts w:ascii="Times New Roman" w:hAnsi="Times New Roman" w:cs="Times New Roman"/>
          <w:b/>
          <w:color w:val="auto"/>
        </w:rPr>
        <w:t>1.4. Domaine de spécialisation</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175291">
        <w:rPr>
          <w:rFonts w:ascii="Times New Roman" w:hAnsi="Times New Roman" w:cs="Times New Roman"/>
          <w:b/>
          <w:color w:val="auto"/>
        </w:rPr>
        <w:t xml:space="preserve"> </w:t>
      </w:r>
    </w:p>
    <w:p w14:paraId="424EE66F"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Les activités de formation et de recherche organisées à l’ENI portent sur les domaines suivants : </w:t>
      </w:r>
    </w:p>
    <w:p w14:paraId="67EB1A6C"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Génie logiciel et Base de Données ; </w:t>
      </w:r>
    </w:p>
    <w:p w14:paraId="416182DE"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Administration des Systèmes et Réseaux ; </w:t>
      </w:r>
    </w:p>
    <w:p w14:paraId="54E64C20"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Informatique Générale </w:t>
      </w:r>
    </w:p>
    <w:p w14:paraId="22033A6C" w14:textId="77777777" w:rsidR="000B0605" w:rsidRPr="00175291" w:rsidRDefault="000B0605" w:rsidP="00175291">
      <w:pPr>
        <w:numPr>
          <w:ilvl w:val="0"/>
          <w:numId w:val="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Modélisation informatique et mathématique des Systèmes complexes. </w:t>
      </w:r>
    </w:p>
    <w:p w14:paraId="70E5100E"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 </w:t>
      </w:r>
    </w:p>
    <w:p w14:paraId="1EA5EC96"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5E7207F0"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57A76D09"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4D0ECCDB"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4BD5DE8D"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66C79DC3"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12FC3A2E"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71509F3F" w14:textId="77777777" w:rsidR="000B0605" w:rsidRPr="00175291" w:rsidRDefault="000B0605" w:rsidP="00175291">
      <w:pPr>
        <w:spacing w:after="0" w:line="360" w:lineRule="auto"/>
        <w:ind w:left="-15" w:right="414" w:firstLine="708"/>
        <w:jc w:val="both"/>
        <w:rPr>
          <w:rFonts w:ascii="Times New Roman" w:hAnsi="Times New Roman" w:cs="Times New Roman"/>
          <w:sz w:val="24"/>
          <w:szCs w:val="24"/>
        </w:rPr>
      </w:pPr>
    </w:p>
    <w:p w14:paraId="3CFA17FE" w14:textId="21DED0E0" w:rsidR="000B0605" w:rsidRPr="00175291" w:rsidRDefault="000B0605" w:rsidP="00175291">
      <w:pPr>
        <w:pStyle w:val="Lgende"/>
        <w:spacing w:line="360" w:lineRule="auto"/>
        <w:jc w:val="both"/>
        <w:rPr>
          <w:rFonts w:eastAsia="Cambria"/>
          <w:i w:val="0"/>
          <w:iCs w:val="0"/>
          <w:color w:val="auto"/>
          <w:sz w:val="24"/>
          <w:szCs w:val="24"/>
        </w:rPr>
      </w:pPr>
      <w:bookmarkStart w:id="144" w:name="_35nkun2" w:colFirst="0" w:colLast="0"/>
      <w:bookmarkStart w:id="145" w:name="_Toc120812551"/>
      <w:bookmarkStart w:id="146" w:name="_Toc121748882"/>
      <w:bookmarkStart w:id="147" w:name="_Toc124757328"/>
      <w:bookmarkStart w:id="148" w:name="_Toc182399215"/>
      <w:bookmarkEnd w:id="144"/>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1</w:t>
      </w:r>
      <w:r w:rsidRPr="00175291">
        <w:rPr>
          <w:i w:val="0"/>
          <w:iCs w:val="0"/>
          <w:noProof/>
          <w:color w:val="auto"/>
          <w:sz w:val="24"/>
          <w:szCs w:val="24"/>
        </w:rPr>
        <w:fldChar w:fldCharType="end"/>
      </w:r>
      <w:r w:rsidRPr="00175291">
        <w:rPr>
          <w:i w:val="0"/>
          <w:iCs w:val="0"/>
          <w:color w:val="auto"/>
          <w:sz w:val="24"/>
          <w:szCs w:val="24"/>
        </w:rPr>
        <w:t>. Organisation du système de formation pédagogique de l’Ecole</w:t>
      </w:r>
      <w:bookmarkEnd w:id="145"/>
      <w:bookmarkEnd w:id="146"/>
      <w:bookmarkEnd w:id="147"/>
      <w:bookmarkEnd w:id="148"/>
    </w:p>
    <w:tbl>
      <w:tblPr>
        <w:tblW w:w="6138" w:type="dxa"/>
        <w:tblInd w:w="1465" w:type="dxa"/>
        <w:tblLayout w:type="fixed"/>
        <w:tblLook w:val="0400" w:firstRow="0" w:lastRow="0" w:firstColumn="0" w:lastColumn="0" w:noHBand="0" w:noVBand="1"/>
      </w:tblPr>
      <w:tblGrid>
        <w:gridCol w:w="3069"/>
        <w:gridCol w:w="3069"/>
      </w:tblGrid>
      <w:tr w:rsidR="000B0605" w:rsidRPr="00175291" w14:paraId="2DEDBC03" w14:textId="77777777" w:rsidTr="000B0605">
        <w:trPr>
          <w:trHeight w:val="284"/>
        </w:trPr>
        <w:tc>
          <w:tcPr>
            <w:tcW w:w="3069" w:type="dxa"/>
            <w:tcBorders>
              <w:top w:val="single" w:sz="4" w:space="0" w:color="000000"/>
              <w:left w:val="single" w:sz="4" w:space="0" w:color="000000"/>
              <w:bottom w:val="single" w:sz="4" w:space="0" w:color="000000"/>
              <w:right w:val="single" w:sz="4" w:space="0" w:color="000000"/>
            </w:tcBorders>
            <w:shd w:val="clear" w:color="auto" w:fill="D6E3BC"/>
          </w:tcPr>
          <w:p w14:paraId="61773886"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Formation théorique </w:t>
            </w:r>
          </w:p>
        </w:tc>
        <w:tc>
          <w:tcPr>
            <w:tcW w:w="3069" w:type="dxa"/>
            <w:tcBorders>
              <w:top w:val="single" w:sz="4" w:space="0" w:color="000000"/>
              <w:left w:val="single" w:sz="4" w:space="0" w:color="000000"/>
              <w:bottom w:val="single" w:sz="4" w:space="0" w:color="000000"/>
              <w:right w:val="single" w:sz="4" w:space="0" w:color="000000"/>
            </w:tcBorders>
            <w:shd w:val="clear" w:color="auto" w:fill="D6E3BC"/>
          </w:tcPr>
          <w:p w14:paraId="35C050EF" w14:textId="77777777" w:rsidR="000B0605" w:rsidRPr="00175291" w:rsidRDefault="000B0605" w:rsidP="00175291">
            <w:pPr>
              <w:spacing w:line="360" w:lineRule="auto"/>
              <w:ind w:left="1"/>
              <w:jc w:val="both"/>
              <w:rPr>
                <w:rFonts w:ascii="Times New Roman" w:hAnsi="Times New Roman" w:cs="Times New Roman"/>
                <w:sz w:val="24"/>
                <w:szCs w:val="24"/>
              </w:rPr>
            </w:pPr>
            <w:r w:rsidRPr="00175291">
              <w:rPr>
                <w:rFonts w:ascii="Times New Roman" w:hAnsi="Times New Roman" w:cs="Times New Roman"/>
                <w:sz w:val="24"/>
                <w:szCs w:val="24"/>
              </w:rPr>
              <w:t xml:space="preserve">Formation pratique </w:t>
            </w:r>
          </w:p>
        </w:tc>
      </w:tr>
      <w:tr w:rsidR="000B0605" w:rsidRPr="00175291" w14:paraId="1ACDF87E" w14:textId="77777777" w:rsidTr="000B0605">
        <w:trPr>
          <w:trHeight w:val="2140"/>
        </w:trPr>
        <w:tc>
          <w:tcPr>
            <w:tcW w:w="3069" w:type="dxa"/>
            <w:tcBorders>
              <w:top w:val="single" w:sz="4" w:space="0" w:color="000000"/>
              <w:left w:val="single" w:sz="4" w:space="0" w:color="000000"/>
              <w:bottom w:val="single" w:sz="4" w:space="0" w:color="000000"/>
              <w:right w:val="single" w:sz="4" w:space="0" w:color="000000"/>
            </w:tcBorders>
          </w:tcPr>
          <w:p w14:paraId="14529B1B" w14:textId="77777777" w:rsidR="000B0605" w:rsidRPr="00175291" w:rsidRDefault="000B0605" w:rsidP="00175291">
            <w:pPr>
              <w:numPr>
                <w:ilvl w:val="0"/>
                <w:numId w:val="4"/>
              </w:numPr>
              <w:spacing w:after="0" w:line="360" w:lineRule="auto"/>
              <w:ind w:left="284"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Enseignement théorique </w:t>
            </w:r>
          </w:p>
          <w:p w14:paraId="40151062" w14:textId="77777777" w:rsidR="000B0605" w:rsidRPr="00175291" w:rsidRDefault="000B0605" w:rsidP="00175291">
            <w:pPr>
              <w:numPr>
                <w:ilvl w:val="0"/>
                <w:numId w:val="4"/>
              </w:numPr>
              <w:spacing w:after="0" w:line="360" w:lineRule="auto"/>
              <w:ind w:left="284"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Travaux dirigés </w:t>
            </w:r>
          </w:p>
          <w:p w14:paraId="03225493" w14:textId="77777777" w:rsidR="000B0605" w:rsidRPr="00175291" w:rsidRDefault="000B0605" w:rsidP="00175291">
            <w:pPr>
              <w:numPr>
                <w:ilvl w:val="0"/>
                <w:numId w:val="4"/>
              </w:numPr>
              <w:spacing w:after="0" w:line="360" w:lineRule="auto"/>
              <w:ind w:left="284"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Travaux pratiques </w:t>
            </w:r>
          </w:p>
        </w:tc>
        <w:tc>
          <w:tcPr>
            <w:tcW w:w="3069" w:type="dxa"/>
            <w:tcBorders>
              <w:top w:val="single" w:sz="4" w:space="0" w:color="000000"/>
              <w:left w:val="single" w:sz="4" w:space="0" w:color="000000"/>
              <w:bottom w:val="single" w:sz="4" w:space="0" w:color="000000"/>
              <w:right w:val="single" w:sz="4" w:space="0" w:color="000000"/>
            </w:tcBorders>
          </w:tcPr>
          <w:p w14:paraId="57133E21"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Etude de cas </w:t>
            </w:r>
          </w:p>
          <w:p w14:paraId="184350B5"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Travaux de réalisation </w:t>
            </w:r>
          </w:p>
          <w:p w14:paraId="697BFCA1"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Projets / Projets tutorés  </w:t>
            </w:r>
          </w:p>
          <w:p w14:paraId="54979443"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Voyage d’études </w:t>
            </w:r>
          </w:p>
          <w:p w14:paraId="561FBE22" w14:textId="77777777" w:rsidR="000B0605" w:rsidRPr="00175291" w:rsidRDefault="000B0605" w:rsidP="00175291">
            <w:pPr>
              <w:numPr>
                <w:ilvl w:val="0"/>
                <w:numId w:val="5"/>
              </w:numPr>
              <w:spacing w:after="0" w:line="360" w:lineRule="auto"/>
              <w:ind w:left="335" w:hanging="284"/>
              <w:jc w:val="both"/>
              <w:rPr>
                <w:rFonts w:ascii="Times New Roman" w:hAnsi="Times New Roman" w:cs="Times New Roman"/>
                <w:sz w:val="24"/>
                <w:szCs w:val="24"/>
              </w:rPr>
            </w:pPr>
            <w:r w:rsidRPr="00175291">
              <w:rPr>
                <w:rFonts w:ascii="Times New Roman" w:hAnsi="Times New Roman" w:cs="Times New Roman"/>
                <w:sz w:val="24"/>
                <w:szCs w:val="24"/>
              </w:rPr>
              <w:t xml:space="preserve">Stages </w:t>
            </w:r>
          </w:p>
        </w:tc>
      </w:tr>
    </w:tbl>
    <w:p w14:paraId="6AC2C0F4" w14:textId="276F27BE" w:rsidR="000B0605" w:rsidRPr="00175291" w:rsidRDefault="000B0605" w:rsidP="00175291">
      <w:pPr>
        <w:pStyle w:val="Titre3"/>
        <w:spacing w:line="360" w:lineRule="auto"/>
        <w:jc w:val="both"/>
        <w:rPr>
          <w:rFonts w:ascii="Times New Roman" w:hAnsi="Times New Roman" w:cs="Times New Roman"/>
          <w:b/>
          <w:color w:val="auto"/>
        </w:rPr>
      </w:pPr>
      <w:bookmarkStart w:id="149" w:name="_Toc120768605"/>
      <w:bookmarkStart w:id="150" w:name="_Toc120812349"/>
      <w:bookmarkStart w:id="151" w:name="_Toc121749115"/>
      <w:bookmarkStart w:id="152" w:name="_Toc121749164"/>
      <w:bookmarkStart w:id="153" w:name="_Toc121749192"/>
      <w:bookmarkStart w:id="154" w:name="_Toc121749218"/>
      <w:bookmarkStart w:id="155" w:name="_Toc121749239"/>
      <w:bookmarkStart w:id="156" w:name="_Toc124757210"/>
      <w:bookmarkStart w:id="157" w:name="_Toc124759465"/>
      <w:bookmarkStart w:id="158" w:name="_Toc124760917"/>
      <w:bookmarkStart w:id="159" w:name="_Toc124761007"/>
      <w:bookmarkStart w:id="160" w:name="_Toc124761157"/>
      <w:bookmarkStart w:id="161" w:name="_Toc124761254"/>
      <w:bookmarkStart w:id="162" w:name="_Toc182399125"/>
      <w:bookmarkStart w:id="163" w:name="_Toc182399563"/>
      <w:r w:rsidRPr="00175291">
        <w:rPr>
          <w:rFonts w:ascii="Times New Roman" w:hAnsi="Times New Roman" w:cs="Times New Roman"/>
          <w:b/>
          <w:color w:val="auto"/>
        </w:rPr>
        <w:t>1.5. Architecture des formations pédagogiques</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175291">
        <w:rPr>
          <w:rFonts w:ascii="Times New Roman" w:hAnsi="Times New Roman" w:cs="Times New Roman"/>
          <w:b/>
          <w:color w:val="auto"/>
        </w:rPr>
        <w:t xml:space="preserve"> </w:t>
      </w:r>
    </w:p>
    <w:p w14:paraId="4C713FE9"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recrutement des étudiants à l’ENI se fait uniquement par voie de concours d’envergure nationale en première année. </w:t>
      </w:r>
    </w:p>
    <w:p w14:paraId="2FAD9D5F" w14:textId="77777777" w:rsidR="000B0605" w:rsidRPr="00175291" w:rsidRDefault="000B0605" w:rsidP="00175291">
      <w:pPr>
        <w:spacing w:after="0" w:line="360" w:lineRule="auto"/>
        <w:ind w:left="718"/>
        <w:jc w:val="both"/>
        <w:rPr>
          <w:rFonts w:ascii="Times New Roman" w:hAnsi="Times New Roman" w:cs="Times New Roman"/>
          <w:sz w:val="24"/>
          <w:szCs w:val="24"/>
        </w:rPr>
      </w:pPr>
      <w:r w:rsidRPr="00175291">
        <w:rPr>
          <w:rFonts w:ascii="Times New Roman" w:hAnsi="Times New Roman" w:cs="Times New Roman"/>
          <w:sz w:val="24"/>
          <w:szCs w:val="24"/>
        </w:rPr>
        <w:t xml:space="preserve">Les offres de formation organisées à l’Ecole ont été validées par la Commission </w:t>
      </w:r>
    </w:p>
    <w:p w14:paraId="327B032E" w14:textId="77777777" w:rsidR="000B0605" w:rsidRPr="00175291" w:rsidRDefault="000B0605" w:rsidP="00175291">
      <w:pPr>
        <w:spacing w:after="0" w:line="360" w:lineRule="auto"/>
        <w:ind w:right="412"/>
        <w:jc w:val="both"/>
        <w:rPr>
          <w:rFonts w:ascii="Times New Roman" w:hAnsi="Times New Roman" w:cs="Times New Roman"/>
          <w:sz w:val="24"/>
          <w:szCs w:val="24"/>
        </w:rPr>
      </w:pPr>
      <w:r w:rsidRPr="00175291">
        <w:rPr>
          <w:rFonts w:ascii="Times New Roman" w:hAnsi="Times New Roman" w:cs="Times New Roman"/>
          <w:sz w:val="24"/>
          <w:szCs w:val="24"/>
        </w:rPr>
        <w:t xml:space="preserve">Nationale d’Habilitation (CNH) auprès du Ministères de l’Enseignement Supérieur et de la Recherche Scientifique selon les dispositions de l’Arrêté N°31.174/2012-MENS en date du 05 Décembre 2012. </w:t>
      </w:r>
    </w:p>
    <w:p w14:paraId="3435C1FF" w14:textId="77777777" w:rsidR="000B0605" w:rsidRPr="00175291" w:rsidRDefault="000B0605" w:rsidP="00175291">
      <w:pPr>
        <w:spacing w:after="0" w:line="360" w:lineRule="auto"/>
        <w:ind w:left="1080" w:right="682" w:hanging="372"/>
        <w:jc w:val="both"/>
        <w:rPr>
          <w:rFonts w:ascii="Times New Roman" w:hAnsi="Times New Roman" w:cs="Times New Roman"/>
          <w:sz w:val="24"/>
          <w:szCs w:val="24"/>
        </w:rPr>
      </w:pPr>
      <w:r w:rsidRPr="00175291">
        <w:rPr>
          <w:rFonts w:ascii="Times New Roman" w:hAnsi="Times New Roman" w:cs="Times New Roman"/>
          <w:sz w:val="24"/>
          <w:szCs w:val="24"/>
        </w:rPr>
        <w:t>Au sein de l’ENI, il existe une seule mention (INFORMATIQUE) et trois parcours :</w:t>
      </w:r>
    </w:p>
    <w:p w14:paraId="0D6015A7" w14:textId="77777777" w:rsidR="000B0605" w:rsidRPr="00175291" w:rsidRDefault="000B0605" w:rsidP="00175291">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175291">
        <w:rPr>
          <w:rFonts w:ascii="Times New Roman" w:hAnsi="Times New Roman" w:cs="Times New Roman"/>
          <w:sz w:val="24"/>
          <w:szCs w:val="24"/>
        </w:rPr>
        <w:t xml:space="preserve">Génie logiciel et Base de Données ; </w:t>
      </w:r>
    </w:p>
    <w:p w14:paraId="3A2B5C1E" w14:textId="77777777" w:rsidR="000B0605" w:rsidRPr="00175291" w:rsidRDefault="000B0605" w:rsidP="00175291">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175291">
        <w:rPr>
          <w:rFonts w:ascii="Times New Roman" w:hAnsi="Times New Roman" w:cs="Times New Roman"/>
          <w:sz w:val="24"/>
          <w:szCs w:val="24"/>
        </w:rPr>
        <w:t xml:space="preserve">Administration des Systèmes et Réseaux ; </w:t>
      </w:r>
    </w:p>
    <w:p w14:paraId="2C79CA6F" w14:textId="77777777" w:rsidR="000B0605" w:rsidRPr="00175291" w:rsidRDefault="000B0605" w:rsidP="00175291">
      <w:pPr>
        <w:numPr>
          <w:ilvl w:val="0"/>
          <w:numId w:val="12"/>
        </w:numPr>
        <w:pBdr>
          <w:top w:val="nil"/>
          <w:left w:val="nil"/>
          <w:bottom w:val="nil"/>
          <w:right w:val="nil"/>
          <w:between w:val="nil"/>
        </w:pBdr>
        <w:spacing w:after="0" w:line="360" w:lineRule="auto"/>
        <w:ind w:right="682"/>
        <w:jc w:val="both"/>
        <w:rPr>
          <w:rFonts w:ascii="Times New Roman" w:hAnsi="Times New Roman" w:cs="Times New Roman"/>
          <w:sz w:val="24"/>
          <w:szCs w:val="24"/>
        </w:rPr>
      </w:pPr>
      <w:r w:rsidRPr="00175291">
        <w:rPr>
          <w:rFonts w:ascii="Times New Roman" w:hAnsi="Times New Roman" w:cs="Times New Roman"/>
          <w:sz w:val="24"/>
          <w:szCs w:val="24"/>
        </w:rPr>
        <w:t xml:space="preserve">Informatique Générale </w:t>
      </w:r>
    </w:p>
    <w:p w14:paraId="5757CE81" w14:textId="77777777" w:rsidR="000B0605" w:rsidRPr="00175291" w:rsidRDefault="000B0605" w:rsidP="00175291">
      <w:pPr>
        <w:spacing w:after="0" w:line="360" w:lineRule="auto"/>
        <w:ind w:left="-15" w:right="41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L’architecture des études à trois niveaux conforment au système Licence- Master-Doctorat (LMD) permet les comparaisons et les équivalences académiques des diplômes au niveau international. </w:t>
      </w:r>
    </w:p>
    <w:p w14:paraId="5E99FDF5" w14:textId="77777777" w:rsidR="000B0605" w:rsidRPr="00175291" w:rsidRDefault="000B0605" w:rsidP="00175291">
      <w:pPr>
        <w:numPr>
          <w:ilvl w:val="0"/>
          <w:numId w:val="6"/>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 = Licence (Bac + 3) = L1, L2, L3 = 6 semestres S1 à S6 </w:t>
      </w:r>
    </w:p>
    <w:p w14:paraId="54B08AB3" w14:textId="77777777" w:rsidR="000B0605" w:rsidRPr="00175291" w:rsidRDefault="000B0605" w:rsidP="00175291">
      <w:pPr>
        <w:numPr>
          <w:ilvl w:val="0"/>
          <w:numId w:val="6"/>
        </w:numPr>
        <w:spacing w:after="0" w:line="360" w:lineRule="auto"/>
        <w:ind w:right="10" w:hanging="360"/>
        <w:jc w:val="both"/>
        <w:rPr>
          <w:rFonts w:ascii="Times New Roman" w:hAnsi="Times New Roman" w:cs="Times New Roman"/>
          <w:sz w:val="24"/>
          <w:szCs w:val="24"/>
          <w:lang w:val="pt-PT"/>
        </w:rPr>
      </w:pPr>
      <w:r w:rsidRPr="00175291">
        <w:rPr>
          <w:rFonts w:ascii="Times New Roman" w:hAnsi="Times New Roman" w:cs="Times New Roman"/>
          <w:sz w:val="24"/>
          <w:szCs w:val="24"/>
          <w:lang w:val="pt-PT"/>
        </w:rPr>
        <w:t xml:space="preserve">M = Master (Bac + 5) = M1, M2 = 4 semestres S7 à S10 </w:t>
      </w:r>
    </w:p>
    <w:p w14:paraId="13C5E80C" w14:textId="77777777" w:rsidR="000B0605" w:rsidRPr="00175291" w:rsidRDefault="000B0605" w:rsidP="00175291">
      <w:pPr>
        <w:spacing w:after="0" w:line="360" w:lineRule="auto"/>
        <w:ind w:left="730" w:right="414"/>
        <w:jc w:val="both"/>
        <w:rPr>
          <w:rFonts w:ascii="Times New Roman" w:hAnsi="Times New Roman" w:cs="Times New Roman"/>
          <w:sz w:val="24"/>
          <w:szCs w:val="24"/>
        </w:rPr>
      </w:pPr>
      <w:r w:rsidRPr="00175291">
        <w:rPr>
          <w:rFonts w:ascii="Times New Roman" w:hAnsi="Times New Roman" w:cs="Times New Roman"/>
          <w:sz w:val="24"/>
          <w:szCs w:val="24"/>
        </w:rPr>
        <w:t xml:space="preserve">Le diplôme de licence est obtenu en 3 années des études après Baccalauréat. Et le diplôme de Master   est obtenu en 2 ans après obtenu du diplôme de LICENCE.  Le MASTER PROFESSIONNEL est un diplôme destiné à la recherche emploi au terme des études. </w:t>
      </w:r>
    </w:p>
    <w:p w14:paraId="2A63C0DE" w14:textId="77777777" w:rsidR="000B0605" w:rsidRPr="00175291" w:rsidRDefault="000B0605" w:rsidP="00175291">
      <w:pPr>
        <w:spacing w:after="0" w:line="360" w:lineRule="auto"/>
        <w:ind w:left="730" w:right="416"/>
        <w:jc w:val="both"/>
        <w:rPr>
          <w:rFonts w:ascii="Times New Roman" w:hAnsi="Times New Roman" w:cs="Times New Roman"/>
          <w:sz w:val="24"/>
          <w:szCs w:val="24"/>
        </w:rPr>
      </w:pPr>
      <w:r w:rsidRPr="00175291">
        <w:rPr>
          <w:rFonts w:ascii="Times New Roman" w:hAnsi="Times New Roman" w:cs="Times New Roman"/>
          <w:sz w:val="24"/>
          <w:szCs w:val="24"/>
        </w:rPr>
        <w:t xml:space="preserve">Le MASTER RECHERCHE est un diplôme qui remplace l’ancien Diplôme d’Etudes Approfondies (DEA), et qui permet de s’inscrire directement dans une Ecole Doctorale.au terme des études. </w:t>
      </w:r>
    </w:p>
    <w:p w14:paraId="4FEADA71" w14:textId="77777777" w:rsidR="000B0605" w:rsidRPr="00175291" w:rsidRDefault="000B0605" w:rsidP="00175291">
      <w:pPr>
        <w:numPr>
          <w:ilvl w:val="0"/>
          <w:numId w:val="6"/>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D = Doctorat (Bac +8)  </w:t>
      </w:r>
    </w:p>
    <w:p w14:paraId="7FCAFA10"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Le Doctorat est un diplôme qu’on peut obtenir en 3 ans après l’obtention du diplôme de </w:t>
      </w:r>
    </w:p>
    <w:p w14:paraId="28E82FED"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MASTER RECHERCHE. </w:t>
      </w:r>
    </w:p>
    <w:p w14:paraId="6E83512A" w14:textId="77777777" w:rsidR="000B0605" w:rsidRPr="00175291" w:rsidRDefault="000B0605" w:rsidP="00175291">
      <w:pPr>
        <w:spacing w:after="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Le tableau 2 présente l’architecture des études correspondant au système LMD. </w:t>
      </w:r>
    </w:p>
    <w:p w14:paraId="3ECDAFB2" w14:textId="77777777" w:rsidR="000B0605" w:rsidRPr="00175291" w:rsidRDefault="000B0605" w:rsidP="00175291">
      <w:pPr>
        <w:spacing w:after="0" w:line="360" w:lineRule="auto"/>
        <w:ind w:left="730"/>
        <w:jc w:val="both"/>
        <w:rPr>
          <w:rFonts w:ascii="Times New Roman" w:hAnsi="Times New Roman" w:cs="Times New Roman"/>
          <w:sz w:val="24"/>
          <w:szCs w:val="24"/>
        </w:rPr>
      </w:pPr>
    </w:p>
    <w:p w14:paraId="73DA07D1" w14:textId="53BF1387" w:rsidR="000B0605" w:rsidRPr="00175291" w:rsidRDefault="000B0605" w:rsidP="00175291">
      <w:pPr>
        <w:pStyle w:val="Lgende"/>
        <w:spacing w:line="360" w:lineRule="auto"/>
        <w:jc w:val="both"/>
        <w:rPr>
          <w:rFonts w:eastAsia="Cambria"/>
          <w:i w:val="0"/>
          <w:iCs w:val="0"/>
          <w:color w:val="auto"/>
          <w:sz w:val="24"/>
          <w:szCs w:val="24"/>
        </w:rPr>
      </w:pPr>
      <w:bookmarkStart w:id="164" w:name="_44sinio" w:colFirst="0" w:colLast="0"/>
      <w:bookmarkStart w:id="165" w:name="_Toc120812552"/>
      <w:bookmarkStart w:id="166" w:name="_Toc121748883"/>
      <w:bookmarkStart w:id="167" w:name="_Toc124757329"/>
      <w:bookmarkStart w:id="168" w:name="_Toc182399216"/>
      <w:bookmarkEnd w:id="164"/>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2</w:t>
      </w:r>
      <w:r w:rsidRPr="00175291">
        <w:rPr>
          <w:i w:val="0"/>
          <w:iCs w:val="0"/>
          <w:noProof/>
          <w:color w:val="auto"/>
          <w:sz w:val="24"/>
          <w:szCs w:val="24"/>
        </w:rPr>
        <w:fldChar w:fldCharType="end"/>
      </w:r>
      <w:r w:rsidRPr="00175291">
        <w:rPr>
          <w:i w:val="0"/>
          <w:iCs w:val="0"/>
          <w:color w:val="auto"/>
          <w:sz w:val="24"/>
          <w:szCs w:val="24"/>
        </w:rPr>
        <w:t>. Architecture des études correspondant au système LMD</w:t>
      </w:r>
      <w:bookmarkEnd w:id="165"/>
      <w:bookmarkEnd w:id="166"/>
      <w:bookmarkEnd w:id="167"/>
      <w:bookmarkEnd w:id="168"/>
    </w:p>
    <w:p w14:paraId="0E6ADA0F" w14:textId="77777777" w:rsidR="000B0605" w:rsidRPr="00175291" w:rsidRDefault="000B0605" w:rsidP="00175291">
      <w:pPr>
        <w:spacing w:after="20" w:line="360" w:lineRule="auto"/>
        <w:ind w:left="720"/>
        <w:jc w:val="both"/>
        <w:rPr>
          <w:rFonts w:ascii="Times New Roman" w:hAnsi="Times New Roman" w:cs="Times New Roman"/>
          <w:sz w:val="24"/>
          <w:szCs w:val="24"/>
        </w:rPr>
      </w:pPr>
      <w:r w:rsidRPr="00175291">
        <w:rPr>
          <w:rFonts w:ascii="Times New Roman" w:hAnsi="Times New Roman" w:cs="Times New Roman"/>
          <w:noProof/>
          <w:sz w:val="24"/>
          <w:szCs w:val="24"/>
        </w:rPr>
        <w:drawing>
          <wp:inline distT="0" distB="0" distL="0" distR="0" wp14:anchorId="207E52E4" wp14:editId="293EC5AD">
            <wp:extent cx="5314950" cy="2809875"/>
            <wp:effectExtent l="0" t="0" r="0" b="0"/>
            <wp:docPr id="94"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16" cstate="print"/>
                    <a:srcRect/>
                    <a:stretch>
                      <a:fillRect/>
                    </a:stretch>
                  </pic:blipFill>
                  <pic:spPr>
                    <a:xfrm>
                      <a:off x="0" y="0"/>
                      <a:ext cx="5314950" cy="2809875"/>
                    </a:xfrm>
                    <a:prstGeom prst="rect">
                      <a:avLst/>
                    </a:prstGeom>
                    <a:ln/>
                  </pic:spPr>
                </pic:pic>
              </a:graphicData>
            </a:graphic>
          </wp:inline>
        </w:drawing>
      </w:r>
    </w:p>
    <w:p w14:paraId="343C321D" w14:textId="77777777" w:rsidR="000B0605" w:rsidRPr="00175291" w:rsidRDefault="000B0605" w:rsidP="00175291">
      <w:pPr>
        <w:spacing w:after="20" w:line="360" w:lineRule="auto"/>
        <w:ind w:left="720"/>
        <w:jc w:val="both"/>
        <w:rPr>
          <w:rFonts w:ascii="Times New Roman" w:hAnsi="Times New Roman" w:cs="Times New Roman"/>
          <w:sz w:val="24"/>
          <w:szCs w:val="24"/>
        </w:rPr>
      </w:pPr>
    </w:p>
    <w:p w14:paraId="045B5303" w14:textId="77777777" w:rsidR="000B0605" w:rsidRPr="00175291" w:rsidRDefault="000B0605" w:rsidP="00175291">
      <w:pPr>
        <w:spacing w:after="22" w:line="360" w:lineRule="auto"/>
        <w:ind w:left="730"/>
        <w:jc w:val="both"/>
        <w:rPr>
          <w:rFonts w:ascii="Times New Roman" w:hAnsi="Times New Roman" w:cs="Times New Roman"/>
          <w:sz w:val="24"/>
          <w:szCs w:val="24"/>
        </w:rPr>
      </w:pPr>
      <w:bookmarkStart w:id="169" w:name="_Hlk124752918"/>
      <w:r w:rsidRPr="00175291">
        <w:rPr>
          <w:rFonts w:ascii="Times New Roman" w:hAnsi="Times New Roman" w:cs="Times New Roman"/>
          <w:sz w:val="24"/>
          <w:szCs w:val="24"/>
        </w:rPr>
        <w:t xml:space="preserve">BTS : Brevet de Technicien Supérieur </w:t>
      </w:r>
    </w:p>
    <w:p w14:paraId="3E8C50B7" w14:textId="77777777" w:rsidR="000B0605" w:rsidRPr="00175291" w:rsidRDefault="000B0605" w:rsidP="00175291">
      <w:pPr>
        <w:spacing w:after="2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DUT : Diplôme Universitaire de Technicien </w:t>
      </w:r>
    </w:p>
    <w:bookmarkEnd w:id="169"/>
    <w:p w14:paraId="28013FEB" w14:textId="77777777" w:rsidR="000B0605" w:rsidRPr="00175291" w:rsidRDefault="000B0605" w:rsidP="00175291">
      <w:pPr>
        <w:spacing w:after="20"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La licence peut avoir une vocation générale ou professionnelle. </w:t>
      </w:r>
    </w:p>
    <w:p w14:paraId="52FDE021" w14:textId="77777777" w:rsidR="000B0605" w:rsidRPr="00175291" w:rsidRDefault="000B0605" w:rsidP="00175291">
      <w:pPr>
        <w:spacing w:after="18" w:line="360" w:lineRule="auto"/>
        <w:ind w:left="730"/>
        <w:jc w:val="both"/>
        <w:rPr>
          <w:rFonts w:ascii="Times New Roman" w:hAnsi="Times New Roman" w:cs="Times New Roman"/>
          <w:sz w:val="24"/>
          <w:szCs w:val="24"/>
        </w:rPr>
      </w:pPr>
      <w:r w:rsidRPr="00175291">
        <w:rPr>
          <w:rFonts w:ascii="Times New Roman" w:hAnsi="Times New Roman" w:cs="Times New Roman"/>
          <w:sz w:val="24"/>
          <w:szCs w:val="24"/>
        </w:rPr>
        <w:t xml:space="preserve">Le master peut avoir une vocation professionnelle ou de recherche. </w:t>
      </w:r>
    </w:p>
    <w:p w14:paraId="708C2FF2" w14:textId="77777777" w:rsidR="000B0605" w:rsidRPr="00175291" w:rsidRDefault="000B0605" w:rsidP="00175291">
      <w:pPr>
        <w:spacing w:after="18" w:line="360" w:lineRule="auto"/>
        <w:ind w:left="730"/>
        <w:jc w:val="both"/>
        <w:rPr>
          <w:rFonts w:ascii="Times New Roman" w:hAnsi="Times New Roman" w:cs="Times New Roman"/>
          <w:sz w:val="24"/>
          <w:szCs w:val="24"/>
        </w:rPr>
      </w:pPr>
    </w:p>
    <w:p w14:paraId="4D184E93" w14:textId="60D60324" w:rsidR="000B0605" w:rsidRPr="00175291" w:rsidRDefault="000B0605" w:rsidP="00175291">
      <w:pPr>
        <w:pStyle w:val="Lgende"/>
        <w:spacing w:line="360" w:lineRule="auto"/>
        <w:jc w:val="both"/>
        <w:rPr>
          <w:rFonts w:eastAsia="Cambria"/>
          <w:i w:val="0"/>
          <w:iCs w:val="0"/>
          <w:color w:val="auto"/>
          <w:sz w:val="24"/>
          <w:szCs w:val="24"/>
        </w:rPr>
      </w:pPr>
      <w:bookmarkStart w:id="170" w:name="_2jxsxqh" w:colFirst="0" w:colLast="0"/>
      <w:bookmarkStart w:id="171" w:name="_Toc120812553"/>
      <w:bookmarkStart w:id="172" w:name="_Toc121748884"/>
      <w:bookmarkStart w:id="173" w:name="_Toc124757330"/>
      <w:bookmarkStart w:id="174" w:name="_Toc182399217"/>
      <w:bookmarkEnd w:id="170"/>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3</w:t>
      </w:r>
      <w:r w:rsidRPr="00175291">
        <w:rPr>
          <w:i w:val="0"/>
          <w:iCs w:val="0"/>
          <w:noProof/>
          <w:color w:val="auto"/>
          <w:sz w:val="24"/>
          <w:szCs w:val="24"/>
        </w:rPr>
        <w:fldChar w:fldCharType="end"/>
      </w:r>
      <w:r w:rsidRPr="00175291">
        <w:rPr>
          <w:i w:val="0"/>
          <w:iCs w:val="0"/>
          <w:color w:val="auto"/>
          <w:sz w:val="24"/>
          <w:szCs w:val="24"/>
        </w:rPr>
        <w:t>. Liste des formations existantes à l’ENI</w:t>
      </w:r>
      <w:bookmarkEnd w:id="171"/>
      <w:bookmarkEnd w:id="172"/>
      <w:bookmarkEnd w:id="173"/>
      <w:bookmarkEnd w:id="174"/>
    </w:p>
    <w:tbl>
      <w:tblPr>
        <w:tblW w:w="8671" w:type="dxa"/>
        <w:tblInd w:w="-5" w:type="dxa"/>
        <w:tblLayout w:type="fixed"/>
        <w:tblLook w:val="0400" w:firstRow="0" w:lastRow="0" w:firstColumn="0" w:lastColumn="0" w:noHBand="0" w:noVBand="1"/>
      </w:tblPr>
      <w:tblGrid>
        <w:gridCol w:w="2078"/>
        <w:gridCol w:w="3475"/>
        <w:gridCol w:w="1931"/>
        <w:gridCol w:w="1187"/>
      </w:tblGrid>
      <w:tr w:rsidR="00BD2663" w:rsidRPr="00175291" w14:paraId="2EACE854" w14:textId="77777777" w:rsidTr="00921490">
        <w:trPr>
          <w:trHeight w:val="418"/>
        </w:trPr>
        <w:tc>
          <w:tcPr>
            <w:tcW w:w="2078" w:type="dxa"/>
            <w:tcBorders>
              <w:top w:val="single" w:sz="4" w:space="0" w:color="000000"/>
              <w:left w:val="single" w:sz="4" w:space="0" w:color="000000"/>
              <w:bottom w:val="single" w:sz="4" w:space="0" w:color="000000"/>
              <w:right w:val="nil"/>
            </w:tcBorders>
          </w:tcPr>
          <w:p w14:paraId="388B3A64" w14:textId="77777777" w:rsidR="00BD2663" w:rsidRPr="00175291" w:rsidRDefault="00BD26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p>
        </w:tc>
        <w:tc>
          <w:tcPr>
            <w:tcW w:w="6593" w:type="dxa"/>
            <w:gridSpan w:val="3"/>
            <w:tcBorders>
              <w:top w:val="single" w:sz="4" w:space="0" w:color="000000"/>
              <w:left w:val="single" w:sz="4" w:space="0" w:color="000000"/>
              <w:bottom w:val="single" w:sz="4" w:space="0" w:color="000000"/>
              <w:right w:val="single" w:sz="4" w:space="0" w:color="000000"/>
            </w:tcBorders>
          </w:tcPr>
          <w:p w14:paraId="07BB11F7" w14:textId="16FF9D3A" w:rsidR="00BD2663" w:rsidRPr="00175291" w:rsidRDefault="00BD2663" w:rsidP="00BD2663">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FORMATION EN</w:t>
            </w:r>
          </w:p>
        </w:tc>
      </w:tr>
      <w:tr w:rsidR="000B0605" w:rsidRPr="00175291" w14:paraId="711EA9EA" w14:textId="77777777" w:rsidTr="00BD2663">
        <w:trPr>
          <w:trHeight w:val="507"/>
        </w:trPr>
        <w:tc>
          <w:tcPr>
            <w:tcW w:w="2078" w:type="dxa"/>
            <w:tcBorders>
              <w:top w:val="single" w:sz="4" w:space="0" w:color="000000"/>
              <w:left w:val="single" w:sz="4" w:space="0" w:color="000000"/>
              <w:bottom w:val="single" w:sz="4" w:space="0" w:color="000000"/>
              <w:right w:val="nil"/>
            </w:tcBorders>
          </w:tcPr>
          <w:p w14:paraId="3A59AFD0"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p>
        </w:tc>
        <w:tc>
          <w:tcPr>
            <w:tcW w:w="3475" w:type="dxa"/>
            <w:tcBorders>
              <w:top w:val="single" w:sz="4" w:space="0" w:color="000000"/>
              <w:left w:val="single" w:sz="4" w:space="0" w:color="000000"/>
              <w:bottom w:val="single" w:sz="4" w:space="0" w:color="000000"/>
              <w:right w:val="single" w:sz="4" w:space="0" w:color="000000"/>
            </w:tcBorders>
          </w:tcPr>
          <w:p w14:paraId="1DBA9B7A" w14:textId="673F860C" w:rsidR="000B0605" w:rsidRPr="00175291" w:rsidRDefault="000B0605" w:rsidP="00BD2663">
            <w:pPr>
              <w:spacing w:after="18" w:line="360" w:lineRule="auto"/>
              <w:jc w:val="center"/>
              <w:rPr>
                <w:rFonts w:ascii="Times New Roman" w:hAnsi="Times New Roman" w:cs="Times New Roman"/>
                <w:sz w:val="24"/>
                <w:szCs w:val="24"/>
              </w:rPr>
            </w:pPr>
            <w:r w:rsidRPr="00175291">
              <w:rPr>
                <w:rFonts w:ascii="Times New Roman" w:hAnsi="Times New Roman" w:cs="Times New Roman"/>
                <w:sz w:val="24"/>
                <w:szCs w:val="24"/>
              </w:rPr>
              <w:t>LICENCE PROFESSIONNELLE ET</w:t>
            </w:r>
          </w:p>
          <w:p w14:paraId="1AEB53CA" w14:textId="77777777" w:rsidR="000B0605" w:rsidRPr="00175291" w:rsidRDefault="000B0605" w:rsidP="00BD2663">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HYBRIDE</w:t>
            </w:r>
          </w:p>
        </w:tc>
        <w:tc>
          <w:tcPr>
            <w:tcW w:w="1931" w:type="dxa"/>
            <w:tcBorders>
              <w:top w:val="single" w:sz="4" w:space="0" w:color="000000"/>
              <w:left w:val="single" w:sz="4" w:space="0" w:color="000000"/>
              <w:bottom w:val="single" w:sz="4" w:space="0" w:color="000000"/>
              <w:right w:val="nil"/>
            </w:tcBorders>
          </w:tcPr>
          <w:p w14:paraId="0DE72E0C" w14:textId="77777777" w:rsidR="00BD2663" w:rsidRDefault="00BD2663" w:rsidP="00BD2663">
            <w:pPr>
              <w:spacing w:line="360" w:lineRule="auto"/>
              <w:jc w:val="center"/>
              <w:rPr>
                <w:rFonts w:ascii="Times New Roman" w:hAnsi="Times New Roman" w:cs="Times New Roman"/>
                <w:sz w:val="24"/>
                <w:szCs w:val="24"/>
              </w:rPr>
            </w:pPr>
          </w:p>
          <w:p w14:paraId="50FA3643" w14:textId="0B065B3F" w:rsidR="000B0605" w:rsidRPr="00175291" w:rsidRDefault="000B0605" w:rsidP="00BD2663">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MASTER</w:t>
            </w:r>
          </w:p>
        </w:tc>
        <w:tc>
          <w:tcPr>
            <w:tcW w:w="1187" w:type="dxa"/>
            <w:tcBorders>
              <w:top w:val="single" w:sz="4" w:space="0" w:color="000000"/>
              <w:left w:val="nil"/>
              <w:bottom w:val="single" w:sz="4" w:space="0" w:color="000000"/>
              <w:right w:val="single" w:sz="4" w:space="0" w:color="000000"/>
            </w:tcBorders>
          </w:tcPr>
          <w:p w14:paraId="2A0085ED" w14:textId="77777777" w:rsidR="000B0605" w:rsidRPr="00175291" w:rsidRDefault="000B0605" w:rsidP="00175291">
            <w:pPr>
              <w:spacing w:line="360" w:lineRule="auto"/>
              <w:jc w:val="both"/>
              <w:rPr>
                <w:rFonts w:ascii="Times New Roman" w:hAnsi="Times New Roman" w:cs="Times New Roman"/>
                <w:sz w:val="24"/>
                <w:szCs w:val="24"/>
              </w:rPr>
            </w:pPr>
          </w:p>
        </w:tc>
      </w:tr>
      <w:tr w:rsidR="000B0605" w:rsidRPr="00175291" w14:paraId="7225E50F" w14:textId="77777777" w:rsidTr="00BD2663">
        <w:trPr>
          <w:trHeight w:val="756"/>
        </w:trPr>
        <w:tc>
          <w:tcPr>
            <w:tcW w:w="2078" w:type="dxa"/>
            <w:tcBorders>
              <w:top w:val="single" w:sz="4" w:space="0" w:color="000000"/>
              <w:left w:val="single" w:sz="4" w:space="0" w:color="000000"/>
              <w:bottom w:val="single" w:sz="4" w:space="0" w:color="000000"/>
              <w:right w:val="nil"/>
            </w:tcBorders>
          </w:tcPr>
          <w:p w14:paraId="40696786"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Condition d’admission</w:t>
            </w:r>
          </w:p>
        </w:tc>
        <w:tc>
          <w:tcPr>
            <w:tcW w:w="3475" w:type="dxa"/>
            <w:tcBorders>
              <w:top w:val="single" w:sz="4" w:space="0" w:color="000000"/>
              <w:left w:val="single" w:sz="4" w:space="0" w:color="000000"/>
              <w:bottom w:val="single" w:sz="4" w:space="0" w:color="000000"/>
              <w:right w:val="single" w:sz="4" w:space="0" w:color="000000"/>
            </w:tcBorders>
          </w:tcPr>
          <w:p w14:paraId="26B560B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Par voie de concours </w:t>
            </w:r>
            <w:r w:rsidRPr="00175291">
              <w:rPr>
                <w:rFonts w:ascii="Times New Roman" w:hAnsi="Times New Roman" w:cs="Times New Roman"/>
                <w:sz w:val="24"/>
                <w:szCs w:val="24"/>
              </w:rPr>
              <w:tab/>
            </w:r>
          </w:p>
          <w:p w14:paraId="174C0893"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Formation</w:t>
            </w:r>
          </w:p>
          <w:p w14:paraId="5AF1BCC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Professionnelle : 100 candidats</w:t>
            </w:r>
          </w:p>
          <w:p w14:paraId="06E4F6A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Formation hybride : 150 candidats</w:t>
            </w:r>
          </w:p>
        </w:tc>
        <w:tc>
          <w:tcPr>
            <w:tcW w:w="1931" w:type="dxa"/>
            <w:tcBorders>
              <w:top w:val="single" w:sz="4" w:space="0" w:color="000000"/>
              <w:left w:val="single" w:sz="4" w:space="0" w:color="000000"/>
              <w:bottom w:val="single" w:sz="4" w:space="0" w:color="000000"/>
              <w:right w:val="nil"/>
            </w:tcBorders>
          </w:tcPr>
          <w:p w14:paraId="18D7AAB5" w14:textId="77777777" w:rsidR="000B0605" w:rsidRPr="00175291" w:rsidRDefault="000B0605" w:rsidP="00175291">
            <w:pPr>
              <w:spacing w:after="0" w:line="360" w:lineRule="auto"/>
              <w:jc w:val="both"/>
              <w:rPr>
                <w:rFonts w:ascii="Times New Roman" w:hAnsi="Times New Roman" w:cs="Times New Roman"/>
                <w:sz w:val="24"/>
                <w:szCs w:val="24"/>
              </w:rPr>
            </w:pPr>
          </w:p>
        </w:tc>
        <w:tc>
          <w:tcPr>
            <w:tcW w:w="1187" w:type="dxa"/>
            <w:tcBorders>
              <w:top w:val="single" w:sz="4" w:space="0" w:color="000000"/>
              <w:left w:val="nil"/>
              <w:bottom w:val="single" w:sz="4" w:space="0" w:color="000000"/>
              <w:right w:val="single" w:sz="4" w:space="0" w:color="000000"/>
            </w:tcBorders>
          </w:tcPr>
          <w:p w14:paraId="24BC9827" w14:textId="77777777" w:rsidR="000B0605" w:rsidRPr="00175291" w:rsidRDefault="000B0605" w:rsidP="00175291">
            <w:pPr>
              <w:spacing w:after="0" w:line="360" w:lineRule="auto"/>
              <w:jc w:val="both"/>
              <w:rPr>
                <w:rFonts w:ascii="Times New Roman" w:hAnsi="Times New Roman" w:cs="Times New Roman"/>
                <w:sz w:val="24"/>
                <w:szCs w:val="24"/>
              </w:rPr>
            </w:pPr>
          </w:p>
        </w:tc>
      </w:tr>
      <w:tr w:rsidR="000B0605" w:rsidRPr="00175291" w14:paraId="4E37A1FA" w14:textId="77777777" w:rsidTr="00BD2663">
        <w:trPr>
          <w:trHeight w:val="907"/>
        </w:trPr>
        <w:tc>
          <w:tcPr>
            <w:tcW w:w="2078" w:type="dxa"/>
            <w:tcBorders>
              <w:top w:val="single" w:sz="4" w:space="0" w:color="000000"/>
              <w:left w:val="single" w:sz="4" w:space="0" w:color="000000"/>
              <w:bottom w:val="single" w:sz="4" w:space="0" w:color="000000"/>
              <w:right w:val="nil"/>
            </w:tcBorders>
          </w:tcPr>
          <w:p w14:paraId="32D168EF"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Condition d’accès</w:t>
            </w:r>
          </w:p>
        </w:tc>
        <w:tc>
          <w:tcPr>
            <w:tcW w:w="3475" w:type="dxa"/>
            <w:tcBorders>
              <w:top w:val="single" w:sz="4" w:space="0" w:color="000000"/>
              <w:left w:val="single" w:sz="4" w:space="0" w:color="000000"/>
              <w:bottom w:val="single" w:sz="4" w:space="0" w:color="000000"/>
              <w:right w:val="single" w:sz="4" w:space="0" w:color="000000"/>
            </w:tcBorders>
          </w:tcPr>
          <w:p w14:paraId="26B375A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Bac de série C, D ou Technique</w:t>
            </w:r>
          </w:p>
        </w:tc>
        <w:tc>
          <w:tcPr>
            <w:tcW w:w="3118" w:type="dxa"/>
            <w:gridSpan w:val="2"/>
            <w:tcBorders>
              <w:top w:val="single" w:sz="4" w:space="0" w:color="000000"/>
              <w:left w:val="single" w:sz="4" w:space="0" w:color="000000"/>
              <w:bottom w:val="single" w:sz="4" w:space="0" w:color="000000"/>
              <w:right w:val="single" w:sz="4" w:space="0" w:color="000000"/>
            </w:tcBorders>
          </w:tcPr>
          <w:p w14:paraId="4DB5B042"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Être titulaire de licence professionnelle</w:t>
            </w:r>
          </w:p>
        </w:tc>
      </w:tr>
      <w:tr w:rsidR="000B0605" w:rsidRPr="00175291" w14:paraId="307E1047" w14:textId="77777777" w:rsidTr="00BD2663">
        <w:trPr>
          <w:trHeight w:val="506"/>
        </w:trPr>
        <w:tc>
          <w:tcPr>
            <w:tcW w:w="2078" w:type="dxa"/>
            <w:tcBorders>
              <w:top w:val="single" w:sz="4" w:space="0" w:color="000000"/>
              <w:left w:val="single" w:sz="4" w:space="0" w:color="000000"/>
              <w:bottom w:val="single" w:sz="4" w:space="0" w:color="000000"/>
              <w:right w:val="nil"/>
            </w:tcBorders>
          </w:tcPr>
          <w:p w14:paraId="474DD108"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Durée de formation</w:t>
            </w:r>
          </w:p>
        </w:tc>
        <w:tc>
          <w:tcPr>
            <w:tcW w:w="3475" w:type="dxa"/>
            <w:tcBorders>
              <w:top w:val="single" w:sz="4" w:space="0" w:color="000000"/>
              <w:left w:val="single" w:sz="4" w:space="0" w:color="000000"/>
              <w:bottom w:val="single" w:sz="4" w:space="0" w:color="000000"/>
              <w:right w:val="single" w:sz="4" w:space="0" w:color="000000"/>
            </w:tcBorders>
          </w:tcPr>
          <w:p w14:paraId="0F58F84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3 années</w:t>
            </w:r>
          </w:p>
        </w:tc>
        <w:tc>
          <w:tcPr>
            <w:tcW w:w="1931" w:type="dxa"/>
            <w:tcBorders>
              <w:top w:val="single" w:sz="4" w:space="0" w:color="000000"/>
              <w:left w:val="single" w:sz="4" w:space="0" w:color="000000"/>
              <w:bottom w:val="single" w:sz="4" w:space="0" w:color="000000"/>
              <w:right w:val="nil"/>
            </w:tcBorders>
          </w:tcPr>
          <w:p w14:paraId="633868A5"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2 années</w:t>
            </w:r>
          </w:p>
        </w:tc>
        <w:tc>
          <w:tcPr>
            <w:tcW w:w="1187" w:type="dxa"/>
            <w:tcBorders>
              <w:top w:val="single" w:sz="4" w:space="0" w:color="000000"/>
              <w:left w:val="nil"/>
              <w:bottom w:val="single" w:sz="4" w:space="0" w:color="000000"/>
              <w:right w:val="single" w:sz="4" w:space="0" w:color="000000"/>
            </w:tcBorders>
          </w:tcPr>
          <w:p w14:paraId="06136107" w14:textId="77777777" w:rsidR="000B0605" w:rsidRPr="00175291" w:rsidRDefault="000B0605" w:rsidP="00175291">
            <w:pPr>
              <w:spacing w:after="0" w:line="360" w:lineRule="auto"/>
              <w:jc w:val="both"/>
              <w:rPr>
                <w:rFonts w:ascii="Times New Roman" w:hAnsi="Times New Roman" w:cs="Times New Roman"/>
                <w:sz w:val="24"/>
                <w:szCs w:val="24"/>
              </w:rPr>
            </w:pPr>
          </w:p>
        </w:tc>
      </w:tr>
      <w:tr w:rsidR="000B0605" w:rsidRPr="00175291" w14:paraId="116AE8D6" w14:textId="77777777" w:rsidTr="00BD2663">
        <w:trPr>
          <w:trHeight w:val="914"/>
        </w:trPr>
        <w:tc>
          <w:tcPr>
            <w:tcW w:w="2078" w:type="dxa"/>
            <w:tcBorders>
              <w:top w:val="single" w:sz="4" w:space="0" w:color="000000"/>
              <w:left w:val="single" w:sz="4" w:space="0" w:color="000000"/>
              <w:bottom w:val="single" w:sz="4" w:space="0" w:color="000000"/>
              <w:right w:val="nil"/>
            </w:tcBorders>
          </w:tcPr>
          <w:p w14:paraId="6F43394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Diplôme à délivrer</w:t>
            </w:r>
          </w:p>
        </w:tc>
        <w:tc>
          <w:tcPr>
            <w:tcW w:w="3475" w:type="dxa"/>
            <w:tcBorders>
              <w:top w:val="single" w:sz="4" w:space="0" w:color="000000"/>
              <w:left w:val="single" w:sz="4" w:space="0" w:color="000000"/>
              <w:bottom w:val="single" w:sz="4" w:space="0" w:color="000000"/>
              <w:right w:val="single" w:sz="4" w:space="0" w:color="000000"/>
            </w:tcBorders>
          </w:tcPr>
          <w:p w14:paraId="00F834B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Diplôme de Licence Professionnelle en Informatique</w:t>
            </w:r>
          </w:p>
        </w:tc>
        <w:tc>
          <w:tcPr>
            <w:tcW w:w="3118" w:type="dxa"/>
            <w:gridSpan w:val="2"/>
            <w:tcBorders>
              <w:top w:val="single" w:sz="4" w:space="0" w:color="000000"/>
              <w:left w:val="single" w:sz="4" w:space="0" w:color="000000"/>
              <w:bottom w:val="single" w:sz="4" w:space="0" w:color="000000"/>
              <w:right w:val="single" w:sz="4" w:space="0" w:color="000000"/>
            </w:tcBorders>
          </w:tcPr>
          <w:p w14:paraId="4D0A98F5" w14:textId="77777777" w:rsidR="000B0605" w:rsidRPr="00175291" w:rsidRDefault="000B0605" w:rsidP="00175291">
            <w:pPr>
              <w:pBdr>
                <w:top w:val="nil"/>
                <w:left w:val="nil"/>
                <w:bottom w:val="nil"/>
                <w:right w:val="nil"/>
                <w:between w:val="nil"/>
              </w:pBd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Diplôme de Master Professionnel </w:t>
            </w:r>
          </w:p>
          <w:p w14:paraId="2A9AD85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Diplôme de Master Recherche</w:t>
            </w:r>
          </w:p>
        </w:tc>
      </w:tr>
    </w:tbl>
    <w:p w14:paraId="4D73220C" w14:textId="77777777" w:rsidR="000B0605" w:rsidRPr="00175291" w:rsidRDefault="000B0605" w:rsidP="00175291">
      <w:pPr>
        <w:spacing w:after="187" w:line="360" w:lineRule="auto"/>
        <w:ind w:left="360"/>
        <w:jc w:val="both"/>
        <w:rPr>
          <w:rFonts w:ascii="Times New Roman" w:hAnsi="Times New Roman" w:cs="Times New Roman"/>
          <w:sz w:val="24"/>
          <w:szCs w:val="24"/>
        </w:rPr>
      </w:pPr>
      <w:r w:rsidRPr="00175291">
        <w:rPr>
          <w:rFonts w:ascii="Times New Roman" w:hAnsi="Times New Roman" w:cs="Times New Roman"/>
          <w:sz w:val="24"/>
          <w:szCs w:val="24"/>
        </w:rPr>
        <w:t xml:space="preserve"> </w:t>
      </w:r>
    </w:p>
    <w:p w14:paraId="54EE0B10"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L’accès en première année de MASTER se fait automatiquement pour les étudiants de l’Ecole qui ont obtenu le diplôme de Licence Professionnelle. </w:t>
      </w:r>
    </w:p>
    <w:p w14:paraId="4B2B4372"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 Master Recherche permet à son titulaire de poursuivre directement des études en doctorat et de s’inscrire directement dans une Ecole Doctorale. </w:t>
      </w:r>
    </w:p>
    <w:p w14:paraId="55C7561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Les Ecoles Doctorales jouissent d’une autonomie de gestion par rapport aux Etablissements de formation universitaire. </w:t>
      </w:r>
    </w:p>
    <w:p w14:paraId="5B3D81FF" w14:textId="77777777" w:rsidR="000B0605" w:rsidRPr="00175291" w:rsidRDefault="000B0605" w:rsidP="00175291">
      <w:pPr>
        <w:spacing w:after="0" w:line="360" w:lineRule="auto"/>
        <w:ind w:right="410"/>
        <w:jc w:val="both"/>
        <w:rPr>
          <w:rFonts w:ascii="Times New Roman" w:hAnsi="Times New Roman" w:cs="Times New Roman"/>
          <w:sz w:val="24"/>
          <w:szCs w:val="24"/>
        </w:rPr>
      </w:pPr>
      <w:r w:rsidRPr="00175291">
        <w:rPr>
          <w:rFonts w:ascii="Times New Roman" w:hAnsi="Times New Roman" w:cs="Times New Roman"/>
          <w:sz w:val="24"/>
          <w:szCs w:val="24"/>
        </w:rPr>
        <w:t xml:space="preserve">Il convient de signaler que par arrêté ministériel N° 21.626/2012 – </w:t>
      </w:r>
      <w:bookmarkStart w:id="175" w:name="_Hlk124752963"/>
      <w:proofErr w:type="spellStart"/>
      <w:r w:rsidRPr="00175291">
        <w:rPr>
          <w:rFonts w:ascii="Times New Roman" w:hAnsi="Times New Roman" w:cs="Times New Roman"/>
          <w:sz w:val="24"/>
          <w:szCs w:val="24"/>
        </w:rPr>
        <w:t>MESupRES</w:t>
      </w:r>
      <w:proofErr w:type="spellEnd"/>
      <w:r w:rsidRPr="00175291">
        <w:rPr>
          <w:rFonts w:ascii="Times New Roman" w:hAnsi="Times New Roman" w:cs="Times New Roman"/>
          <w:sz w:val="24"/>
          <w:szCs w:val="24"/>
        </w:rPr>
        <w:t xml:space="preserve"> </w:t>
      </w:r>
      <w:bookmarkEnd w:id="175"/>
      <w:r w:rsidRPr="00175291">
        <w:rPr>
          <w:rFonts w:ascii="Times New Roman" w:hAnsi="Times New Roman" w:cs="Times New Roman"/>
          <w:sz w:val="24"/>
          <w:szCs w:val="24"/>
        </w:rPr>
        <w:t xml:space="preserve">publié le 9 Août 2012 par la Commission National d’habilitation (CNH), l’Ecole Doctorale « Modélisation – Informatique » a été habilitée pour l’Université de Fianarantsoa.  </w:t>
      </w:r>
    </w:p>
    <w:p w14:paraId="61B0F9D6" w14:textId="77777777" w:rsidR="000B0605" w:rsidRPr="00175291" w:rsidRDefault="000B0605" w:rsidP="00175291">
      <w:pPr>
        <w:spacing w:after="0" w:line="360" w:lineRule="auto"/>
        <w:ind w:left="-15" w:right="412"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 </w:t>
      </w:r>
    </w:p>
    <w:p w14:paraId="5D6D7DA7"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Bien qu’il n’existe pas encore au niveau international de reconnaissance écrite et formelle des diplômes délivrés par l’ENI, les étudiants diplômés de l’Ecole sont plutôt bien accueillis dans les instituts universitaires étrangères (CANADA, Suisse, France…) </w:t>
      </w:r>
    </w:p>
    <w:p w14:paraId="4C7A539F" w14:textId="3C01A0F2" w:rsidR="000B0605" w:rsidRPr="00175291" w:rsidRDefault="000B0605" w:rsidP="00175291">
      <w:pPr>
        <w:pStyle w:val="Titre3"/>
        <w:spacing w:line="360" w:lineRule="auto"/>
        <w:jc w:val="both"/>
        <w:rPr>
          <w:rFonts w:ascii="Times New Roman" w:hAnsi="Times New Roman" w:cs="Times New Roman"/>
          <w:b/>
          <w:color w:val="auto"/>
        </w:rPr>
      </w:pPr>
      <w:bookmarkStart w:id="176" w:name="_Toc120768606"/>
      <w:bookmarkStart w:id="177" w:name="_Toc120812350"/>
      <w:bookmarkStart w:id="178" w:name="_Toc121749116"/>
      <w:bookmarkStart w:id="179" w:name="_Toc121749165"/>
      <w:bookmarkStart w:id="180" w:name="_Toc121749193"/>
      <w:bookmarkStart w:id="181" w:name="_Toc121749219"/>
      <w:bookmarkStart w:id="182" w:name="_Toc121749240"/>
      <w:bookmarkStart w:id="183" w:name="_Toc124757211"/>
      <w:bookmarkStart w:id="184" w:name="_Toc124759466"/>
      <w:bookmarkStart w:id="185" w:name="_Toc124760918"/>
      <w:bookmarkStart w:id="186" w:name="_Toc124761008"/>
      <w:bookmarkStart w:id="187" w:name="_Toc124761158"/>
      <w:bookmarkStart w:id="188" w:name="_Toc124761255"/>
      <w:bookmarkStart w:id="189" w:name="_Toc182399126"/>
      <w:bookmarkStart w:id="190" w:name="_Toc182399564"/>
      <w:r w:rsidRPr="00175291">
        <w:rPr>
          <w:rFonts w:ascii="Times New Roman" w:hAnsi="Times New Roman" w:cs="Times New Roman"/>
          <w:b/>
          <w:color w:val="auto"/>
        </w:rPr>
        <w:t>1.6. Relations de l’ENI avec les entreprises et les organismes</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sidRPr="00175291">
        <w:rPr>
          <w:rFonts w:ascii="Times New Roman" w:hAnsi="Times New Roman" w:cs="Times New Roman"/>
          <w:b/>
          <w:color w:val="auto"/>
        </w:rPr>
        <w:t xml:space="preserve"> </w:t>
      </w:r>
    </w:p>
    <w:p w14:paraId="0BE6E071"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Les stages effectués chaque année par les étudiants mettent l’Ecole en rapport permanent avec plus de 300 entreprises et organismes publics, semi-publics et privés, nationaux et internationaux. </w:t>
      </w:r>
    </w:p>
    <w:p w14:paraId="333D152F" w14:textId="77777777" w:rsidR="000B0605" w:rsidRPr="00175291" w:rsidRDefault="000B0605" w:rsidP="00175291">
      <w:pPr>
        <w:spacing w:after="0" w:line="360" w:lineRule="auto"/>
        <w:ind w:right="413"/>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 L’Ecole dispose ainsi d’un réseau d’entreprises, de sociétés et d’organismes publics et privés qui sont des partenaires par l’accueil en stage de ses étudiants, et éventuellement pour le recrutement après l’obtention des diplômes par ces derniers.    </w:t>
      </w:r>
    </w:p>
    <w:p w14:paraId="49628683" w14:textId="77777777" w:rsidR="000B0605" w:rsidRPr="00175291" w:rsidRDefault="000B0605" w:rsidP="00175291">
      <w:pPr>
        <w:spacing w:after="0" w:line="360" w:lineRule="auto"/>
        <w:ind w:right="416"/>
        <w:jc w:val="both"/>
        <w:rPr>
          <w:rFonts w:ascii="Times New Roman" w:hAnsi="Times New Roman" w:cs="Times New Roman"/>
          <w:sz w:val="24"/>
          <w:szCs w:val="24"/>
        </w:rPr>
      </w:pPr>
      <w:r w:rsidRPr="00175291">
        <w:rPr>
          <w:rFonts w:ascii="Times New Roman" w:hAnsi="Times New Roman" w:cs="Times New Roman"/>
          <w:sz w:val="24"/>
          <w:szCs w:val="24"/>
        </w:rPr>
        <w:t xml:space="preserve"> Les compétences que l’Ecole cherche à développer chez ses étudiants sont l’adaptabilité, le sens de la responsabilité, du travail en équipe, le goût de l’expérimentation et l’innovation. </w:t>
      </w:r>
    </w:p>
    <w:p w14:paraId="63CF32A5"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 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 </w:t>
      </w:r>
    </w:p>
    <w:p w14:paraId="1ED6C2B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Les stages en milieu professionnel permettent de favoriser une meilleure adéquation entre les formations à l’Ecole et les besoins évolutifs du marché de l’emploi. </w:t>
      </w:r>
    </w:p>
    <w:p w14:paraId="2FF92AC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r w:rsidRPr="00175291">
        <w:rPr>
          <w:rFonts w:ascii="Times New Roman" w:hAnsi="Times New Roman" w:cs="Times New Roman"/>
          <w:sz w:val="24"/>
          <w:szCs w:val="24"/>
        </w:rPr>
        <w:tab/>
        <w:t xml:space="preserve"> Les principaux débouchés professionnels des diplômés de l’Ecole concernent les domaines suivants : </w:t>
      </w:r>
    </w:p>
    <w:p w14:paraId="04EB83B1"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L’informatique de gestion d’entreprise </w:t>
      </w:r>
    </w:p>
    <w:p w14:paraId="5A27DDE3"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technologies de l’information et de la communication (TIC) </w:t>
      </w:r>
    </w:p>
    <w:p w14:paraId="46783D55"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 sécurité informatique des réseaux </w:t>
      </w:r>
    </w:p>
    <w:p w14:paraId="0DD5C6FD"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L’administration des réseaux et des systèmes </w:t>
      </w:r>
    </w:p>
    <w:p w14:paraId="5D3F9AF8"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services bancaires et financiers, notamment le Mobile Banking </w:t>
      </w:r>
    </w:p>
    <w:p w14:paraId="6C290BBC"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télécommunications et la téléphonie mobile </w:t>
      </w:r>
    </w:p>
    <w:p w14:paraId="7DB41DDC"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Les Big Data </w:t>
      </w:r>
    </w:p>
    <w:p w14:paraId="01EA76CA"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Le commerce, la vente et l’achat, le Marketing </w:t>
      </w:r>
    </w:p>
    <w:p w14:paraId="1ADBCC39"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L’ingénierie informatique appliquée </w:t>
      </w:r>
    </w:p>
    <w:p w14:paraId="7D3659F5" w14:textId="77777777" w:rsidR="000B0605" w:rsidRPr="00175291" w:rsidRDefault="000B0605" w:rsidP="00175291">
      <w:pPr>
        <w:numPr>
          <w:ilvl w:val="0"/>
          <w:numId w:val="7"/>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L’écologie et le développement durable Parmi les sociétés, entreprises et organismes partenaires de l’Ecole, on peut citer : ACCENTURE Mauritius, Air Madagascar, Ambre Associates, Airtel, Agence Universitaire de la Francophonie (AUF), B2B, Banque Centrale, BFG-SG, BIANCO, BLUELINE, </w:t>
      </w:r>
      <w:proofErr w:type="spellStart"/>
      <w:r w:rsidRPr="00175291">
        <w:rPr>
          <w:rFonts w:ascii="Times New Roman" w:hAnsi="Times New Roman" w:cs="Times New Roman"/>
          <w:sz w:val="24"/>
          <w:szCs w:val="24"/>
        </w:rPr>
        <w:t>CNaPS</w:t>
      </w:r>
      <w:proofErr w:type="spellEnd"/>
      <w:r w:rsidRPr="00175291">
        <w:rPr>
          <w:rFonts w:ascii="Times New Roman" w:hAnsi="Times New Roman" w:cs="Times New Roman"/>
          <w:sz w:val="24"/>
          <w:szCs w:val="24"/>
        </w:rPr>
        <w:t xml:space="preserve">, Bureau National de Gestion des Risques et des Catastrophes (BNGRC), CEDII-Fianarantsoa, </w:t>
      </w:r>
    </w:p>
    <w:p w14:paraId="29260624" w14:textId="77777777" w:rsidR="000B0605" w:rsidRPr="00175291" w:rsidRDefault="000B0605" w:rsidP="00175291">
      <w:pPr>
        <w:spacing w:after="0" w:line="360" w:lineRule="auto"/>
        <w:ind w:right="412"/>
        <w:jc w:val="both"/>
        <w:rPr>
          <w:rFonts w:ascii="Times New Roman" w:hAnsi="Times New Roman" w:cs="Times New Roman"/>
          <w:sz w:val="24"/>
          <w:szCs w:val="24"/>
        </w:rPr>
      </w:pPr>
      <w:r w:rsidRPr="00175291">
        <w:rPr>
          <w:rFonts w:ascii="Times New Roman" w:hAnsi="Times New Roman" w:cs="Times New Roman"/>
          <w:sz w:val="24"/>
          <w:szCs w:val="24"/>
        </w:rPr>
        <w:t xml:space="preserve">Data Consulting, Central Test, Centre National Antiacridien, CNRE, CHU, CNRIT, COLAS, Direction Générale des Douanes, DLC, DTS/Moov, FID, FTM, GNOSYS, IBONIA, INGENOSIA, INSTAT, IOGA, JIRAMA, JOUVE, MADADEV, MAEP, MEF, MEN, </w:t>
      </w:r>
      <w:proofErr w:type="spellStart"/>
      <w:r w:rsidRPr="00175291">
        <w:rPr>
          <w:rFonts w:ascii="Times New Roman" w:hAnsi="Times New Roman" w:cs="Times New Roman"/>
          <w:sz w:val="24"/>
          <w:szCs w:val="24"/>
        </w:rPr>
        <w:t>MESupRES</w:t>
      </w:r>
      <w:proofErr w:type="spellEnd"/>
      <w:r w:rsidRPr="00175291">
        <w:rPr>
          <w:rFonts w:ascii="Times New Roman" w:hAnsi="Times New Roman" w:cs="Times New Roman"/>
          <w:sz w:val="24"/>
          <w:szCs w:val="24"/>
        </w:rPr>
        <w:t xml:space="preserve">, MFB, MIC, MNINTER, Min des postes/Télécommunications et du </w:t>
      </w:r>
      <w:r w:rsidRPr="00175291">
        <w:rPr>
          <w:rFonts w:ascii="Times New Roman" w:hAnsi="Times New Roman" w:cs="Times New Roman"/>
          <w:sz w:val="24"/>
          <w:szCs w:val="24"/>
        </w:rPr>
        <w:lastRenderedPageBreak/>
        <w:t xml:space="preserve">Développement Numérique, NEOV MAD, Ny Havana, Madagascar National Parks, OMNITEC, ORANGE, OTME, PRACCESS, QMM Fort-Dauphin, SMMC, SNEDADRS </w:t>
      </w:r>
    </w:p>
    <w:p w14:paraId="32C6498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Antsirabe, Sénat, Société d’Exploitation du Port de Toamasina (SEPT), SOFTWELL, </w:t>
      </w:r>
      <w:proofErr w:type="spellStart"/>
      <w:r w:rsidRPr="00175291">
        <w:rPr>
          <w:rFonts w:ascii="Times New Roman" w:hAnsi="Times New Roman" w:cs="Times New Roman"/>
          <w:sz w:val="24"/>
          <w:szCs w:val="24"/>
        </w:rPr>
        <w:t>Strategy</w:t>
      </w:r>
      <w:proofErr w:type="spellEnd"/>
      <w:r w:rsidRPr="00175291">
        <w:rPr>
          <w:rFonts w:ascii="Times New Roman" w:hAnsi="Times New Roman" w:cs="Times New Roman"/>
          <w:sz w:val="24"/>
          <w:szCs w:val="24"/>
        </w:rPr>
        <w:t xml:space="preserve"> Consulting, TELMA, VIVETEC, Société LAZAN’I BETSILEO, WWF … </w:t>
      </w:r>
    </w:p>
    <w:p w14:paraId="7C008215" w14:textId="77777777" w:rsidR="000B0605" w:rsidRPr="00175291" w:rsidRDefault="000B0605" w:rsidP="00175291">
      <w:pPr>
        <w:spacing w:after="0" w:line="360" w:lineRule="auto"/>
        <w:ind w:left="-17" w:right="420" w:firstLine="709"/>
        <w:jc w:val="both"/>
        <w:rPr>
          <w:rFonts w:ascii="Times New Roman" w:hAnsi="Times New Roman" w:cs="Times New Roman"/>
          <w:sz w:val="24"/>
          <w:szCs w:val="24"/>
        </w:rPr>
      </w:pPr>
      <w:r w:rsidRPr="00175291">
        <w:rPr>
          <w:rFonts w:ascii="Times New Roman" w:hAnsi="Times New Roman" w:cs="Times New Roman"/>
          <w:sz w:val="24"/>
          <w:szCs w:val="24"/>
        </w:rP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14:paraId="3A8B53FE" w14:textId="44FF918C" w:rsidR="000B0605" w:rsidRPr="00175291" w:rsidRDefault="000B0605" w:rsidP="00175291">
      <w:pPr>
        <w:pStyle w:val="Titre3"/>
        <w:spacing w:line="360" w:lineRule="auto"/>
        <w:jc w:val="both"/>
        <w:rPr>
          <w:rFonts w:ascii="Times New Roman" w:hAnsi="Times New Roman" w:cs="Times New Roman"/>
          <w:b/>
          <w:color w:val="auto"/>
        </w:rPr>
      </w:pPr>
      <w:bookmarkStart w:id="191" w:name="_Toc120768607"/>
      <w:bookmarkStart w:id="192" w:name="_Toc120812351"/>
      <w:bookmarkStart w:id="193" w:name="_Toc121749117"/>
      <w:bookmarkStart w:id="194" w:name="_Toc121749166"/>
      <w:bookmarkStart w:id="195" w:name="_Toc121749194"/>
      <w:bookmarkStart w:id="196" w:name="_Toc121749220"/>
      <w:bookmarkStart w:id="197" w:name="_Toc121749241"/>
      <w:bookmarkStart w:id="198" w:name="_Toc124757212"/>
      <w:bookmarkStart w:id="199" w:name="_Toc124759467"/>
      <w:bookmarkStart w:id="200" w:name="_Toc124760919"/>
      <w:bookmarkStart w:id="201" w:name="_Toc124761009"/>
      <w:bookmarkStart w:id="202" w:name="_Toc124761159"/>
      <w:bookmarkStart w:id="203" w:name="_Toc124761256"/>
      <w:bookmarkStart w:id="204" w:name="_Toc182399127"/>
      <w:bookmarkStart w:id="205" w:name="_Toc182399565"/>
      <w:r w:rsidRPr="00175291">
        <w:rPr>
          <w:rFonts w:ascii="Times New Roman" w:hAnsi="Times New Roman" w:cs="Times New Roman"/>
          <w:b/>
          <w:color w:val="auto"/>
        </w:rPr>
        <w:t>1.7. Partenariat au niveau international</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175291">
        <w:rPr>
          <w:rFonts w:ascii="Times New Roman" w:hAnsi="Times New Roman" w:cs="Times New Roman"/>
          <w:b/>
          <w:color w:val="auto"/>
        </w:rPr>
        <w:t xml:space="preserve"> </w:t>
      </w:r>
    </w:p>
    <w:p w14:paraId="0E221490" w14:textId="77777777" w:rsidR="000B0605" w:rsidRPr="00175291" w:rsidRDefault="000B0605" w:rsidP="00175291">
      <w:pPr>
        <w:spacing w:after="0" w:line="360" w:lineRule="auto"/>
        <w:ind w:left="-15" w:right="411" w:firstLine="406"/>
        <w:jc w:val="both"/>
        <w:rPr>
          <w:rFonts w:ascii="Times New Roman" w:hAnsi="Times New Roman" w:cs="Times New Roman"/>
          <w:sz w:val="24"/>
          <w:szCs w:val="24"/>
        </w:rPr>
      </w:pPr>
      <w:r w:rsidRPr="00175291">
        <w:rPr>
          <w:rFonts w:ascii="Times New Roman" w:hAnsi="Times New Roman" w:cs="Times New Roman"/>
          <w:sz w:val="24"/>
          <w:szCs w:val="24"/>
        </w:rPr>
        <w:t xml:space="preserve">Entre 1196 et 1999, l’ENI avait bénéficié de l’assistance technique et financière de la Mission Française de Coopération et d’action culturelle dans le cadre du Programme de Renforcement de l’Enseignement Supérieur (PRESUP) consacré à l’Ecole a notamment porté sur : </w:t>
      </w:r>
    </w:p>
    <w:p w14:paraId="4C7B9142"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Une dotation en logiciels, micro-ordinateurs, équipements de laboratoire de maintenance et de matériels didactiques </w:t>
      </w:r>
    </w:p>
    <w:p w14:paraId="3B806C9D"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 réactualisation des programmes de formation assortie du renouvellement du fonds de la bibliothèque </w:t>
      </w:r>
    </w:p>
    <w:p w14:paraId="48D3A27E"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L’appui à la formation des formateurs </w:t>
      </w:r>
    </w:p>
    <w:p w14:paraId="7A0DA558" w14:textId="77777777" w:rsidR="000B0605" w:rsidRPr="00175291" w:rsidRDefault="000B0605" w:rsidP="00175291">
      <w:pPr>
        <w:numPr>
          <w:ilvl w:val="0"/>
          <w:numId w:val="8"/>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L’affectation à l’Ecole d’Assistants techniques français </w:t>
      </w:r>
    </w:p>
    <w:p w14:paraId="788D1E8C" w14:textId="77777777" w:rsidR="000B0605" w:rsidRPr="00175291" w:rsidRDefault="000B0605" w:rsidP="00175291">
      <w:pPr>
        <w:spacing w:after="0" w:line="360" w:lineRule="auto"/>
        <w:ind w:left="416" w:right="416"/>
        <w:jc w:val="both"/>
        <w:rPr>
          <w:rFonts w:ascii="Times New Roman" w:hAnsi="Times New Roman" w:cs="Times New Roman"/>
          <w:sz w:val="24"/>
          <w:szCs w:val="24"/>
        </w:rPr>
      </w:pPr>
      <w:r w:rsidRPr="00175291">
        <w:rPr>
          <w:rFonts w:ascii="Times New Roman" w:hAnsi="Times New Roman" w:cs="Times New Roman"/>
          <w:sz w:val="24"/>
          <w:szCs w:val="24"/>
        </w:rPr>
        <w:t xml:space="preserve">De 2000 à 2004, l’ENI avait fait partie des membres du bureau de la </w:t>
      </w:r>
      <w:bookmarkStart w:id="206" w:name="_Hlk124753144"/>
      <w:r w:rsidRPr="00175291">
        <w:rPr>
          <w:rFonts w:ascii="Times New Roman" w:hAnsi="Times New Roman" w:cs="Times New Roman"/>
          <w:sz w:val="24"/>
          <w:szCs w:val="24"/>
        </w:rPr>
        <w:t xml:space="preserve">Conférence Internationale des Ecoles de formation d’Ingénieurs et Technicien d’Expression </w:t>
      </w:r>
      <w:bookmarkEnd w:id="206"/>
      <w:r w:rsidRPr="00175291">
        <w:rPr>
          <w:rFonts w:ascii="Times New Roman" w:hAnsi="Times New Roman" w:cs="Times New Roman"/>
          <w:sz w:val="24"/>
          <w:szCs w:val="24"/>
        </w:rPr>
        <w:t xml:space="preserve">Française (CITEF). </w:t>
      </w:r>
    </w:p>
    <w:p w14:paraId="58D9CB2E"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Les Enseignants-Chercheurs de l’Ecole participent régulièrement aux activités organisées dans le cadre du </w:t>
      </w:r>
      <w:bookmarkStart w:id="207" w:name="_Hlk124753197"/>
      <w:r w:rsidRPr="00175291">
        <w:rPr>
          <w:rFonts w:ascii="Times New Roman" w:hAnsi="Times New Roman" w:cs="Times New Roman"/>
          <w:sz w:val="24"/>
          <w:szCs w:val="24"/>
        </w:rPr>
        <w:t xml:space="preserve">Colloque Africain sur la Recherche en Informatique </w:t>
      </w:r>
      <w:bookmarkEnd w:id="207"/>
      <w:r w:rsidRPr="00175291">
        <w:rPr>
          <w:rFonts w:ascii="Times New Roman" w:hAnsi="Times New Roman" w:cs="Times New Roman"/>
          <w:sz w:val="24"/>
          <w:szCs w:val="24"/>
        </w:rPr>
        <w:t xml:space="preserve">(CARI). </w:t>
      </w:r>
    </w:p>
    <w:p w14:paraId="36549A53"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t xml:space="preserve"> L’ENI avait également signé un accord de coopération interuniversitaire avec l’</w:t>
      </w:r>
      <w:bookmarkStart w:id="208" w:name="_Hlk124753212"/>
      <w:r w:rsidRPr="00175291">
        <w:rPr>
          <w:rFonts w:ascii="Times New Roman" w:hAnsi="Times New Roman" w:cs="Times New Roman"/>
          <w:sz w:val="24"/>
          <w:szCs w:val="24"/>
        </w:rPr>
        <w:t xml:space="preserve">Institut de Recherche en Mathématiques et Informatique Appliquées </w:t>
      </w:r>
      <w:bookmarkEnd w:id="208"/>
      <w:r w:rsidRPr="00175291">
        <w:rPr>
          <w:rFonts w:ascii="Times New Roman" w:hAnsi="Times New Roman" w:cs="Times New Roman"/>
          <w:sz w:val="24"/>
          <w:szCs w:val="24"/>
        </w:rPr>
        <w:t xml:space="preserve">(IREMIA) de l’Université de la Réunion, l’Université de Rennes 1, l’INSA de Rennes, l’Institut National Polytechnique de Grenoble (INPG). </w:t>
      </w:r>
    </w:p>
    <w:p w14:paraId="66B12A3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A partir du mois de Juillet 2001, l’ENI avait abrité le Centre de Réseau Opérationnel </w:t>
      </w:r>
    </w:p>
    <w:p w14:paraId="35AE0F99" w14:textId="77777777" w:rsidR="000B0605" w:rsidRPr="00175291" w:rsidRDefault="000B0605" w:rsidP="00175291">
      <w:pPr>
        <w:spacing w:after="0" w:line="360" w:lineRule="auto"/>
        <w:ind w:right="413"/>
        <w:jc w:val="both"/>
        <w:rPr>
          <w:rFonts w:ascii="Times New Roman" w:hAnsi="Times New Roman" w:cs="Times New Roman"/>
          <w:sz w:val="24"/>
          <w:szCs w:val="24"/>
        </w:rPr>
      </w:pPr>
      <w:r w:rsidRPr="00175291">
        <w:rPr>
          <w:rFonts w:ascii="Times New Roman" w:hAnsi="Times New Roman" w:cs="Times New Roman"/>
          <w:sz w:val="24"/>
          <w:szCs w:val="24"/>
        </w:rPr>
        <w:t xml:space="preserve">(Network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 </w:t>
      </w:r>
    </w:p>
    <w:p w14:paraId="7199253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L’ENI avait de même noué des relations de coopération avec l’Institut de Recherche pour le Développement (IRD).  </w:t>
      </w:r>
    </w:p>
    <w:p w14:paraId="1B359782" w14:textId="77777777" w:rsidR="000B0605" w:rsidRPr="00175291" w:rsidRDefault="000B0605" w:rsidP="00175291">
      <w:pPr>
        <w:spacing w:after="0" w:line="360" w:lineRule="auto"/>
        <w:ind w:right="411"/>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 L’objet du projet de coopération avait porté sur la modélisation environnementale du Corridor forestier de </w:t>
      </w:r>
      <w:proofErr w:type="spellStart"/>
      <w:r w:rsidRPr="00175291">
        <w:rPr>
          <w:rFonts w:ascii="Times New Roman" w:hAnsi="Times New Roman" w:cs="Times New Roman"/>
          <w:sz w:val="24"/>
          <w:szCs w:val="24"/>
        </w:rPr>
        <w:t>Fandriana</w:t>
      </w:r>
      <w:proofErr w:type="spellEnd"/>
      <w:r w:rsidRPr="00175291">
        <w:rPr>
          <w:rFonts w:ascii="Times New Roman" w:hAnsi="Times New Roman" w:cs="Times New Roman"/>
          <w:sz w:val="24"/>
          <w:szCs w:val="24"/>
        </w:rPr>
        <w:t xml:space="preserve"> jusqu’à </w:t>
      </w:r>
      <w:proofErr w:type="spellStart"/>
      <w:r w:rsidRPr="00175291">
        <w:rPr>
          <w:rFonts w:ascii="Times New Roman" w:hAnsi="Times New Roman" w:cs="Times New Roman"/>
          <w:sz w:val="24"/>
          <w:szCs w:val="24"/>
        </w:rPr>
        <w:t>Vondrozo</w:t>
      </w:r>
      <w:proofErr w:type="spellEnd"/>
      <w:r w:rsidRPr="00175291">
        <w:rPr>
          <w:rFonts w:ascii="Times New Roman" w:hAnsi="Times New Roman" w:cs="Times New Roman"/>
          <w:sz w:val="24"/>
          <w:szCs w:val="24"/>
        </w:rPr>
        <w:t xml:space="preserve"> (COFAV). Dans ce cadre, un atelier scientifique international avait été organisé à l’ENI en Septembre 2008. Cet atelier scientifique avait eu pour thème de modélisation des paysages. </w:t>
      </w:r>
    </w:p>
    <w:p w14:paraId="720218AF" w14:textId="77777777" w:rsidR="000B0605" w:rsidRPr="00175291" w:rsidRDefault="000B0605" w:rsidP="00175291">
      <w:pPr>
        <w:spacing w:after="0" w:line="360" w:lineRule="auto"/>
        <w:ind w:right="414"/>
        <w:jc w:val="both"/>
        <w:rPr>
          <w:rFonts w:ascii="Times New Roman" w:hAnsi="Times New Roman" w:cs="Times New Roman"/>
          <w:sz w:val="24"/>
          <w:szCs w:val="24"/>
        </w:rPr>
      </w:pPr>
      <w:r w:rsidRPr="00175291">
        <w:rPr>
          <w:rFonts w:ascii="Times New Roman" w:hAnsi="Times New Roman" w:cs="Times New Roman"/>
          <w:sz w:val="24"/>
          <w:szCs w:val="24"/>
        </w:rPr>
        <w:t xml:space="preserve"> Et dans le cadre du programme scientifique PARRUR, l’IRD avait financé depuis 2010 le projet intitulé « Forêts, Parcs et Pauvreté dans le Sud de Madagascar (FPPSM). Des étudiants en DEA et des Doctorants issus de l’ENI avaient participé à ce Programme. </w:t>
      </w:r>
    </w:p>
    <w:p w14:paraId="5579F632" w14:textId="77777777" w:rsidR="000B0605" w:rsidRPr="00175291" w:rsidRDefault="000B0605" w:rsidP="00175291">
      <w:pPr>
        <w:spacing w:after="0" w:line="360" w:lineRule="auto"/>
        <w:ind w:right="412"/>
        <w:jc w:val="both"/>
        <w:rPr>
          <w:rFonts w:ascii="Times New Roman" w:hAnsi="Times New Roman" w:cs="Times New Roman"/>
          <w:sz w:val="24"/>
          <w:szCs w:val="24"/>
        </w:rPr>
      </w:pPr>
      <w:r w:rsidRPr="00175291">
        <w:rPr>
          <w:rFonts w:ascii="Times New Roman" w:hAnsi="Times New Roman" w:cs="Times New Roman"/>
          <w:sz w:val="24"/>
          <w:szCs w:val="24"/>
        </w:rPr>
        <w:t xml:space="preserve"> Par ailleurs, depuis toujours la même année 2010, l’ENI de Fianarantsoa avait été sélectionnée pour faire partie des organismes partenaires de l’Université de Savoie dans le cadre du projet TICEVAL relatif à la certification des compétences en TIC ; </w:t>
      </w:r>
    </w:p>
    <w:p w14:paraId="42E6C97C" w14:textId="77777777" w:rsidR="000B0605" w:rsidRPr="00175291" w:rsidRDefault="000B0605" w:rsidP="00175291">
      <w:pPr>
        <w:spacing w:after="0" w:line="360" w:lineRule="auto"/>
        <w:ind w:right="417"/>
        <w:jc w:val="both"/>
        <w:rPr>
          <w:rFonts w:ascii="Times New Roman" w:hAnsi="Times New Roman" w:cs="Times New Roman"/>
          <w:sz w:val="24"/>
          <w:szCs w:val="24"/>
        </w:rPr>
      </w:pPr>
      <w:r w:rsidRPr="00175291">
        <w:rPr>
          <w:rFonts w:ascii="Times New Roman" w:hAnsi="Times New Roman" w:cs="Times New Roman"/>
          <w:sz w:val="24"/>
          <w:szCs w:val="24"/>
        </w:rPr>
        <w:t xml:space="preserve"> Le projet TICEVAL avait été financé par le Fonds Francophone des Inforoutes pour la période allant de 2010 à 2012, et il avait eu pour objectif de généraliser la certification des compétences en Informatique et Internet du type C2i2e et C2imi. </w:t>
      </w:r>
    </w:p>
    <w:p w14:paraId="2ACC7469" w14:textId="77777777" w:rsidR="000B0605" w:rsidRPr="00175291" w:rsidRDefault="000B0605" w:rsidP="00175291">
      <w:pPr>
        <w:spacing w:after="0" w:line="360" w:lineRule="auto"/>
        <w:ind w:right="415"/>
        <w:jc w:val="both"/>
        <w:rPr>
          <w:rFonts w:ascii="Times New Roman" w:hAnsi="Times New Roman" w:cs="Times New Roman"/>
          <w:sz w:val="24"/>
          <w:szCs w:val="24"/>
        </w:rPr>
      </w:pPr>
      <w:r w:rsidRPr="00175291">
        <w:rPr>
          <w:rFonts w:ascii="Times New Roman" w:hAnsi="Times New Roman" w:cs="Times New Roman"/>
          <w:sz w:val="24"/>
          <w:szCs w:val="24"/>
        </w:rPr>
        <w:t xml:space="preserve"> Dans le cadre du projet TICEVAL, une convention de coopération avec l’Université de Savoie avait été signée par les deux parties concernées. La mise en œuvre de la Convention de Coopération avait permis d’envoyer des étudiants de l’ENI à Chambéry pour poursuivre des études supérieures en Informatique. </w:t>
      </w:r>
    </w:p>
    <w:p w14:paraId="009ABC3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Enfin et non des moindres, l’ENI avait signé en Septembre 2009 un protocole de collaboration scientifique avec l’ESIROI – STIM de l’Université de la Réunion. </w:t>
      </w:r>
    </w:p>
    <w:p w14:paraId="4B340657" w14:textId="77777777" w:rsidR="000B0605" w:rsidRPr="00175291" w:rsidRDefault="000B0605" w:rsidP="00175291">
      <w:pPr>
        <w:spacing w:after="0" w:line="360" w:lineRule="auto"/>
        <w:ind w:right="416"/>
        <w:jc w:val="both"/>
        <w:rPr>
          <w:rFonts w:ascii="Times New Roman" w:hAnsi="Times New Roman" w:cs="Times New Roman"/>
          <w:sz w:val="24"/>
          <w:szCs w:val="24"/>
        </w:rPr>
      </w:pPr>
      <w:r w:rsidRPr="00175291">
        <w:rPr>
          <w:rFonts w:ascii="Times New Roman" w:hAnsi="Times New Roman" w:cs="Times New Roman"/>
          <w:sz w:val="24"/>
          <w:szCs w:val="24"/>
        </w:rPr>
        <w:t xml:space="preserve"> Comme l’ENI constitue une pépinière incubatrice de technologie de pointe, d’emplois et d’entreprises, elle peut très bien servir d’instrument efficace pour renforcer la croissance économique du pays, et pour lutter contre la Pauvreté. </w:t>
      </w:r>
    </w:p>
    <w:p w14:paraId="25E40875" w14:textId="77777777" w:rsidR="000B0605" w:rsidRPr="00175291" w:rsidRDefault="000B0605" w:rsidP="00175291">
      <w:pPr>
        <w:spacing w:after="0" w:line="360" w:lineRule="auto"/>
        <w:ind w:right="415"/>
        <w:jc w:val="both"/>
        <w:rPr>
          <w:rFonts w:ascii="Times New Roman" w:hAnsi="Times New Roman" w:cs="Times New Roman"/>
          <w:sz w:val="24"/>
          <w:szCs w:val="24"/>
        </w:rPr>
      </w:pPr>
      <w:r w:rsidRPr="00175291">
        <w:rPr>
          <w:rFonts w:ascii="Times New Roman" w:hAnsi="Times New Roman" w:cs="Times New Roman"/>
          <w:sz w:val="24"/>
          <w:szCs w:val="24"/>
        </w:rPr>
        <w:t xml:space="preserve"> De même que le statut de l’Ecole devrait permettre de renforcer la position concurrentielle de la Grande Ile sir l’orbite de la modélisation grâce au développement des nouvelles technologies. </w:t>
      </w:r>
    </w:p>
    <w:p w14:paraId="38252F12" w14:textId="35B2EE67" w:rsidR="000B0605" w:rsidRPr="00175291" w:rsidRDefault="000B0605" w:rsidP="00175291">
      <w:pPr>
        <w:pStyle w:val="Titre3"/>
        <w:spacing w:line="360" w:lineRule="auto"/>
        <w:jc w:val="both"/>
        <w:rPr>
          <w:rFonts w:ascii="Times New Roman" w:hAnsi="Times New Roman" w:cs="Times New Roman"/>
          <w:b/>
          <w:color w:val="auto"/>
        </w:rPr>
      </w:pPr>
      <w:bookmarkStart w:id="209" w:name="_Toc120768608"/>
      <w:bookmarkStart w:id="210" w:name="_Toc120812352"/>
      <w:bookmarkStart w:id="211" w:name="_Toc121749118"/>
      <w:bookmarkStart w:id="212" w:name="_Toc121749167"/>
      <w:bookmarkStart w:id="213" w:name="_Toc121749195"/>
      <w:bookmarkStart w:id="214" w:name="_Toc121749221"/>
      <w:bookmarkStart w:id="215" w:name="_Toc121749242"/>
      <w:bookmarkStart w:id="216" w:name="_Toc124757213"/>
      <w:bookmarkStart w:id="217" w:name="_Toc124759468"/>
      <w:bookmarkStart w:id="218" w:name="_Toc124760920"/>
      <w:bookmarkStart w:id="219" w:name="_Toc124761010"/>
      <w:bookmarkStart w:id="220" w:name="_Toc124761160"/>
      <w:bookmarkStart w:id="221" w:name="_Toc124761257"/>
      <w:bookmarkStart w:id="222" w:name="_Toc182399128"/>
      <w:bookmarkStart w:id="223" w:name="_Toc182399566"/>
      <w:r w:rsidRPr="00175291">
        <w:rPr>
          <w:rFonts w:ascii="Times New Roman" w:hAnsi="Times New Roman" w:cs="Times New Roman"/>
          <w:b/>
          <w:color w:val="auto"/>
        </w:rPr>
        <w:t>1.8. Débouchés professionnels avec des diplômés</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sidRPr="00175291">
        <w:rPr>
          <w:rFonts w:ascii="Times New Roman" w:hAnsi="Times New Roman" w:cs="Times New Roman"/>
          <w:b/>
          <w:color w:val="auto"/>
        </w:rPr>
        <w:t xml:space="preserve"> </w:t>
      </w:r>
    </w:p>
    <w:p w14:paraId="058B92B8" w14:textId="77777777" w:rsidR="000B0605" w:rsidRPr="00175291" w:rsidRDefault="000B0605" w:rsidP="00175291">
      <w:pPr>
        <w:spacing w:after="0" w:line="360" w:lineRule="auto"/>
        <w:ind w:firstLine="703"/>
        <w:jc w:val="both"/>
        <w:rPr>
          <w:rFonts w:ascii="Times New Roman" w:hAnsi="Times New Roman" w:cs="Times New Roman"/>
          <w:sz w:val="24"/>
          <w:szCs w:val="24"/>
        </w:rPr>
      </w:pPr>
      <w:r w:rsidRPr="00175291">
        <w:rPr>
          <w:rFonts w:ascii="Times New Roman" w:hAnsi="Times New Roman" w:cs="Times New Roman"/>
          <w:sz w:val="24"/>
          <w:szCs w:val="24"/>
        </w:rPr>
        <w:t xml:space="preserve">Le chômage des jeunes diplômés universitaires fait partie des maux qui gangrènent </w:t>
      </w:r>
    </w:p>
    <w:p w14:paraId="568853C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Madagascar. L’environnement socio-politique du pays depuis 2008 jusqu’ à ce jour a fait que le chômage des diplômés est devenu massif par rapport aux établissements de formation supérieure existants. </w:t>
      </w:r>
    </w:p>
    <w:p w14:paraId="47026583"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Cependant, les formations proposées par l’Ecole permettent aux diplômés d’être immédiatement opérationnels sur le marché du travail avec la connaissance d’un métier complet lié à l’informatique aux TIC. </w:t>
      </w:r>
    </w:p>
    <w:p w14:paraId="41FD2E3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 L’Ecole apporte à ses étudiants un savoir-faire et un savoir-être qui les accompagnent tout au long de leur vie professionnelle. Elle a une vocation professionnalisante. </w:t>
      </w:r>
    </w:p>
    <w:p w14:paraId="28E34688"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Les diplômés en LICENCE et en MASTER issus de l’ENI peuvent faire carrière dans différents secteurs.  </w:t>
      </w:r>
    </w:p>
    <w:p w14:paraId="3215929E" w14:textId="77777777" w:rsidR="000B0605" w:rsidRPr="00175291" w:rsidRDefault="000B0605" w:rsidP="00175291">
      <w:pPr>
        <w:spacing w:after="0" w:line="360" w:lineRule="auto"/>
        <w:ind w:left="-15" w:right="416"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bénéficie aujourd’hui de 34 années d’expériences pédagogiques et de reconnaissance auprès des sociétés, des entreprises et des organismes. C’est une Ecole Supérieure de référence en matière informatique.  </w:t>
      </w:r>
    </w:p>
    <w:p w14:paraId="00A68E9F" w14:textId="77777777" w:rsidR="000B0605" w:rsidRPr="00175291" w:rsidRDefault="000B0605" w:rsidP="00175291">
      <w:pPr>
        <w:spacing w:after="0" w:line="360" w:lineRule="auto"/>
        <w:ind w:left="-15" w:right="412"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Par conséquent, en raison de fait que l’équipe pédagogique de l’Ecole est expérimentée, les enseignants-chercheurs et les autres formateurs de l’Ecole sont dotés d’une grande expérience dans l’enseignement et dans le milieu professionnel. </w:t>
      </w:r>
    </w:p>
    <w:p w14:paraId="10BA075D" w14:textId="77777777" w:rsidR="000B0605" w:rsidRPr="00175291" w:rsidRDefault="000B0605" w:rsidP="00175291">
      <w:pPr>
        <w:spacing w:after="0" w:line="360" w:lineRule="auto"/>
        <w:ind w:left="-15" w:right="411"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 </w:t>
      </w:r>
    </w:p>
    <w:p w14:paraId="4BB92499" w14:textId="77777777" w:rsidR="000B0605" w:rsidRPr="00175291" w:rsidRDefault="000B0605" w:rsidP="00175291">
      <w:pPr>
        <w:spacing w:after="0" w:line="360" w:lineRule="auto"/>
        <w:ind w:left="-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fournit à ses étudiants de niveau LICENCE et MASTER des compétences professionnelles et métiers indispensables pour les intégrer sur le marché du travail. </w:t>
      </w:r>
    </w:p>
    <w:p w14:paraId="37EDFEE8" w14:textId="45C1AEE2" w:rsidR="000B0605" w:rsidRDefault="000B0605" w:rsidP="00B852D5">
      <w:pPr>
        <w:spacing w:after="0" w:line="360" w:lineRule="auto"/>
        <w:ind w:left="-15" w:right="415"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L’Ecole s’efforce de proposer à ses étudiants une double compétence à la fois technologique et managériale combinant l’informatique de gestion ainsi que l’administration des réseaux et systèmes. </w:t>
      </w:r>
    </w:p>
    <w:p w14:paraId="325F00D3" w14:textId="77777777" w:rsidR="00B852D5" w:rsidRPr="00175291" w:rsidRDefault="00B852D5" w:rsidP="00B852D5">
      <w:pPr>
        <w:spacing w:after="0" w:line="360" w:lineRule="auto"/>
        <w:ind w:left="-15" w:right="415" w:firstLine="708"/>
        <w:jc w:val="both"/>
        <w:rPr>
          <w:rFonts w:ascii="Times New Roman" w:hAnsi="Times New Roman" w:cs="Times New Roman"/>
          <w:sz w:val="24"/>
          <w:szCs w:val="24"/>
        </w:rPr>
      </w:pPr>
    </w:p>
    <w:p w14:paraId="4058CDDE" w14:textId="77777777" w:rsidR="000B0605" w:rsidRPr="00175291" w:rsidRDefault="000B0605" w:rsidP="00175291">
      <w:pPr>
        <w:spacing w:after="0" w:line="360" w:lineRule="auto"/>
        <w:ind w:left="-15" w:right="410"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29DE9158" w14:textId="2E4B628F" w:rsidR="000B0605" w:rsidRPr="00175291" w:rsidRDefault="000B0605" w:rsidP="00175291">
      <w:pPr>
        <w:pStyle w:val="Lgende"/>
        <w:spacing w:line="360" w:lineRule="auto"/>
        <w:jc w:val="both"/>
        <w:rPr>
          <w:rFonts w:eastAsia="Cambria"/>
          <w:i w:val="0"/>
          <w:iCs w:val="0"/>
          <w:color w:val="auto"/>
          <w:sz w:val="24"/>
          <w:szCs w:val="24"/>
        </w:rPr>
      </w:pPr>
      <w:bookmarkStart w:id="224" w:name="_4i7ojhp" w:colFirst="0" w:colLast="0"/>
      <w:bookmarkStart w:id="225" w:name="_Toc120812554"/>
      <w:bookmarkStart w:id="226" w:name="_Toc121748885"/>
      <w:bookmarkStart w:id="227" w:name="_Toc124757331"/>
      <w:bookmarkStart w:id="228" w:name="_Toc182399218"/>
      <w:bookmarkEnd w:id="224"/>
      <w:r w:rsidRPr="00175291">
        <w:rPr>
          <w:i w:val="0"/>
          <w:iCs w:val="0"/>
          <w:color w:val="auto"/>
          <w:sz w:val="24"/>
          <w:szCs w:val="24"/>
        </w:rPr>
        <w:t xml:space="preserve">Tableau </w:t>
      </w:r>
      <w:r w:rsidRPr="00175291">
        <w:rPr>
          <w:i w:val="0"/>
          <w:iCs w:val="0"/>
          <w:noProof/>
          <w:color w:val="auto"/>
          <w:sz w:val="24"/>
          <w:szCs w:val="24"/>
        </w:rPr>
        <w:fldChar w:fldCharType="begin"/>
      </w:r>
      <w:r w:rsidRPr="00175291">
        <w:rPr>
          <w:i w:val="0"/>
          <w:iCs w:val="0"/>
          <w:noProof/>
          <w:color w:val="auto"/>
          <w:sz w:val="24"/>
          <w:szCs w:val="24"/>
        </w:rPr>
        <w:instrText xml:space="preserve"> SEQ Tableau \* ARABIC </w:instrText>
      </w:r>
      <w:r w:rsidRPr="00175291">
        <w:rPr>
          <w:i w:val="0"/>
          <w:iCs w:val="0"/>
          <w:noProof/>
          <w:color w:val="auto"/>
          <w:sz w:val="24"/>
          <w:szCs w:val="24"/>
        </w:rPr>
        <w:fldChar w:fldCharType="separate"/>
      </w:r>
      <w:r w:rsidR="00AD1242">
        <w:rPr>
          <w:i w:val="0"/>
          <w:iCs w:val="0"/>
          <w:noProof/>
          <w:color w:val="auto"/>
          <w:sz w:val="24"/>
          <w:szCs w:val="24"/>
        </w:rPr>
        <w:t>4</w:t>
      </w:r>
      <w:r w:rsidRPr="00175291">
        <w:rPr>
          <w:i w:val="0"/>
          <w:iCs w:val="0"/>
          <w:noProof/>
          <w:color w:val="auto"/>
          <w:sz w:val="24"/>
          <w:szCs w:val="24"/>
        </w:rPr>
        <w:fldChar w:fldCharType="end"/>
      </w:r>
      <w:r w:rsidRPr="00175291">
        <w:rPr>
          <w:i w:val="0"/>
          <w:iCs w:val="0"/>
          <w:color w:val="auto"/>
          <w:sz w:val="24"/>
          <w:szCs w:val="24"/>
        </w:rPr>
        <w:t>. Débouchés professionnels éventuels des diplômés</w:t>
      </w:r>
      <w:bookmarkEnd w:id="225"/>
      <w:bookmarkEnd w:id="226"/>
      <w:bookmarkEnd w:id="227"/>
      <w:bookmarkEnd w:id="228"/>
    </w:p>
    <w:tbl>
      <w:tblPr>
        <w:tblW w:w="9062" w:type="dxa"/>
        <w:tblInd w:w="5" w:type="dxa"/>
        <w:tblLayout w:type="fixed"/>
        <w:tblLook w:val="0400" w:firstRow="0" w:lastRow="0" w:firstColumn="0" w:lastColumn="0" w:noHBand="0" w:noVBand="1"/>
      </w:tblPr>
      <w:tblGrid>
        <w:gridCol w:w="2607"/>
        <w:gridCol w:w="828"/>
        <w:gridCol w:w="5627"/>
      </w:tblGrid>
      <w:tr w:rsidR="000B0605" w:rsidRPr="00175291" w14:paraId="249C4A7E" w14:textId="77777777" w:rsidTr="000B0605">
        <w:trPr>
          <w:trHeight w:val="350"/>
        </w:trPr>
        <w:tc>
          <w:tcPr>
            <w:tcW w:w="2607" w:type="dxa"/>
            <w:tcBorders>
              <w:top w:val="single" w:sz="4" w:space="0" w:color="000000"/>
              <w:left w:val="single" w:sz="4" w:space="0" w:color="000000"/>
              <w:bottom w:val="nil"/>
              <w:right w:val="single" w:sz="4" w:space="0" w:color="000000"/>
            </w:tcBorders>
          </w:tcPr>
          <w:p w14:paraId="5A7AB2AF" w14:textId="77777777" w:rsidR="000B0605" w:rsidRPr="00175291" w:rsidRDefault="000B0605" w:rsidP="00175291">
            <w:pPr>
              <w:spacing w:line="360" w:lineRule="auto"/>
              <w:ind w:left="108"/>
              <w:jc w:val="both"/>
              <w:rPr>
                <w:rFonts w:ascii="Times New Roman" w:hAnsi="Times New Roman" w:cs="Times New Roman"/>
                <w:sz w:val="24"/>
                <w:szCs w:val="24"/>
              </w:rPr>
            </w:pPr>
            <w:r w:rsidRPr="00175291">
              <w:rPr>
                <w:rFonts w:ascii="Times New Roman" w:hAnsi="Times New Roman" w:cs="Times New Roman"/>
                <w:sz w:val="24"/>
                <w:szCs w:val="24"/>
              </w:rPr>
              <w:t xml:space="preserve">LICENCE </w:t>
            </w:r>
          </w:p>
        </w:tc>
        <w:tc>
          <w:tcPr>
            <w:tcW w:w="828" w:type="dxa"/>
            <w:tcBorders>
              <w:top w:val="single" w:sz="4" w:space="0" w:color="000000"/>
              <w:left w:val="single" w:sz="4" w:space="0" w:color="000000"/>
              <w:bottom w:val="nil"/>
              <w:right w:val="nil"/>
            </w:tcBorders>
          </w:tcPr>
          <w:p w14:paraId="3025DBF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single" w:sz="4" w:space="0" w:color="000000"/>
              <w:left w:val="nil"/>
              <w:bottom w:val="nil"/>
              <w:right w:val="single" w:sz="4" w:space="0" w:color="000000"/>
            </w:tcBorders>
          </w:tcPr>
          <w:p w14:paraId="3775286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Analyste </w:t>
            </w:r>
          </w:p>
        </w:tc>
      </w:tr>
      <w:tr w:rsidR="000B0605" w:rsidRPr="00175291" w14:paraId="128CE69F" w14:textId="77777777" w:rsidTr="000B0605">
        <w:trPr>
          <w:trHeight w:val="414"/>
        </w:trPr>
        <w:tc>
          <w:tcPr>
            <w:tcW w:w="2607" w:type="dxa"/>
            <w:tcBorders>
              <w:top w:val="nil"/>
              <w:left w:val="single" w:sz="4" w:space="0" w:color="000000"/>
              <w:bottom w:val="nil"/>
              <w:right w:val="single" w:sz="4" w:space="0" w:color="000000"/>
            </w:tcBorders>
          </w:tcPr>
          <w:p w14:paraId="1AE29167"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0F0D6C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326CC9F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Programmeur </w:t>
            </w:r>
          </w:p>
        </w:tc>
      </w:tr>
      <w:tr w:rsidR="000B0605" w:rsidRPr="00175291" w14:paraId="5FF2FAE1" w14:textId="77777777" w:rsidTr="000B0605">
        <w:trPr>
          <w:trHeight w:val="414"/>
        </w:trPr>
        <w:tc>
          <w:tcPr>
            <w:tcW w:w="2607" w:type="dxa"/>
            <w:tcBorders>
              <w:top w:val="nil"/>
              <w:left w:val="single" w:sz="4" w:space="0" w:color="000000"/>
              <w:bottom w:val="nil"/>
              <w:right w:val="single" w:sz="4" w:space="0" w:color="000000"/>
            </w:tcBorders>
          </w:tcPr>
          <w:p w14:paraId="4278113B"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339CDC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B9721A8"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Administrateur de site web/de portail web </w:t>
            </w:r>
          </w:p>
        </w:tc>
      </w:tr>
      <w:tr w:rsidR="000B0605" w:rsidRPr="00175291" w14:paraId="74443C79" w14:textId="77777777" w:rsidTr="000B0605">
        <w:trPr>
          <w:trHeight w:val="414"/>
        </w:trPr>
        <w:tc>
          <w:tcPr>
            <w:tcW w:w="2607" w:type="dxa"/>
            <w:tcBorders>
              <w:top w:val="nil"/>
              <w:left w:val="single" w:sz="4" w:space="0" w:color="000000"/>
              <w:bottom w:val="nil"/>
              <w:right w:val="single" w:sz="4" w:space="0" w:color="000000"/>
            </w:tcBorders>
          </w:tcPr>
          <w:p w14:paraId="078F6335"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22DD9716"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9F9EEA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Assistant Informatique et internet  </w:t>
            </w:r>
          </w:p>
        </w:tc>
      </w:tr>
      <w:tr w:rsidR="000B0605" w:rsidRPr="00175291" w14:paraId="1BAF5796" w14:textId="77777777" w:rsidTr="000B0605">
        <w:trPr>
          <w:trHeight w:val="414"/>
        </w:trPr>
        <w:tc>
          <w:tcPr>
            <w:tcW w:w="2607" w:type="dxa"/>
            <w:tcBorders>
              <w:top w:val="nil"/>
              <w:left w:val="single" w:sz="4" w:space="0" w:color="000000"/>
              <w:bottom w:val="nil"/>
              <w:right w:val="single" w:sz="4" w:space="0" w:color="000000"/>
            </w:tcBorders>
          </w:tcPr>
          <w:p w14:paraId="78D0F1AE"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2D486A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E3E00BE"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Chef de projet web ou multimédia </w:t>
            </w:r>
          </w:p>
        </w:tc>
      </w:tr>
      <w:tr w:rsidR="000B0605" w:rsidRPr="00175291" w14:paraId="5D070E9E" w14:textId="77777777" w:rsidTr="000B0605">
        <w:trPr>
          <w:trHeight w:val="414"/>
        </w:trPr>
        <w:tc>
          <w:tcPr>
            <w:tcW w:w="2607" w:type="dxa"/>
            <w:tcBorders>
              <w:top w:val="nil"/>
              <w:left w:val="single" w:sz="4" w:space="0" w:color="000000"/>
              <w:bottom w:val="nil"/>
              <w:right w:val="single" w:sz="4" w:space="0" w:color="000000"/>
            </w:tcBorders>
          </w:tcPr>
          <w:p w14:paraId="30BFE8D0"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D534CC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FB63B2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Développeur Informatique ou multimédia </w:t>
            </w:r>
          </w:p>
        </w:tc>
      </w:tr>
      <w:tr w:rsidR="000B0605" w:rsidRPr="00175291" w14:paraId="59B925F0" w14:textId="77777777" w:rsidTr="000B0605">
        <w:trPr>
          <w:trHeight w:val="414"/>
        </w:trPr>
        <w:tc>
          <w:tcPr>
            <w:tcW w:w="2607" w:type="dxa"/>
            <w:tcBorders>
              <w:top w:val="nil"/>
              <w:left w:val="single" w:sz="4" w:space="0" w:color="000000"/>
              <w:bottom w:val="nil"/>
              <w:right w:val="single" w:sz="4" w:space="0" w:color="000000"/>
            </w:tcBorders>
          </w:tcPr>
          <w:p w14:paraId="72C8B4FD"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8D435D7"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0222A30"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Intégrateur web ou web designer </w:t>
            </w:r>
          </w:p>
        </w:tc>
      </w:tr>
      <w:tr w:rsidR="000B0605" w:rsidRPr="00175291" w14:paraId="4B3A4A04" w14:textId="77777777" w:rsidTr="000B0605">
        <w:trPr>
          <w:trHeight w:val="414"/>
        </w:trPr>
        <w:tc>
          <w:tcPr>
            <w:tcW w:w="2607" w:type="dxa"/>
            <w:tcBorders>
              <w:top w:val="nil"/>
              <w:left w:val="single" w:sz="4" w:space="0" w:color="000000"/>
              <w:bottom w:val="nil"/>
              <w:right w:val="single" w:sz="4" w:space="0" w:color="000000"/>
            </w:tcBorders>
          </w:tcPr>
          <w:p w14:paraId="2EF1525D"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7AF17C05"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D2FBB89"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Hot liner/Hébergeur Internet </w:t>
            </w:r>
          </w:p>
        </w:tc>
      </w:tr>
      <w:tr w:rsidR="000B0605" w:rsidRPr="00175291" w14:paraId="3B94D996" w14:textId="77777777" w:rsidTr="000B0605">
        <w:trPr>
          <w:trHeight w:val="414"/>
        </w:trPr>
        <w:tc>
          <w:tcPr>
            <w:tcW w:w="2607" w:type="dxa"/>
            <w:tcBorders>
              <w:top w:val="nil"/>
              <w:left w:val="single" w:sz="4" w:space="0" w:color="000000"/>
              <w:bottom w:val="nil"/>
              <w:right w:val="single" w:sz="4" w:space="0" w:color="000000"/>
            </w:tcBorders>
          </w:tcPr>
          <w:p w14:paraId="16364DBA"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C509CF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7BA31CC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Agent de référencement </w:t>
            </w:r>
          </w:p>
        </w:tc>
      </w:tr>
      <w:tr w:rsidR="000B0605" w:rsidRPr="00175291" w14:paraId="7F546886" w14:textId="77777777" w:rsidTr="000B0605">
        <w:trPr>
          <w:trHeight w:val="414"/>
        </w:trPr>
        <w:tc>
          <w:tcPr>
            <w:tcW w:w="2607" w:type="dxa"/>
            <w:tcBorders>
              <w:top w:val="nil"/>
              <w:left w:val="single" w:sz="4" w:space="0" w:color="000000"/>
              <w:bottom w:val="nil"/>
              <w:right w:val="single" w:sz="4" w:space="0" w:color="000000"/>
            </w:tcBorders>
          </w:tcPr>
          <w:p w14:paraId="586C25BC"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7F079C2"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6F7BE6D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Technicien/Supérieur de help desk sur Informatique </w:t>
            </w:r>
          </w:p>
        </w:tc>
      </w:tr>
      <w:tr w:rsidR="000B0605" w:rsidRPr="00175291" w14:paraId="1E66C9F6" w14:textId="77777777" w:rsidTr="000B0605">
        <w:trPr>
          <w:trHeight w:val="414"/>
        </w:trPr>
        <w:tc>
          <w:tcPr>
            <w:tcW w:w="2607" w:type="dxa"/>
            <w:tcBorders>
              <w:top w:val="nil"/>
              <w:left w:val="single" w:sz="4" w:space="0" w:color="000000"/>
              <w:bottom w:val="nil"/>
              <w:right w:val="single" w:sz="4" w:space="0" w:color="000000"/>
            </w:tcBorders>
          </w:tcPr>
          <w:p w14:paraId="643ADE61"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1721943"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13FFA0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Responsable de sécurité web </w:t>
            </w:r>
          </w:p>
        </w:tc>
      </w:tr>
      <w:tr w:rsidR="000B0605" w:rsidRPr="00175291" w14:paraId="383C4C90" w14:textId="77777777" w:rsidTr="000B0605">
        <w:trPr>
          <w:trHeight w:val="488"/>
        </w:trPr>
        <w:tc>
          <w:tcPr>
            <w:tcW w:w="2607" w:type="dxa"/>
            <w:tcBorders>
              <w:top w:val="nil"/>
              <w:left w:val="single" w:sz="4" w:space="0" w:color="000000"/>
              <w:bottom w:val="single" w:sz="4" w:space="0" w:color="000000"/>
              <w:right w:val="single" w:sz="4" w:space="0" w:color="000000"/>
            </w:tcBorders>
          </w:tcPr>
          <w:p w14:paraId="685EB4C9"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single" w:sz="4" w:space="0" w:color="000000"/>
              <w:right w:val="nil"/>
            </w:tcBorders>
          </w:tcPr>
          <w:p w14:paraId="144A7BB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single" w:sz="4" w:space="0" w:color="000000"/>
              <w:right w:val="single" w:sz="4" w:space="0" w:color="000000"/>
            </w:tcBorders>
          </w:tcPr>
          <w:p w14:paraId="08798051"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Administrateur de réseau </w:t>
            </w:r>
          </w:p>
        </w:tc>
      </w:tr>
      <w:tr w:rsidR="000B0605" w:rsidRPr="00175291" w14:paraId="363CF950" w14:textId="77777777" w:rsidTr="000B0605">
        <w:trPr>
          <w:trHeight w:val="350"/>
        </w:trPr>
        <w:tc>
          <w:tcPr>
            <w:tcW w:w="2607" w:type="dxa"/>
            <w:tcBorders>
              <w:top w:val="single" w:sz="4" w:space="0" w:color="000000"/>
              <w:left w:val="single" w:sz="4" w:space="0" w:color="000000"/>
              <w:bottom w:val="nil"/>
              <w:right w:val="single" w:sz="4" w:space="0" w:color="000000"/>
            </w:tcBorders>
          </w:tcPr>
          <w:p w14:paraId="7C51FF6F" w14:textId="77777777" w:rsidR="000B0605" w:rsidRPr="00175291" w:rsidRDefault="000B0605" w:rsidP="00175291">
            <w:pPr>
              <w:spacing w:line="360" w:lineRule="auto"/>
              <w:ind w:left="108"/>
              <w:jc w:val="both"/>
              <w:rPr>
                <w:rFonts w:ascii="Times New Roman" w:hAnsi="Times New Roman" w:cs="Times New Roman"/>
                <w:sz w:val="24"/>
                <w:szCs w:val="24"/>
              </w:rPr>
            </w:pPr>
            <w:r w:rsidRPr="00175291">
              <w:rPr>
                <w:rFonts w:ascii="Times New Roman" w:hAnsi="Times New Roman" w:cs="Times New Roman"/>
                <w:sz w:val="24"/>
                <w:szCs w:val="24"/>
              </w:rPr>
              <w:t xml:space="preserve">MASTER </w:t>
            </w:r>
          </w:p>
        </w:tc>
        <w:tc>
          <w:tcPr>
            <w:tcW w:w="828" w:type="dxa"/>
            <w:tcBorders>
              <w:top w:val="single" w:sz="4" w:space="0" w:color="000000"/>
              <w:left w:val="single" w:sz="4" w:space="0" w:color="000000"/>
              <w:bottom w:val="nil"/>
              <w:right w:val="nil"/>
            </w:tcBorders>
          </w:tcPr>
          <w:p w14:paraId="70C13E55"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single" w:sz="4" w:space="0" w:color="000000"/>
              <w:left w:val="nil"/>
              <w:bottom w:val="nil"/>
              <w:right w:val="single" w:sz="4" w:space="0" w:color="000000"/>
            </w:tcBorders>
          </w:tcPr>
          <w:p w14:paraId="40812A35"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Administrateur de réseau et système </w:t>
            </w:r>
          </w:p>
        </w:tc>
      </w:tr>
      <w:tr w:rsidR="000B0605" w:rsidRPr="00175291" w14:paraId="11928DE2" w14:textId="77777777" w:rsidTr="000B0605">
        <w:trPr>
          <w:trHeight w:val="414"/>
        </w:trPr>
        <w:tc>
          <w:tcPr>
            <w:tcW w:w="2607" w:type="dxa"/>
            <w:tcBorders>
              <w:top w:val="nil"/>
              <w:left w:val="single" w:sz="4" w:space="0" w:color="000000"/>
              <w:bottom w:val="nil"/>
              <w:right w:val="single" w:sz="4" w:space="0" w:color="000000"/>
            </w:tcBorders>
          </w:tcPr>
          <w:p w14:paraId="5C35458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2B95996"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BAE878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Architecture de système d’information  </w:t>
            </w:r>
          </w:p>
        </w:tc>
      </w:tr>
      <w:tr w:rsidR="000B0605" w:rsidRPr="00175291" w14:paraId="578B7424" w14:textId="77777777" w:rsidTr="000B0605">
        <w:trPr>
          <w:trHeight w:val="414"/>
        </w:trPr>
        <w:tc>
          <w:tcPr>
            <w:tcW w:w="2607" w:type="dxa"/>
            <w:tcBorders>
              <w:top w:val="nil"/>
              <w:left w:val="single" w:sz="4" w:space="0" w:color="000000"/>
              <w:bottom w:val="nil"/>
              <w:right w:val="single" w:sz="4" w:space="0" w:color="000000"/>
            </w:tcBorders>
          </w:tcPr>
          <w:p w14:paraId="3E59CBED"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15F11F1D"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E43511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Développeur d’applications </w:t>
            </w:r>
          </w:p>
        </w:tc>
      </w:tr>
      <w:tr w:rsidR="000B0605" w:rsidRPr="00175291" w14:paraId="71EBA029" w14:textId="77777777" w:rsidTr="000B0605">
        <w:trPr>
          <w:trHeight w:val="414"/>
        </w:trPr>
        <w:tc>
          <w:tcPr>
            <w:tcW w:w="2607" w:type="dxa"/>
            <w:tcBorders>
              <w:top w:val="nil"/>
              <w:left w:val="single" w:sz="4" w:space="0" w:color="000000"/>
              <w:bottom w:val="nil"/>
              <w:right w:val="single" w:sz="4" w:space="0" w:color="000000"/>
            </w:tcBorders>
          </w:tcPr>
          <w:p w14:paraId="1BF3622C"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6309E456"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D89937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Ingénieur réseau </w:t>
            </w:r>
          </w:p>
        </w:tc>
      </w:tr>
      <w:tr w:rsidR="000B0605" w:rsidRPr="00175291" w14:paraId="589A5836" w14:textId="77777777" w:rsidTr="000B0605">
        <w:trPr>
          <w:trHeight w:val="414"/>
        </w:trPr>
        <w:tc>
          <w:tcPr>
            <w:tcW w:w="2607" w:type="dxa"/>
            <w:tcBorders>
              <w:top w:val="nil"/>
              <w:left w:val="single" w:sz="4" w:space="0" w:color="000000"/>
              <w:bottom w:val="nil"/>
              <w:right w:val="single" w:sz="4" w:space="0" w:color="000000"/>
            </w:tcBorders>
          </w:tcPr>
          <w:p w14:paraId="776C33DC"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0D0E7F94"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0040FF9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Webmaster /web designer </w:t>
            </w:r>
          </w:p>
        </w:tc>
      </w:tr>
      <w:tr w:rsidR="000B0605" w:rsidRPr="00175291" w14:paraId="24D9A137" w14:textId="77777777" w:rsidTr="000B0605">
        <w:trPr>
          <w:trHeight w:val="414"/>
        </w:trPr>
        <w:tc>
          <w:tcPr>
            <w:tcW w:w="2607" w:type="dxa"/>
            <w:tcBorders>
              <w:top w:val="nil"/>
              <w:left w:val="single" w:sz="4" w:space="0" w:color="000000"/>
              <w:bottom w:val="nil"/>
              <w:right w:val="single" w:sz="4" w:space="0" w:color="000000"/>
            </w:tcBorders>
          </w:tcPr>
          <w:p w14:paraId="34370256"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D6162A0"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C11759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Concepteur Réalisateur d’applications </w:t>
            </w:r>
          </w:p>
        </w:tc>
      </w:tr>
      <w:tr w:rsidR="000B0605" w:rsidRPr="00175291" w14:paraId="33E0CF21" w14:textId="77777777" w:rsidTr="000B0605">
        <w:trPr>
          <w:trHeight w:val="414"/>
        </w:trPr>
        <w:tc>
          <w:tcPr>
            <w:tcW w:w="2607" w:type="dxa"/>
            <w:tcBorders>
              <w:top w:val="nil"/>
              <w:left w:val="single" w:sz="4" w:space="0" w:color="000000"/>
              <w:bottom w:val="nil"/>
              <w:right w:val="single" w:sz="4" w:space="0" w:color="000000"/>
            </w:tcBorders>
          </w:tcPr>
          <w:p w14:paraId="4C0A6FA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476A4E1B"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544345FD"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Directeur du système de formation </w:t>
            </w:r>
          </w:p>
        </w:tc>
      </w:tr>
      <w:tr w:rsidR="000B0605" w:rsidRPr="00175291" w14:paraId="775C26C5" w14:textId="77777777" w:rsidTr="000B0605">
        <w:trPr>
          <w:trHeight w:val="414"/>
        </w:trPr>
        <w:tc>
          <w:tcPr>
            <w:tcW w:w="2607" w:type="dxa"/>
            <w:tcBorders>
              <w:top w:val="nil"/>
              <w:left w:val="single" w:sz="4" w:space="0" w:color="000000"/>
              <w:bottom w:val="nil"/>
              <w:right w:val="single" w:sz="4" w:space="0" w:color="000000"/>
            </w:tcBorders>
          </w:tcPr>
          <w:p w14:paraId="5277051F"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3B0C51D3"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62ABE424"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Directeur de projet informatique </w:t>
            </w:r>
          </w:p>
        </w:tc>
      </w:tr>
      <w:tr w:rsidR="000B0605" w:rsidRPr="00175291" w14:paraId="43C1A83A" w14:textId="77777777" w:rsidTr="000B0605">
        <w:trPr>
          <w:trHeight w:val="414"/>
        </w:trPr>
        <w:tc>
          <w:tcPr>
            <w:tcW w:w="2607" w:type="dxa"/>
            <w:tcBorders>
              <w:top w:val="nil"/>
              <w:left w:val="single" w:sz="4" w:space="0" w:color="000000"/>
              <w:bottom w:val="nil"/>
              <w:right w:val="single" w:sz="4" w:space="0" w:color="000000"/>
            </w:tcBorders>
          </w:tcPr>
          <w:p w14:paraId="254850C6"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624F837C"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1F7417CC"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Chef de projet informatique </w:t>
            </w:r>
          </w:p>
        </w:tc>
      </w:tr>
      <w:tr w:rsidR="000B0605" w:rsidRPr="00175291" w14:paraId="6ADD72AA" w14:textId="77777777" w:rsidTr="000B0605">
        <w:trPr>
          <w:trHeight w:val="414"/>
        </w:trPr>
        <w:tc>
          <w:tcPr>
            <w:tcW w:w="2607" w:type="dxa"/>
            <w:tcBorders>
              <w:top w:val="nil"/>
              <w:left w:val="single" w:sz="4" w:space="0" w:color="000000"/>
              <w:bottom w:val="nil"/>
              <w:right w:val="single" w:sz="4" w:space="0" w:color="000000"/>
            </w:tcBorders>
          </w:tcPr>
          <w:p w14:paraId="775F9EF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nil"/>
              <w:right w:val="nil"/>
            </w:tcBorders>
          </w:tcPr>
          <w:p w14:paraId="2A62917F"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nil"/>
              <w:right w:val="single" w:sz="4" w:space="0" w:color="000000"/>
            </w:tcBorders>
          </w:tcPr>
          <w:p w14:paraId="2274834A"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Responsable de sécurité informatique </w:t>
            </w:r>
          </w:p>
        </w:tc>
      </w:tr>
      <w:tr w:rsidR="000B0605" w:rsidRPr="00175291" w14:paraId="54258EEF" w14:textId="77777777" w:rsidTr="000B0605">
        <w:trPr>
          <w:trHeight w:val="489"/>
        </w:trPr>
        <w:tc>
          <w:tcPr>
            <w:tcW w:w="2607" w:type="dxa"/>
            <w:tcBorders>
              <w:top w:val="nil"/>
              <w:left w:val="single" w:sz="4" w:space="0" w:color="000000"/>
              <w:bottom w:val="single" w:sz="4" w:space="0" w:color="000000"/>
              <w:right w:val="single" w:sz="4" w:space="0" w:color="000000"/>
            </w:tcBorders>
          </w:tcPr>
          <w:p w14:paraId="4C84DA38" w14:textId="77777777" w:rsidR="000B0605" w:rsidRPr="00175291" w:rsidRDefault="000B0605" w:rsidP="00175291">
            <w:pPr>
              <w:spacing w:line="360" w:lineRule="auto"/>
              <w:jc w:val="both"/>
              <w:rPr>
                <w:rFonts w:ascii="Times New Roman" w:hAnsi="Times New Roman" w:cs="Times New Roman"/>
                <w:sz w:val="24"/>
                <w:szCs w:val="24"/>
              </w:rPr>
            </w:pPr>
          </w:p>
        </w:tc>
        <w:tc>
          <w:tcPr>
            <w:tcW w:w="828" w:type="dxa"/>
            <w:tcBorders>
              <w:top w:val="nil"/>
              <w:left w:val="single" w:sz="4" w:space="0" w:color="000000"/>
              <w:bottom w:val="single" w:sz="4" w:space="0" w:color="000000"/>
              <w:right w:val="nil"/>
            </w:tcBorders>
          </w:tcPr>
          <w:p w14:paraId="1FB476EE" w14:textId="77777777" w:rsidR="000B0605" w:rsidRPr="00175291" w:rsidRDefault="000B0605"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t>
            </w:r>
            <w:r w:rsidRPr="00175291">
              <w:rPr>
                <w:rFonts w:ascii="Times New Roman" w:eastAsia="Arial" w:hAnsi="Times New Roman" w:cs="Times New Roman"/>
                <w:sz w:val="24"/>
                <w:szCs w:val="24"/>
              </w:rPr>
              <w:t xml:space="preserve"> </w:t>
            </w:r>
          </w:p>
        </w:tc>
        <w:tc>
          <w:tcPr>
            <w:tcW w:w="5627" w:type="dxa"/>
            <w:tcBorders>
              <w:top w:val="nil"/>
              <w:left w:val="nil"/>
              <w:bottom w:val="single" w:sz="4" w:space="0" w:color="000000"/>
              <w:right w:val="single" w:sz="4" w:space="0" w:color="000000"/>
            </w:tcBorders>
          </w:tcPr>
          <w:p w14:paraId="6943411B" w14:textId="77777777"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Consultant fonctionnel ou freelance </w:t>
            </w:r>
          </w:p>
        </w:tc>
      </w:tr>
    </w:tbl>
    <w:p w14:paraId="3FE956C4" w14:textId="77777777" w:rsidR="000B0605" w:rsidRPr="00175291" w:rsidRDefault="000B0605" w:rsidP="00175291">
      <w:pPr>
        <w:spacing w:after="181"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  </w:t>
      </w:r>
      <w:r w:rsidRPr="00175291">
        <w:rPr>
          <w:rFonts w:ascii="Times New Roman" w:hAnsi="Times New Roman" w:cs="Times New Roman"/>
          <w:sz w:val="24"/>
          <w:szCs w:val="24"/>
        </w:rPr>
        <w:tab/>
        <w:t xml:space="preserve"> </w:t>
      </w:r>
    </w:p>
    <w:p w14:paraId="75B28547" w14:textId="327DAC31" w:rsidR="000B0605" w:rsidRPr="00175291" w:rsidRDefault="000B0605" w:rsidP="00175291">
      <w:pPr>
        <w:pStyle w:val="Titre3"/>
        <w:spacing w:line="360" w:lineRule="auto"/>
        <w:jc w:val="both"/>
        <w:rPr>
          <w:rFonts w:ascii="Times New Roman" w:hAnsi="Times New Roman" w:cs="Times New Roman"/>
          <w:b/>
          <w:color w:val="auto"/>
        </w:rPr>
      </w:pPr>
      <w:bookmarkStart w:id="229" w:name="_Toc120768609"/>
      <w:bookmarkStart w:id="230" w:name="_Toc120812353"/>
      <w:bookmarkStart w:id="231" w:name="_Toc121749119"/>
      <w:bookmarkStart w:id="232" w:name="_Toc121749168"/>
      <w:bookmarkStart w:id="233" w:name="_Toc121749196"/>
      <w:bookmarkStart w:id="234" w:name="_Toc121749222"/>
      <w:bookmarkStart w:id="235" w:name="_Toc121749243"/>
      <w:bookmarkStart w:id="236" w:name="_Toc124757214"/>
      <w:bookmarkStart w:id="237" w:name="_Toc124759469"/>
      <w:bookmarkStart w:id="238" w:name="_Toc124760921"/>
      <w:bookmarkStart w:id="239" w:name="_Toc124761011"/>
      <w:bookmarkStart w:id="240" w:name="_Toc124761161"/>
      <w:bookmarkStart w:id="241" w:name="_Toc124761258"/>
      <w:bookmarkStart w:id="242" w:name="_Toc182399129"/>
      <w:bookmarkStart w:id="243" w:name="_Toc182399567"/>
      <w:r w:rsidRPr="00175291">
        <w:rPr>
          <w:rFonts w:ascii="Times New Roman" w:hAnsi="Times New Roman" w:cs="Times New Roman"/>
          <w:b/>
          <w:color w:val="auto"/>
        </w:rPr>
        <w:t>1.9.  Ressources humaines</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rsidRPr="00175291">
        <w:rPr>
          <w:rFonts w:ascii="Times New Roman" w:hAnsi="Times New Roman" w:cs="Times New Roman"/>
          <w:b/>
          <w:color w:val="auto"/>
        </w:rPr>
        <w:t xml:space="preserve">  </w:t>
      </w:r>
    </w:p>
    <w:p w14:paraId="5CAFDA18"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Directeur de l’Ecole : Docteur MAHATODY Thomas, Docteur HDR</w:t>
      </w:r>
    </w:p>
    <w:p w14:paraId="614EBABC"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Responsable de Mention : Monsieur RABETAFIKA Louis </w:t>
      </w:r>
      <w:proofErr w:type="spellStart"/>
      <w:r w:rsidRPr="00175291">
        <w:rPr>
          <w:rFonts w:ascii="Times New Roman" w:hAnsi="Times New Roman" w:cs="Times New Roman"/>
          <w:sz w:val="24"/>
          <w:szCs w:val="24"/>
        </w:rPr>
        <w:t>Haja</w:t>
      </w:r>
      <w:proofErr w:type="spellEnd"/>
      <w:r w:rsidRPr="00175291">
        <w:rPr>
          <w:rFonts w:ascii="Times New Roman" w:hAnsi="Times New Roman" w:cs="Times New Roman"/>
          <w:sz w:val="24"/>
          <w:szCs w:val="24"/>
        </w:rPr>
        <w:t>, Maître de Conférences</w:t>
      </w:r>
    </w:p>
    <w:p w14:paraId="245EAD58"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Responsable de Parcours « Génie Logiciel et Base de Données » : Monsieur RALAIVAO Jean Christian, Assistant d’Enseignement Supérieur et de Recherche</w:t>
      </w:r>
    </w:p>
    <w:p w14:paraId="5F2CC3C9"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Responsable de Parcours « Administration Systèmes et Réseaux » : Monsieur SIAKA, Assistant d’Enseignement Supérieur et de Recherche</w:t>
      </w:r>
    </w:p>
    <w:p w14:paraId="535FE669" w14:textId="77777777" w:rsidR="000B0605" w:rsidRPr="00175291" w:rsidRDefault="000B0605" w:rsidP="00175291">
      <w:pPr>
        <w:numPr>
          <w:ilvl w:val="0"/>
          <w:numId w:val="13"/>
        </w:numPr>
        <w:spacing w:after="0" w:line="360" w:lineRule="auto"/>
        <w:ind w:left="730"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Responsable de Parcours « Informatique Générale » : Monsieur </w:t>
      </w:r>
      <w:proofErr w:type="spellStart"/>
      <w:r w:rsidRPr="00175291">
        <w:rPr>
          <w:rFonts w:ascii="Times New Roman" w:hAnsi="Times New Roman" w:cs="Times New Roman"/>
          <w:sz w:val="24"/>
          <w:szCs w:val="24"/>
        </w:rPr>
        <w:t>Gilante</w:t>
      </w:r>
      <w:proofErr w:type="spellEnd"/>
      <w:r w:rsidRPr="00175291">
        <w:rPr>
          <w:rFonts w:ascii="Times New Roman" w:hAnsi="Times New Roman" w:cs="Times New Roman"/>
          <w:sz w:val="24"/>
          <w:szCs w:val="24"/>
        </w:rPr>
        <w:t xml:space="preserve"> GESAZAFY, Assistant d’Enseignement Supérieur et de Recherche</w:t>
      </w:r>
    </w:p>
    <w:p w14:paraId="211735AB" w14:textId="77777777" w:rsidR="000B0605" w:rsidRPr="00175291" w:rsidRDefault="000B0605" w:rsidP="00175291">
      <w:pPr>
        <w:numPr>
          <w:ilvl w:val="0"/>
          <w:numId w:val="13"/>
        </w:numPr>
        <w:spacing w:after="0" w:line="360" w:lineRule="auto"/>
        <w:ind w:left="730" w:right="10" w:hanging="360"/>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Nombre d’Enseignants permanents : 12 dont un (01) Professeur Titulaire, deux (02) Professeurs, cinq (05) Maîtres de Conférences et quatre (04) Assistants d’Enseignement Supérieur et de Recherche </w:t>
      </w:r>
    </w:p>
    <w:p w14:paraId="1272ADB3" w14:textId="77777777" w:rsidR="000B0605" w:rsidRPr="00175291" w:rsidRDefault="000B0605" w:rsidP="00175291">
      <w:pPr>
        <w:numPr>
          <w:ilvl w:val="0"/>
          <w:numId w:val="13"/>
        </w:numPr>
        <w:spacing w:after="0" w:line="360" w:lineRule="auto"/>
        <w:ind w:right="10" w:hanging="360"/>
        <w:jc w:val="both"/>
        <w:rPr>
          <w:rFonts w:ascii="Times New Roman" w:hAnsi="Times New Roman" w:cs="Times New Roman"/>
          <w:sz w:val="24"/>
          <w:szCs w:val="24"/>
        </w:rPr>
      </w:pPr>
      <w:r w:rsidRPr="00175291">
        <w:rPr>
          <w:rFonts w:ascii="Times New Roman" w:hAnsi="Times New Roman" w:cs="Times New Roman"/>
          <w:sz w:val="24"/>
          <w:szCs w:val="24"/>
        </w:rPr>
        <w:t xml:space="preserve">Nombre d’Enseignants vacataires : 10 </w:t>
      </w:r>
    </w:p>
    <w:p w14:paraId="547E77EE" w14:textId="5F1DAC46" w:rsidR="000B0605" w:rsidRPr="00175291" w:rsidRDefault="000B0605"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Personnel Administratif : 23</w:t>
      </w:r>
    </w:p>
    <w:p w14:paraId="1066EEEC" w14:textId="57E88004" w:rsidR="000B0605" w:rsidRPr="00175291" w:rsidRDefault="000B0605" w:rsidP="00175291">
      <w:pPr>
        <w:spacing w:after="0" w:line="360" w:lineRule="auto"/>
        <w:jc w:val="both"/>
        <w:rPr>
          <w:rFonts w:ascii="Times New Roman" w:hAnsi="Times New Roman" w:cs="Times New Roman"/>
          <w:sz w:val="24"/>
          <w:szCs w:val="24"/>
        </w:rPr>
      </w:pPr>
    </w:p>
    <w:p w14:paraId="0D8400B5" w14:textId="1C1BDEC5" w:rsidR="000B0605" w:rsidRPr="00175291" w:rsidRDefault="000B0605" w:rsidP="00175291">
      <w:pPr>
        <w:spacing w:after="0" w:line="360" w:lineRule="auto"/>
        <w:jc w:val="both"/>
        <w:rPr>
          <w:rFonts w:ascii="Times New Roman" w:hAnsi="Times New Roman" w:cs="Times New Roman"/>
          <w:sz w:val="24"/>
          <w:szCs w:val="24"/>
        </w:rPr>
      </w:pPr>
    </w:p>
    <w:p w14:paraId="743DFC30" w14:textId="0900A85D" w:rsidR="000B0605" w:rsidRPr="00175291" w:rsidRDefault="000B0605" w:rsidP="00175291">
      <w:pPr>
        <w:spacing w:after="0" w:line="360" w:lineRule="auto"/>
        <w:jc w:val="both"/>
        <w:rPr>
          <w:rFonts w:ascii="Times New Roman" w:hAnsi="Times New Roman" w:cs="Times New Roman"/>
          <w:sz w:val="24"/>
          <w:szCs w:val="24"/>
        </w:rPr>
      </w:pPr>
    </w:p>
    <w:p w14:paraId="7947B30D" w14:textId="4EACED90" w:rsidR="000B0605" w:rsidRPr="00175291" w:rsidRDefault="000B0605" w:rsidP="00175291">
      <w:pPr>
        <w:spacing w:after="0" w:line="360" w:lineRule="auto"/>
        <w:jc w:val="both"/>
        <w:rPr>
          <w:rFonts w:ascii="Times New Roman" w:hAnsi="Times New Roman" w:cs="Times New Roman"/>
          <w:sz w:val="24"/>
          <w:szCs w:val="24"/>
        </w:rPr>
      </w:pPr>
    </w:p>
    <w:p w14:paraId="5B228042" w14:textId="559F40BD" w:rsidR="000B0605" w:rsidRPr="00175291" w:rsidRDefault="000B0605" w:rsidP="00175291">
      <w:pPr>
        <w:spacing w:after="0" w:line="360" w:lineRule="auto"/>
        <w:jc w:val="both"/>
        <w:rPr>
          <w:rFonts w:ascii="Times New Roman" w:hAnsi="Times New Roman" w:cs="Times New Roman"/>
          <w:sz w:val="24"/>
          <w:szCs w:val="24"/>
        </w:rPr>
      </w:pPr>
    </w:p>
    <w:p w14:paraId="5983678D" w14:textId="212884B6" w:rsidR="000B0605" w:rsidRPr="00175291" w:rsidRDefault="000B0605" w:rsidP="00175291">
      <w:pPr>
        <w:spacing w:after="0" w:line="360" w:lineRule="auto"/>
        <w:jc w:val="both"/>
        <w:rPr>
          <w:rFonts w:ascii="Times New Roman" w:hAnsi="Times New Roman" w:cs="Times New Roman"/>
          <w:sz w:val="24"/>
          <w:szCs w:val="24"/>
        </w:rPr>
      </w:pPr>
    </w:p>
    <w:p w14:paraId="2A77F097" w14:textId="5655ACB7" w:rsidR="000B0605" w:rsidRPr="00175291" w:rsidRDefault="000B0605" w:rsidP="00175291">
      <w:pPr>
        <w:spacing w:after="0" w:line="360" w:lineRule="auto"/>
        <w:jc w:val="both"/>
        <w:rPr>
          <w:rFonts w:ascii="Times New Roman" w:hAnsi="Times New Roman" w:cs="Times New Roman"/>
          <w:sz w:val="24"/>
          <w:szCs w:val="24"/>
        </w:rPr>
      </w:pPr>
    </w:p>
    <w:p w14:paraId="2FCFDCD8" w14:textId="545827AE" w:rsidR="000B0605" w:rsidRPr="00175291" w:rsidRDefault="000B0605" w:rsidP="00175291">
      <w:pPr>
        <w:spacing w:after="0" w:line="360" w:lineRule="auto"/>
        <w:jc w:val="both"/>
        <w:rPr>
          <w:rFonts w:ascii="Times New Roman" w:hAnsi="Times New Roman" w:cs="Times New Roman"/>
          <w:sz w:val="24"/>
          <w:szCs w:val="24"/>
        </w:rPr>
      </w:pPr>
    </w:p>
    <w:p w14:paraId="54F7168D" w14:textId="2628FEFC" w:rsidR="000B0605" w:rsidRPr="00175291" w:rsidRDefault="000B0605" w:rsidP="00175291">
      <w:pPr>
        <w:spacing w:after="0" w:line="360" w:lineRule="auto"/>
        <w:jc w:val="both"/>
        <w:rPr>
          <w:rFonts w:ascii="Times New Roman" w:hAnsi="Times New Roman" w:cs="Times New Roman"/>
          <w:sz w:val="24"/>
          <w:szCs w:val="24"/>
        </w:rPr>
      </w:pPr>
    </w:p>
    <w:p w14:paraId="0DCAC245" w14:textId="368B97CD" w:rsidR="000B0605" w:rsidRPr="00175291" w:rsidRDefault="000B0605" w:rsidP="00175291">
      <w:pPr>
        <w:spacing w:after="0" w:line="360" w:lineRule="auto"/>
        <w:jc w:val="both"/>
        <w:rPr>
          <w:rFonts w:ascii="Times New Roman" w:hAnsi="Times New Roman" w:cs="Times New Roman"/>
          <w:sz w:val="24"/>
          <w:szCs w:val="24"/>
        </w:rPr>
      </w:pPr>
    </w:p>
    <w:p w14:paraId="244B58EF" w14:textId="799F8AE8" w:rsidR="000B0605" w:rsidRPr="00175291" w:rsidRDefault="000B0605" w:rsidP="00175291">
      <w:pPr>
        <w:spacing w:after="0" w:line="360" w:lineRule="auto"/>
        <w:jc w:val="both"/>
        <w:rPr>
          <w:rFonts w:ascii="Times New Roman" w:hAnsi="Times New Roman" w:cs="Times New Roman"/>
          <w:sz w:val="24"/>
          <w:szCs w:val="24"/>
        </w:rPr>
      </w:pPr>
    </w:p>
    <w:p w14:paraId="78A0EE6C" w14:textId="50E7A716" w:rsidR="000B0605" w:rsidRPr="00175291" w:rsidRDefault="000B0605" w:rsidP="00175291">
      <w:pPr>
        <w:spacing w:after="0" w:line="360" w:lineRule="auto"/>
        <w:jc w:val="both"/>
        <w:rPr>
          <w:rFonts w:ascii="Times New Roman" w:hAnsi="Times New Roman" w:cs="Times New Roman"/>
          <w:sz w:val="24"/>
          <w:szCs w:val="24"/>
        </w:rPr>
      </w:pPr>
    </w:p>
    <w:p w14:paraId="6201C896" w14:textId="79791B46" w:rsidR="000B0605" w:rsidRPr="00175291" w:rsidRDefault="000B0605" w:rsidP="00175291">
      <w:pPr>
        <w:spacing w:after="0" w:line="360" w:lineRule="auto"/>
        <w:jc w:val="both"/>
        <w:rPr>
          <w:rFonts w:ascii="Times New Roman" w:hAnsi="Times New Roman" w:cs="Times New Roman"/>
          <w:sz w:val="24"/>
          <w:szCs w:val="24"/>
        </w:rPr>
      </w:pPr>
    </w:p>
    <w:p w14:paraId="36184524" w14:textId="5C214188" w:rsidR="000B0605" w:rsidRPr="00175291" w:rsidRDefault="000B0605" w:rsidP="00175291">
      <w:pPr>
        <w:spacing w:after="0" w:line="360" w:lineRule="auto"/>
        <w:jc w:val="both"/>
        <w:rPr>
          <w:rFonts w:ascii="Times New Roman" w:hAnsi="Times New Roman" w:cs="Times New Roman"/>
          <w:sz w:val="24"/>
          <w:szCs w:val="24"/>
        </w:rPr>
      </w:pPr>
    </w:p>
    <w:p w14:paraId="02DBD4E1" w14:textId="46826061" w:rsidR="000B0605" w:rsidRPr="00175291" w:rsidRDefault="000B0605" w:rsidP="00175291">
      <w:pPr>
        <w:spacing w:after="0" w:line="360" w:lineRule="auto"/>
        <w:jc w:val="both"/>
        <w:rPr>
          <w:rFonts w:ascii="Times New Roman" w:hAnsi="Times New Roman" w:cs="Times New Roman"/>
          <w:sz w:val="24"/>
          <w:szCs w:val="24"/>
        </w:rPr>
      </w:pPr>
    </w:p>
    <w:p w14:paraId="12B83C44" w14:textId="40ECAAB6" w:rsidR="000B0605" w:rsidRPr="00175291" w:rsidRDefault="000B0605" w:rsidP="00175291">
      <w:pPr>
        <w:spacing w:after="0" w:line="360" w:lineRule="auto"/>
        <w:jc w:val="both"/>
        <w:rPr>
          <w:rFonts w:ascii="Times New Roman" w:hAnsi="Times New Roman" w:cs="Times New Roman"/>
          <w:sz w:val="24"/>
          <w:szCs w:val="24"/>
        </w:rPr>
      </w:pPr>
    </w:p>
    <w:p w14:paraId="525DCFD3" w14:textId="73FAA4F8" w:rsidR="000B0605" w:rsidRPr="00175291" w:rsidRDefault="000B0605" w:rsidP="00175291">
      <w:pPr>
        <w:spacing w:after="0" w:line="360" w:lineRule="auto"/>
        <w:jc w:val="both"/>
        <w:rPr>
          <w:rFonts w:ascii="Times New Roman" w:hAnsi="Times New Roman" w:cs="Times New Roman"/>
          <w:sz w:val="24"/>
          <w:szCs w:val="24"/>
        </w:rPr>
      </w:pPr>
    </w:p>
    <w:p w14:paraId="7197BDB2" w14:textId="65553C64" w:rsidR="000B0605" w:rsidRPr="00175291" w:rsidRDefault="000B0605" w:rsidP="00175291">
      <w:pPr>
        <w:spacing w:after="0" w:line="360" w:lineRule="auto"/>
        <w:jc w:val="both"/>
        <w:rPr>
          <w:rFonts w:ascii="Times New Roman" w:hAnsi="Times New Roman" w:cs="Times New Roman"/>
          <w:sz w:val="24"/>
          <w:szCs w:val="24"/>
        </w:rPr>
      </w:pPr>
    </w:p>
    <w:p w14:paraId="11FAA35E" w14:textId="575A1B39" w:rsidR="000B0605" w:rsidRPr="00175291" w:rsidRDefault="000B0605" w:rsidP="00175291">
      <w:pPr>
        <w:spacing w:after="0" w:line="360" w:lineRule="auto"/>
        <w:jc w:val="both"/>
        <w:rPr>
          <w:rFonts w:ascii="Times New Roman" w:hAnsi="Times New Roman" w:cs="Times New Roman"/>
          <w:sz w:val="24"/>
          <w:szCs w:val="24"/>
        </w:rPr>
      </w:pPr>
    </w:p>
    <w:p w14:paraId="36D33DE3" w14:textId="60FA01AF" w:rsidR="000B0605" w:rsidRPr="00175291" w:rsidRDefault="000B0605" w:rsidP="00175291">
      <w:pPr>
        <w:spacing w:after="0" w:line="360" w:lineRule="auto"/>
        <w:jc w:val="both"/>
        <w:rPr>
          <w:rFonts w:ascii="Times New Roman" w:hAnsi="Times New Roman" w:cs="Times New Roman"/>
          <w:sz w:val="24"/>
          <w:szCs w:val="24"/>
        </w:rPr>
      </w:pPr>
    </w:p>
    <w:p w14:paraId="721F76B4" w14:textId="3C19D951" w:rsidR="000B0605" w:rsidRPr="00175291" w:rsidRDefault="000B0605" w:rsidP="00175291">
      <w:pPr>
        <w:spacing w:after="0" w:line="360" w:lineRule="auto"/>
        <w:jc w:val="both"/>
        <w:rPr>
          <w:rFonts w:ascii="Times New Roman" w:hAnsi="Times New Roman" w:cs="Times New Roman"/>
          <w:sz w:val="24"/>
          <w:szCs w:val="24"/>
        </w:rPr>
      </w:pPr>
    </w:p>
    <w:p w14:paraId="46B2D111" w14:textId="550B4E71" w:rsidR="000B0605" w:rsidRPr="00175291" w:rsidRDefault="000B0605" w:rsidP="00175291">
      <w:pPr>
        <w:spacing w:after="0" w:line="360" w:lineRule="auto"/>
        <w:jc w:val="both"/>
        <w:rPr>
          <w:rFonts w:ascii="Times New Roman" w:hAnsi="Times New Roman" w:cs="Times New Roman"/>
          <w:sz w:val="24"/>
          <w:szCs w:val="24"/>
        </w:rPr>
      </w:pPr>
    </w:p>
    <w:p w14:paraId="2DCD3A04" w14:textId="353773AF" w:rsidR="000B0605" w:rsidRPr="00175291" w:rsidRDefault="000B0605" w:rsidP="00175291">
      <w:pPr>
        <w:spacing w:after="0" w:line="360" w:lineRule="auto"/>
        <w:jc w:val="both"/>
        <w:rPr>
          <w:rFonts w:ascii="Times New Roman" w:hAnsi="Times New Roman" w:cs="Times New Roman"/>
          <w:sz w:val="24"/>
          <w:szCs w:val="24"/>
        </w:rPr>
      </w:pPr>
    </w:p>
    <w:p w14:paraId="2B5DDE50" w14:textId="4B265F74" w:rsidR="000B0605" w:rsidRPr="00175291" w:rsidRDefault="000B0605" w:rsidP="00175291">
      <w:pPr>
        <w:spacing w:after="0" w:line="360" w:lineRule="auto"/>
        <w:jc w:val="both"/>
        <w:rPr>
          <w:rFonts w:ascii="Times New Roman" w:hAnsi="Times New Roman" w:cs="Times New Roman"/>
          <w:sz w:val="24"/>
          <w:szCs w:val="24"/>
        </w:rPr>
      </w:pPr>
    </w:p>
    <w:p w14:paraId="1A28CE6B" w14:textId="2A839A37" w:rsidR="000B0605" w:rsidRPr="00175291" w:rsidRDefault="000B0605" w:rsidP="00175291">
      <w:pPr>
        <w:spacing w:after="0" w:line="360" w:lineRule="auto"/>
        <w:jc w:val="both"/>
        <w:rPr>
          <w:rFonts w:ascii="Times New Roman" w:hAnsi="Times New Roman" w:cs="Times New Roman"/>
          <w:sz w:val="24"/>
          <w:szCs w:val="24"/>
        </w:rPr>
      </w:pPr>
    </w:p>
    <w:p w14:paraId="15C0046D" w14:textId="02769847" w:rsidR="000B0605" w:rsidRPr="00175291" w:rsidRDefault="000B0605" w:rsidP="00175291">
      <w:pPr>
        <w:spacing w:after="0" w:line="360" w:lineRule="auto"/>
        <w:jc w:val="both"/>
        <w:rPr>
          <w:rFonts w:ascii="Times New Roman" w:hAnsi="Times New Roman" w:cs="Times New Roman"/>
          <w:sz w:val="24"/>
          <w:szCs w:val="24"/>
        </w:rPr>
      </w:pPr>
    </w:p>
    <w:p w14:paraId="14DDC656" w14:textId="1B0E8A44" w:rsidR="000B0605" w:rsidRPr="00175291" w:rsidRDefault="000B0605" w:rsidP="00175291">
      <w:pPr>
        <w:spacing w:after="0" w:line="360" w:lineRule="auto"/>
        <w:jc w:val="both"/>
        <w:rPr>
          <w:rFonts w:ascii="Times New Roman" w:hAnsi="Times New Roman" w:cs="Times New Roman"/>
          <w:sz w:val="24"/>
          <w:szCs w:val="24"/>
        </w:rPr>
      </w:pPr>
    </w:p>
    <w:p w14:paraId="5A366909" w14:textId="29C695F7" w:rsidR="00473726" w:rsidRPr="00175291" w:rsidRDefault="000B0605" w:rsidP="00175291">
      <w:pPr>
        <w:pStyle w:val="Titre2"/>
        <w:spacing w:line="360" w:lineRule="auto"/>
        <w:jc w:val="both"/>
        <w:rPr>
          <w:rFonts w:ascii="Times New Roman" w:hAnsi="Times New Roman" w:cs="Times New Roman"/>
          <w:b/>
          <w:color w:val="auto"/>
          <w:sz w:val="24"/>
          <w:szCs w:val="24"/>
        </w:rPr>
      </w:pPr>
      <w:bookmarkStart w:id="244" w:name="_Toc182399130"/>
      <w:bookmarkStart w:id="245" w:name="_Toc182399568"/>
      <w:r w:rsidRPr="00175291">
        <w:rPr>
          <w:rFonts w:ascii="Times New Roman" w:hAnsi="Times New Roman" w:cs="Times New Roman"/>
          <w:b/>
          <w:color w:val="auto"/>
          <w:sz w:val="24"/>
          <w:szCs w:val="24"/>
        </w:rPr>
        <w:lastRenderedPageBreak/>
        <w:t>Chapitre 2 : Présentation de Ravinala Airports</w:t>
      </w:r>
      <w:bookmarkEnd w:id="244"/>
      <w:bookmarkEnd w:id="245"/>
    </w:p>
    <w:p w14:paraId="0983212B" w14:textId="3601F8B0" w:rsidR="00473726" w:rsidRPr="00175291" w:rsidRDefault="00473726" w:rsidP="00175291">
      <w:pPr>
        <w:pStyle w:val="Titre3"/>
        <w:spacing w:line="360" w:lineRule="auto"/>
        <w:jc w:val="both"/>
        <w:rPr>
          <w:rFonts w:ascii="Times New Roman" w:hAnsi="Times New Roman" w:cs="Times New Roman"/>
          <w:b/>
          <w:color w:val="auto"/>
        </w:rPr>
      </w:pPr>
      <w:bookmarkStart w:id="246" w:name="_Toc182399131"/>
      <w:bookmarkStart w:id="247" w:name="_Toc182399569"/>
      <w:r w:rsidRPr="00175291">
        <w:rPr>
          <w:rFonts w:ascii="Times New Roman" w:hAnsi="Times New Roman" w:cs="Times New Roman"/>
          <w:b/>
          <w:color w:val="auto"/>
        </w:rPr>
        <w:t>2.1. Information d’ordre général</w:t>
      </w:r>
      <w:bookmarkEnd w:id="246"/>
      <w:bookmarkEnd w:id="247"/>
    </w:p>
    <w:p w14:paraId="61172E83" w14:textId="0209754F" w:rsidR="00A77B1B" w:rsidDel="00EE1BED" w:rsidRDefault="005636D9" w:rsidP="00175291">
      <w:pPr>
        <w:spacing w:line="360" w:lineRule="auto"/>
        <w:ind w:firstLine="708"/>
        <w:jc w:val="both"/>
        <w:rPr>
          <w:del w:id="248" w:author="Damien ANDRIATSILAVINA (DSI)" w:date="2024-11-15T07:55:00Z" w16du:dateUtc="2024-11-15T04:55:00Z"/>
          <w:rFonts w:ascii="Times New Roman" w:hAnsi="Times New Roman" w:cs="Times New Roman"/>
          <w:sz w:val="24"/>
          <w:szCs w:val="24"/>
          <w:lang w:eastAsia="ja-JP"/>
        </w:rPr>
      </w:pPr>
      <w:del w:id="249" w:author="Damien ANDRIATSILAVINA (DSI)" w:date="2024-11-15T07:55:00Z" w16du:dateUtc="2024-11-15T04:55:00Z">
        <w:r w:rsidRPr="00175291" w:rsidDel="00EE1BED">
          <w:rPr>
            <w:rFonts w:ascii="Times New Roman" w:hAnsi="Times New Roman" w:cs="Times New Roman"/>
            <w:sz w:val="24"/>
            <w:szCs w:val="24"/>
            <w:lang w:eastAsia="ja-JP"/>
          </w:rPr>
          <w:delText>Ravinala Airports est une entreprise privée qui dispose d’un contrat PPP, Partenariat-Public-Privé avec l’Etat Malagasy. Ravinala Airports gère les aéroports d’Antananarivo et Nosy Be notamment les infrastructures tels que les parking voitures, parking avion, terminal, fret ainsi que la mise en location des boutiques et restaurant, les publicité aéroportuaire, maintenance des aéroport, salons VIP.</w:delText>
        </w:r>
      </w:del>
    </w:p>
    <w:p w14:paraId="5D307069" w14:textId="77777777" w:rsidR="00EE1BED" w:rsidRPr="00EE1BED" w:rsidRDefault="00EE1BED" w:rsidP="00EE1BED">
      <w:pPr>
        <w:spacing w:line="360" w:lineRule="auto"/>
        <w:ind w:firstLine="708"/>
        <w:jc w:val="both"/>
        <w:rPr>
          <w:ins w:id="250" w:author="Damien ANDRIATSILAVINA (DSI)" w:date="2024-11-15T07:55:00Z" w16du:dateUtc="2024-11-15T04:55:00Z"/>
          <w:rFonts w:ascii="Times New Roman" w:hAnsi="Times New Roman" w:cs="Times New Roman"/>
          <w:sz w:val="24"/>
          <w:szCs w:val="24"/>
          <w:lang w:eastAsia="ja-JP"/>
        </w:rPr>
      </w:pPr>
      <w:ins w:id="251" w:author="Damien ANDRIATSILAVINA (DSI)" w:date="2024-11-15T07:55:00Z" w16du:dateUtc="2024-11-15T04:55:00Z">
        <w:r w:rsidRPr="00EE1BED">
          <w:rPr>
            <w:rFonts w:ascii="Times New Roman" w:hAnsi="Times New Roman" w:cs="Times New Roman"/>
            <w:sz w:val="24"/>
            <w:szCs w:val="24"/>
            <w:lang w:eastAsia="ja-JP"/>
          </w:rPr>
          <w:t xml:space="preserve">Suite à un appel d’offre réalisé par l’Etat Malagasy, Ravinala Airports a été sélectionné pour la concession des deux aéroports internationaux de Madagascar. Ravinala Airports est le gestionnaire des aéroports internationaux d’Antananarivo et de </w:t>
        </w:r>
        <w:proofErr w:type="spellStart"/>
        <w:r w:rsidRPr="00EE1BED">
          <w:rPr>
            <w:rFonts w:ascii="Times New Roman" w:hAnsi="Times New Roman" w:cs="Times New Roman"/>
            <w:sz w:val="24"/>
            <w:szCs w:val="24"/>
            <w:lang w:eastAsia="ja-JP"/>
          </w:rPr>
          <w:t>Nosy</w:t>
        </w:r>
        <w:proofErr w:type="spellEnd"/>
        <w:r w:rsidRPr="00EE1BED">
          <w:rPr>
            <w:rFonts w:ascii="Times New Roman" w:hAnsi="Times New Roman" w:cs="Times New Roman"/>
            <w:sz w:val="24"/>
            <w:szCs w:val="24"/>
            <w:lang w:eastAsia="ja-JP"/>
          </w:rPr>
          <w:t xml:space="preserve"> Be et a comme vision de devenir un opérateur aéroportuaire de référence dans l’Océan Indien d’ici 2025.</w:t>
        </w:r>
      </w:ins>
    </w:p>
    <w:p w14:paraId="26555FB0" w14:textId="77777777" w:rsidR="00EE1BED" w:rsidRPr="00EE1BED" w:rsidRDefault="00EE1BED" w:rsidP="00EE1BED">
      <w:pPr>
        <w:spacing w:line="360" w:lineRule="auto"/>
        <w:ind w:firstLine="708"/>
        <w:jc w:val="both"/>
        <w:rPr>
          <w:ins w:id="252" w:author="Damien ANDRIATSILAVINA (DSI)" w:date="2024-11-15T07:55:00Z" w16du:dateUtc="2024-11-15T04:55:00Z"/>
          <w:rFonts w:ascii="Times New Roman" w:hAnsi="Times New Roman" w:cs="Times New Roman"/>
          <w:sz w:val="24"/>
          <w:szCs w:val="24"/>
          <w:lang w:eastAsia="ja-JP"/>
        </w:rPr>
      </w:pPr>
    </w:p>
    <w:p w14:paraId="52FE37A6" w14:textId="344499DC" w:rsidR="00EE1BED" w:rsidRPr="00175291" w:rsidRDefault="00EE1BED" w:rsidP="00EE1BED">
      <w:pPr>
        <w:spacing w:line="360" w:lineRule="auto"/>
        <w:ind w:firstLine="708"/>
        <w:jc w:val="both"/>
        <w:rPr>
          <w:ins w:id="253" w:author="Damien ANDRIATSILAVINA (DSI)" w:date="2024-11-15T07:55:00Z" w16du:dateUtc="2024-11-15T04:55:00Z"/>
          <w:rFonts w:ascii="Times New Roman" w:hAnsi="Times New Roman" w:cs="Times New Roman"/>
          <w:sz w:val="24"/>
          <w:szCs w:val="24"/>
          <w:lang w:eastAsia="ja-JP"/>
        </w:rPr>
      </w:pPr>
      <w:ins w:id="254" w:author="Damien ANDRIATSILAVINA (DSI)" w:date="2024-11-15T07:55:00Z" w16du:dateUtc="2024-11-15T04:55:00Z">
        <w:r w:rsidRPr="00EE1BED">
          <w:rPr>
            <w:rFonts w:ascii="Times New Roman" w:hAnsi="Times New Roman" w:cs="Times New Roman"/>
            <w:sz w:val="24"/>
            <w:szCs w:val="24"/>
            <w:lang w:eastAsia="ja-JP"/>
          </w:rPr>
          <w:t>Nos missions sont axées sur le développement de la capacité de ces deux aéroports internationaux, de réaménager les installations existantes, de les maintenir aux normes de sécurité et de protection de l’environnement, d’améliorer la qualité des services aéroportuaires, de satisfaire les attentes de tous ses clients (compagnies aériennes, passagers, commerces, fret, Aviation Générale) afin d’accroître leur satisfaction de manière durable, et participer au développement économique de Madagascar grâce à sa stratégie de développement des routes aériennes au départ ou à destination de Madagascar. A travers sa stratégie RSE, Ravinala Airports apporte un impact positif considérable dans les villes où sont implantés les aéroports qu’elle exploite.</w:t>
        </w:r>
      </w:ins>
    </w:p>
    <w:p w14:paraId="1F1410BD" w14:textId="4DF3CEE7" w:rsidR="005636D9" w:rsidRDefault="005636D9" w:rsidP="00175291">
      <w:pPr>
        <w:spacing w:line="360" w:lineRule="auto"/>
        <w:ind w:firstLine="708"/>
        <w:jc w:val="both"/>
        <w:rPr>
          <w:ins w:id="255" w:author="Damien ANDRIATSILAVINA (DSI)" w:date="2024-11-15T07:58:00Z" w16du:dateUtc="2024-11-15T04:58:00Z"/>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A compter de décembre 2016 pour une durée de 28 ans, Ravinala Airports a pour mission de gérer, rénover, </w:t>
      </w:r>
      <w:del w:id="256" w:author="Damien ANDRIATSILAVINA (DSI)" w:date="2024-11-15T07:55:00Z" w16du:dateUtc="2024-11-15T04:55:00Z">
        <w:r w:rsidRPr="00175291" w:rsidDel="00EE1BED">
          <w:rPr>
            <w:rFonts w:ascii="Times New Roman" w:hAnsi="Times New Roman" w:cs="Times New Roman"/>
            <w:sz w:val="24"/>
            <w:szCs w:val="24"/>
            <w:lang w:eastAsia="ja-JP"/>
          </w:rPr>
          <w:delText xml:space="preserve">finance </w:delText>
        </w:r>
      </w:del>
      <w:r w:rsidRPr="00175291">
        <w:rPr>
          <w:rFonts w:ascii="Times New Roman" w:hAnsi="Times New Roman" w:cs="Times New Roman"/>
          <w:sz w:val="24"/>
          <w:szCs w:val="24"/>
          <w:lang w:eastAsia="ja-JP"/>
        </w:rPr>
        <w:t xml:space="preserve">et développer les aéroports d’Antananarivo et </w:t>
      </w:r>
      <w:proofErr w:type="spellStart"/>
      <w:r w:rsidRPr="00175291">
        <w:rPr>
          <w:rFonts w:ascii="Times New Roman" w:hAnsi="Times New Roman" w:cs="Times New Roman"/>
          <w:sz w:val="24"/>
          <w:szCs w:val="24"/>
          <w:lang w:eastAsia="ja-JP"/>
        </w:rPr>
        <w:t>Nosy</w:t>
      </w:r>
      <w:proofErr w:type="spellEnd"/>
      <w:r w:rsidRPr="00175291">
        <w:rPr>
          <w:rFonts w:ascii="Times New Roman" w:hAnsi="Times New Roman" w:cs="Times New Roman"/>
          <w:sz w:val="24"/>
          <w:szCs w:val="24"/>
          <w:lang w:eastAsia="ja-JP"/>
        </w:rPr>
        <w:t xml:space="preserve"> Be.</w:t>
      </w:r>
    </w:p>
    <w:p w14:paraId="4F55B93C" w14:textId="77777777" w:rsidR="00EE1BED" w:rsidRDefault="00EE1BED" w:rsidP="00EE1BED">
      <w:pPr>
        <w:spacing w:line="360" w:lineRule="auto"/>
        <w:jc w:val="both"/>
        <w:rPr>
          <w:ins w:id="257" w:author="Damien ANDRIATSILAVINA (DSI)" w:date="2024-11-15T07:58:00Z" w16du:dateUtc="2024-11-15T04:58:00Z"/>
          <w:rFonts w:ascii="Times New Roman" w:hAnsi="Times New Roman" w:cs="Times New Roman"/>
          <w:sz w:val="24"/>
          <w:szCs w:val="24"/>
          <w:lang w:eastAsia="ja-JP"/>
        </w:rPr>
      </w:pPr>
    </w:p>
    <w:p w14:paraId="61B5232B" w14:textId="6B970BE1" w:rsidR="00EE1BED" w:rsidRDefault="00EE1BED" w:rsidP="00EE1BED">
      <w:pPr>
        <w:spacing w:line="360" w:lineRule="auto"/>
        <w:jc w:val="both"/>
        <w:rPr>
          <w:ins w:id="258" w:author="Damien ANDRIATSILAVINA (DSI)" w:date="2024-11-15T07:58:00Z" w16du:dateUtc="2024-11-15T04:58:00Z"/>
          <w:rFonts w:ascii="Times New Roman" w:hAnsi="Times New Roman" w:cs="Times New Roman"/>
          <w:sz w:val="24"/>
          <w:szCs w:val="24"/>
          <w:lang w:eastAsia="ja-JP"/>
        </w:rPr>
      </w:pPr>
      <w:ins w:id="259" w:author="Damien ANDRIATSILAVINA (DSI)" w:date="2024-11-15T07:58:00Z" w16du:dateUtc="2024-11-15T04:58:00Z">
        <w:r>
          <w:rPr>
            <w:rFonts w:ascii="Times New Roman" w:hAnsi="Times New Roman" w:cs="Times New Roman"/>
            <w:sz w:val="24"/>
            <w:szCs w:val="24"/>
            <w:lang w:eastAsia="ja-JP"/>
          </w:rPr>
          <w:t xml:space="preserve">[RAJOUTER UNE SECTION ; NOS VALEURS </w:t>
        </w:r>
      </w:ins>
    </w:p>
    <w:p w14:paraId="7BFAF558" w14:textId="77777777" w:rsidR="00EE1BED" w:rsidRPr="00EE1BED" w:rsidRDefault="00EE1BED" w:rsidP="00EE1BED">
      <w:pPr>
        <w:spacing w:line="360" w:lineRule="auto"/>
        <w:jc w:val="both"/>
        <w:rPr>
          <w:ins w:id="260" w:author="Damien ANDRIATSILAVINA (DSI)" w:date="2024-11-15T07:58:00Z" w16du:dateUtc="2024-11-15T04:58:00Z"/>
          <w:rFonts w:ascii="Times New Roman" w:hAnsi="Times New Roman" w:cs="Times New Roman"/>
          <w:sz w:val="24"/>
          <w:szCs w:val="24"/>
          <w:lang w:eastAsia="ja-JP"/>
        </w:rPr>
      </w:pPr>
      <w:ins w:id="261" w:author="Damien ANDRIATSILAVINA (DSI)" w:date="2024-11-15T07:58:00Z" w16du:dateUtc="2024-11-15T04:58:00Z">
        <w:r w:rsidRPr="00EE1BED">
          <w:rPr>
            <w:rFonts w:ascii="Times New Roman" w:hAnsi="Times New Roman" w:cs="Times New Roman"/>
            <w:sz w:val="24"/>
            <w:szCs w:val="24"/>
            <w:lang w:eastAsia="ja-JP"/>
          </w:rPr>
          <w:t>Nos valeurs sont la base de notre raison d’être. Elles s'expriment à travers le mot BASE</w:t>
        </w:r>
      </w:ins>
    </w:p>
    <w:p w14:paraId="65A33285" w14:textId="77777777" w:rsidR="00EE1BED" w:rsidRPr="00EE1BED" w:rsidRDefault="00EE1BED" w:rsidP="00EE1BED">
      <w:pPr>
        <w:spacing w:line="360" w:lineRule="auto"/>
        <w:jc w:val="both"/>
        <w:rPr>
          <w:ins w:id="262" w:author="Damien ANDRIATSILAVINA (DSI)" w:date="2024-11-15T07:58:00Z" w16du:dateUtc="2024-11-15T04:58:00Z"/>
          <w:rFonts w:ascii="Times New Roman" w:hAnsi="Times New Roman" w:cs="Times New Roman"/>
          <w:sz w:val="24"/>
          <w:szCs w:val="24"/>
          <w:lang w:eastAsia="ja-JP"/>
        </w:rPr>
      </w:pPr>
    </w:p>
    <w:p w14:paraId="40D5F467" w14:textId="77777777" w:rsidR="00EE1BED" w:rsidRPr="00EE1BED" w:rsidRDefault="00EE1BED" w:rsidP="00EE1BED">
      <w:pPr>
        <w:pStyle w:val="Paragraphedeliste"/>
        <w:numPr>
          <w:ilvl w:val="0"/>
          <w:numId w:val="31"/>
        </w:numPr>
        <w:spacing w:line="360" w:lineRule="auto"/>
        <w:jc w:val="both"/>
        <w:rPr>
          <w:ins w:id="263" w:author="Damien ANDRIATSILAVINA (DSI)" w:date="2024-11-15T07:58:00Z" w16du:dateUtc="2024-11-15T04:58:00Z"/>
          <w:rFonts w:ascii="Times New Roman" w:hAnsi="Times New Roman" w:cs="Times New Roman"/>
          <w:sz w:val="24"/>
          <w:szCs w:val="24"/>
          <w:lang w:eastAsia="ja-JP"/>
          <w:rPrChange w:id="264" w:author="Damien ANDRIATSILAVINA (DSI)" w:date="2024-11-15T07:58:00Z" w16du:dateUtc="2024-11-15T04:58:00Z">
            <w:rPr>
              <w:ins w:id="265" w:author="Damien ANDRIATSILAVINA (DSI)" w:date="2024-11-15T07:58:00Z" w16du:dateUtc="2024-11-15T04:58:00Z"/>
              <w:lang w:eastAsia="ja-JP"/>
            </w:rPr>
          </w:rPrChange>
        </w:rPr>
        <w:pPrChange w:id="266" w:author="Damien ANDRIATSILAVINA (DSI)" w:date="2024-11-15T07:58:00Z" w16du:dateUtc="2024-11-15T04:58:00Z">
          <w:pPr>
            <w:spacing w:line="360" w:lineRule="auto"/>
            <w:jc w:val="both"/>
          </w:pPr>
        </w:pPrChange>
      </w:pPr>
      <w:ins w:id="267" w:author="Damien ANDRIATSILAVINA (DSI)" w:date="2024-11-15T07:58:00Z" w16du:dateUtc="2024-11-15T04:58:00Z">
        <w:r w:rsidRPr="00EE1BED">
          <w:rPr>
            <w:rFonts w:ascii="Times New Roman" w:hAnsi="Times New Roman" w:cs="Times New Roman"/>
            <w:sz w:val="24"/>
            <w:szCs w:val="24"/>
            <w:lang w:eastAsia="ja-JP"/>
            <w:rPrChange w:id="268" w:author="Damien ANDRIATSILAVINA (DSI)" w:date="2024-11-15T07:58:00Z" w16du:dateUtc="2024-11-15T04:58:00Z">
              <w:rPr>
                <w:lang w:eastAsia="ja-JP"/>
              </w:rPr>
            </w:rPrChange>
          </w:rPr>
          <w:t>BIENVEILLANCE : elle s’exprime par le respect mutuel, l’écoute, l’empathie, la reconnaissance des actions accomplies et la considération de chaque individu interne et externe.</w:t>
        </w:r>
      </w:ins>
    </w:p>
    <w:p w14:paraId="6B0DF652" w14:textId="77777777" w:rsidR="00EE1BED" w:rsidRPr="00EE1BED" w:rsidRDefault="00EE1BED" w:rsidP="00EE1BED">
      <w:pPr>
        <w:pStyle w:val="Paragraphedeliste"/>
        <w:numPr>
          <w:ilvl w:val="0"/>
          <w:numId w:val="31"/>
        </w:numPr>
        <w:spacing w:line="360" w:lineRule="auto"/>
        <w:jc w:val="both"/>
        <w:rPr>
          <w:ins w:id="269" w:author="Damien ANDRIATSILAVINA (DSI)" w:date="2024-11-15T07:58:00Z" w16du:dateUtc="2024-11-15T04:58:00Z"/>
          <w:rFonts w:ascii="Times New Roman" w:hAnsi="Times New Roman" w:cs="Times New Roman"/>
          <w:sz w:val="24"/>
          <w:szCs w:val="24"/>
          <w:lang w:eastAsia="ja-JP"/>
          <w:rPrChange w:id="270" w:author="Damien ANDRIATSILAVINA (DSI)" w:date="2024-11-15T07:58:00Z" w16du:dateUtc="2024-11-15T04:58:00Z">
            <w:rPr>
              <w:ins w:id="271" w:author="Damien ANDRIATSILAVINA (DSI)" w:date="2024-11-15T07:58:00Z" w16du:dateUtc="2024-11-15T04:58:00Z"/>
              <w:lang w:eastAsia="ja-JP"/>
            </w:rPr>
          </w:rPrChange>
        </w:rPr>
        <w:pPrChange w:id="272" w:author="Damien ANDRIATSILAVINA (DSI)" w:date="2024-11-15T07:58:00Z" w16du:dateUtc="2024-11-15T04:58:00Z">
          <w:pPr>
            <w:spacing w:line="360" w:lineRule="auto"/>
            <w:jc w:val="both"/>
          </w:pPr>
        </w:pPrChange>
      </w:pPr>
      <w:ins w:id="273" w:author="Damien ANDRIATSILAVINA (DSI)" w:date="2024-11-15T07:58:00Z" w16du:dateUtc="2024-11-15T04:58:00Z">
        <w:r w:rsidRPr="00EE1BED">
          <w:rPr>
            <w:rFonts w:ascii="Times New Roman" w:hAnsi="Times New Roman" w:cs="Times New Roman"/>
            <w:sz w:val="24"/>
            <w:szCs w:val="24"/>
            <w:lang w:eastAsia="ja-JP"/>
            <w:rPrChange w:id="274" w:author="Damien ANDRIATSILAVINA (DSI)" w:date="2024-11-15T07:58:00Z" w16du:dateUtc="2024-11-15T04:58:00Z">
              <w:rPr>
                <w:lang w:eastAsia="ja-JP"/>
              </w:rPr>
            </w:rPrChange>
          </w:rPr>
          <w:lastRenderedPageBreak/>
          <w:t>AMBITION : nous sommes une entreprise ambitieuse, agile et dynamique qui est dans une démarche d’amélioration continue par l’innovation. Nous aspirons toujours au meilleur et sommes exigeants, dans le cadre du développement de l’entreprise et de Madagascar.</w:t>
        </w:r>
      </w:ins>
    </w:p>
    <w:p w14:paraId="11AF9F01" w14:textId="77777777" w:rsidR="00EE1BED" w:rsidRPr="00EE1BED" w:rsidRDefault="00EE1BED" w:rsidP="00EE1BED">
      <w:pPr>
        <w:pStyle w:val="Paragraphedeliste"/>
        <w:numPr>
          <w:ilvl w:val="0"/>
          <w:numId w:val="31"/>
        </w:numPr>
        <w:spacing w:line="360" w:lineRule="auto"/>
        <w:jc w:val="both"/>
        <w:rPr>
          <w:ins w:id="275" w:author="Damien ANDRIATSILAVINA (DSI)" w:date="2024-11-15T07:58:00Z" w16du:dateUtc="2024-11-15T04:58:00Z"/>
          <w:rFonts w:ascii="Times New Roman" w:hAnsi="Times New Roman" w:cs="Times New Roman"/>
          <w:sz w:val="24"/>
          <w:szCs w:val="24"/>
          <w:lang w:eastAsia="ja-JP"/>
          <w:rPrChange w:id="276" w:author="Damien ANDRIATSILAVINA (DSI)" w:date="2024-11-15T07:58:00Z" w16du:dateUtc="2024-11-15T04:58:00Z">
            <w:rPr>
              <w:ins w:id="277" w:author="Damien ANDRIATSILAVINA (DSI)" w:date="2024-11-15T07:58:00Z" w16du:dateUtc="2024-11-15T04:58:00Z"/>
              <w:lang w:eastAsia="ja-JP"/>
            </w:rPr>
          </w:rPrChange>
        </w:rPr>
        <w:pPrChange w:id="278" w:author="Damien ANDRIATSILAVINA (DSI)" w:date="2024-11-15T07:58:00Z" w16du:dateUtc="2024-11-15T04:58:00Z">
          <w:pPr>
            <w:spacing w:line="360" w:lineRule="auto"/>
            <w:jc w:val="both"/>
          </w:pPr>
        </w:pPrChange>
      </w:pPr>
      <w:ins w:id="279" w:author="Damien ANDRIATSILAVINA (DSI)" w:date="2024-11-15T07:58:00Z" w16du:dateUtc="2024-11-15T04:58:00Z">
        <w:r w:rsidRPr="00EE1BED">
          <w:rPr>
            <w:rFonts w:ascii="Times New Roman" w:hAnsi="Times New Roman" w:cs="Times New Roman"/>
            <w:sz w:val="24"/>
            <w:szCs w:val="24"/>
            <w:lang w:eastAsia="ja-JP"/>
            <w:rPrChange w:id="280" w:author="Damien ANDRIATSILAVINA (DSI)" w:date="2024-11-15T07:58:00Z" w16du:dateUtc="2024-11-15T04:58:00Z">
              <w:rPr>
                <w:lang w:eastAsia="ja-JP"/>
              </w:rPr>
            </w:rPrChange>
          </w:rPr>
          <w:t>SENS DU SERVICE : nous cherchons à la satisfaction continue de nos clients internes et externes par la pratique de l’écoute active, par notre réactivité et notre capacité d’anticiper leurs besoins pour fournir un service de qualité conforme aux normes internationales.</w:t>
        </w:r>
      </w:ins>
    </w:p>
    <w:p w14:paraId="17D6625A" w14:textId="19739C8B" w:rsidR="00EE1BED" w:rsidRPr="00EE1BED" w:rsidRDefault="00EE1BED" w:rsidP="00EE1BED">
      <w:pPr>
        <w:pStyle w:val="Paragraphedeliste"/>
        <w:numPr>
          <w:ilvl w:val="0"/>
          <w:numId w:val="31"/>
        </w:numPr>
        <w:spacing w:line="360" w:lineRule="auto"/>
        <w:jc w:val="both"/>
        <w:rPr>
          <w:ins w:id="281" w:author="Damien ANDRIATSILAVINA (DSI)" w:date="2024-11-15T07:58:00Z" w16du:dateUtc="2024-11-15T04:58:00Z"/>
          <w:rFonts w:ascii="Times New Roman" w:hAnsi="Times New Roman" w:cs="Times New Roman"/>
          <w:sz w:val="24"/>
          <w:szCs w:val="24"/>
          <w:lang w:eastAsia="ja-JP"/>
          <w:rPrChange w:id="282" w:author="Damien ANDRIATSILAVINA (DSI)" w:date="2024-11-15T07:58:00Z" w16du:dateUtc="2024-11-15T04:58:00Z">
            <w:rPr>
              <w:ins w:id="283" w:author="Damien ANDRIATSILAVINA (DSI)" w:date="2024-11-15T07:58:00Z" w16du:dateUtc="2024-11-15T04:58:00Z"/>
              <w:lang w:eastAsia="ja-JP"/>
            </w:rPr>
          </w:rPrChange>
        </w:rPr>
        <w:pPrChange w:id="284" w:author="Damien ANDRIATSILAVINA (DSI)" w:date="2024-11-15T07:58:00Z" w16du:dateUtc="2024-11-15T04:58:00Z">
          <w:pPr>
            <w:spacing w:line="360" w:lineRule="auto"/>
            <w:jc w:val="both"/>
          </w:pPr>
        </w:pPrChange>
      </w:pPr>
      <w:ins w:id="285" w:author="Damien ANDRIATSILAVINA (DSI)" w:date="2024-11-15T07:58:00Z" w16du:dateUtc="2024-11-15T04:58:00Z">
        <w:r w:rsidRPr="00EE1BED">
          <w:rPr>
            <w:rFonts w:ascii="Times New Roman" w:hAnsi="Times New Roman" w:cs="Times New Roman"/>
            <w:sz w:val="24"/>
            <w:szCs w:val="24"/>
            <w:lang w:eastAsia="ja-JP"/>
            <w:rPrChange w:id="286" w:author="Damien ANDRIATSILAVINA (DSI)" w:date="2024-11-15T07:58:00Z" w16du:dateUtc="2024-11-15T04:58:00Z">
              <w:rPr>
                <w:lang w:eastAsia="ja-JP"/>
              </w:rPr>
            </w:rPrChange>
          </w:rPr>
          <w:t xml:space="preserve">ENGAGEMENT : nous reconnaissons l’intérêt de toutes nos parties prenantes. Nous les mobilisons à </w:t>
        </w:r>
        <w:proofErr w:type="spellStart"/>
        <w:r w:rsidRPr="00EE1BED">
          <w:rPr>
            <w:rFonts w:ascii="Times New Roman" w:hAnsi="Times New Roman" w:cs="Times New Roman"/>
            <w:sz w:val="24"/>
            <w:szCs w:val="24"/>
            <w:lang w:eastAsia="ja-JP"/>
            <w:rPrChange w:id="287" w:author="Damien ANDRIATSILAVINA (DSI)" w:date="2024-11-15T07:58:00Z" w16du:dateUtc="2024-11-15T04:58:00Z">
              <w:rPr>
                <w:lang w:eastAsia="ja-JP"/>
              </w:rPr>
            </w:rPrChange>
          </w:rPr>
          <w:t>co-créer</w:t>
        </w:r>
        <w:proofErr w:type="spellEnd"/>
        <w:r w:rsidRPr="00EE1BED">
          <w:rPr>
            <w:rFonts w:ascii="Times New Roman" w:hAnsi="Times New Roman" w:cs="Times New Roman"/>
            <w:sz w:val="24"/>
            <w:szCs w:val="24"/>
            <w:lang w:eastAsia="ja-JP"/>
            <w:rPrChange w:id="288" w:author="Damien ANDRIATSILAVINA (DSI)" w:date="2024-11-15T07:58:00Z" w16du:dateUtc="2024-11-15T04:58:00Z">
              <w:rPr>
                <w:lang w:eastAsia="ja-JP"/>
              </w:rPr>
            </w:rPrChange>
          </w:rPr>
          <w:t xml:space="preserve"> de la valeur de façon transparente</w:t>
        </w:r>
      </w:ins>
    </w:p>
    <w:p w14:paraId="01F2D10C" w14:textId="77777777" w:rsidR="00EE1BED" w:rsidRPr="00175291" w:rsidRDefault="00EE1BED" w:rsidP="00EE1BED">
      <w:pPr>
        <w:spacing w:line="360" w:lineRule="auto"/>
        <w:jc w:val="both"/>
        <w:rPr>
          <w:rFonts w:ascii="Times New Roman" w:hAnsi="Times New Roman" w:cs="Times New Roman"/>
          <w:sz w:val="24"/>
          <w:szCs w:val="24"/>
          <w:lang w:eastAsia="ja-JP"/>
        </w:rPr>
        <w:pPrChange w:id="289" w:author="Damien ANDRIATSILAVINA (DSI)" w:date="2024-11-15T07:58:00Z" w16du:dateUtc="2024-11-15T04:58:00Z">
          <w:pPr>
            <w:spacing w:line="360" w:lineRule="auto"/>
            <w:ind w:firstLine="708"/>
            <w:jc w:val="both"/>
          </w:pPr>
        </w:pPrChange>
      </w:pPr>
    </w:p>
    <w:p w14:paraId="67C3A7F9" w14:textId="759A8D90" w:rsidR="00473726" w:rsidRPr="00175291" w:rsidRDefault="00473726" w:rsidP="00175291">
      <w:pPr>
        <w:pStyle w:val="Titre3"/>
        <w:spacing w:line="360" w:lineRule="auto"/>
        <w:jc w:val="both"/>
        <w:rPr>
          <w:rFonts w:ascii="Times New Roman" w:hAnsi="Times New Roman" w:cs="Times New Roman"/>
          <w:b/>
          <w:color w:val="auto"/>
        </w:rPr>
      </w:pPr>
      <w:bookmarkStart w:id="290" w:name="_Toc182399132"/>
      <w:bookmarkStart w:id="291" w:name="_Toc182399570"/>
      <w:r w:rsidRPr="00175291">
        <w:rPr>
          <w:rFonts w:ascii="Times New Roman" w:hAnsi="Times New Roman" w:cs="Times New Roman"/>
          <w:b/>
          <w:color w:val="auto"/>
        </w:rPr>
        <w:t>2.2. Nos missions</w:t>
      </w:r>
      <w:bookmarkEnd w:id="290"/>
      <w:bookmarkEnd w:id="291"/>
    </w:p>
    <w:p w14:paraId="19A7188A" w14:textId="35B11238" w:rsidR="00473726" w:rsidRPr="00175291" w:rsidDel="00EE1BED" w:rsidRDefault="00473726" w:rsidP="00175291">
      <w:pPr>
        <w:spacing w:line="360" w:lineRule="auto"/>
        <w:jc w:val="both"/>
        <w:rPr>
          <w:del w:id="292" w:author="Damien ANDRIATSILAVINA (DSI)" w:date="2024-11-15T07:56:00Z" w16du:dateUtc="2024-11-15T04:56:00Z"/>
          <w:rFonts w:ascii="Times New Roman" w:hAnsi="Times New Roman" w:cs="Times New Roman"/>
          <w:sz w:val="24"/>
          <w:szCs w:val="24"/>
          <w:lang w:eastAsia="ja-JP"/>
        </w:rPr>
      </w:pPr>
      <w:del w:id="293" w:author="Damien ANDRIATSILAVINA (DSI)" w:date="2024-11-15T07:56:00Z" w16du:dateUtc="2024-11-15T04:56:00Z">
        <w:r w:rsidRPr="00175291" w:rsidDel="00EE1BED">
          <w:rPr>
            <w:rFonts w:ascii="Times New Roman" w:hAnsi="Times New Roman" w:cs="Times New Roman"/>
            <w:sz w:val="24"/>
            <w:szCs w:val="24"/>
            <w:lang w:eastAsia="ja-JP"/>
          </w:rPr>
          <w:delText>L’engagement de Ravinala Airports est de finance, construire</w:delText>
        </w:r>
        <w:r w:rsidR="00F01E45" w:rsidRPr="00175291" w:rsidDel="00EE1BED">
          <w:rPr>
            <w:rFonts w:ascii="Times New Roman" w:hAnsi="Times New Roman" w:cs="Times New Roman"/>
            <w:sz w:val="24"/>
            <w:szCs w:val="24"/>
            <w:lang w:eastAsia="ja-JP"/>
          </w:rPr>
          <w:delText>,</w:delText>
        </w:r>
        <w:r w:rsidRPr="00175291" w:rsidDel="00EE1BED">
          <w:rPr>
            <w:rFonts w:ascii="Times New Roman" w:hAnsi="Times New Roman" w:cs="Times New Roman"/>
            <w:sz w:val="24"/>
            <w:szCs w:val="24"/>
            <w:lang w:eastAsia="ja-JP"/>
          </w:rPr>
          <w:delText xml:space="preserve"> rénover, maintenir et développer les deux aéroports internationaux d’Antananarivo et de Nosy Be afin de contribuer à l’</w:delText>
        </w:r>
        <w:r w:rsidR="00F01E45" w:rsidRPr="00175291" w:rsidDel="00EE1BED">
          <w:rPr>
            <w:rFonts w:ascii="Times New Roman" w:hAnsi="Times New Roman" w:cs="Times New Roman"/>
            <w:sz w:val="24"/>
            <w:szCs w:val="24"/>
            <w:lang w:eastAsia="ja-JP"/>
          </w:rPr>
          <w:delText>essor</w:delText>
        </w:r>
        <w:r w:rsidRPr="00175291" w:rsidDel="00EE1BED">
          <w:rPr>
            <w:rFonts w:ascii="Times New Roman" w:hAnsi="Times New Roman" w:cs="Times New Roman"/>
            <w:sz w:val="24"/>
            <w:szCs w:val="24"/>
            <w:lang w:eastAsia="ja-JP"/>
          </w:rPr>
          <w:delText xml:space="preserve"> économique de Madagascar, et en particulier : </w:delText>
        </w:r>
      </w:del>
    </w:p>
    <w:p w14:paraId="665566D3" w14:textId="6984426A" w:rsidR="00473726" w:rsidRPr="00175291" w:rsidDel="00EE1BED" w:rsidRDefault="00473726" w:rsidP="00175291">
      <w:pPr>
        <w:pStyle w:val="Paragraphedeliste"/>
        <w:numPr>
          <w:ilvl w:val="0"/>
          <w:numId w:val="14"/>
        </w:numPr>
        <w:spacing w:line="360" w:lineRule="auto"/>
        <w:jc w:val="both"/>
        <w:rPr>
          <w:del w:id="294" w:author="Damien ANDRIATSILAVINA (DSI)" w:date="2024-11-15T07:56:00Z" w16du:dateUtc="2024-11-15T04:56:00Z"/>
          <w:rFonts w:ascii="Times New Roman" w:hAnsi="Times New Roman" w:cs="Times New Roman"/>
          <w:sz w:val="24"/>
          <w:szCs w:val="24"/>
          <w:lang w:eastAsia="ja-JP"/>
        </w:rPr>
      </w:pPr>
      <w:del w:id="295" w:author="Damien ANDRIATSILAVINA (DSI)" w:date="2024-11-15T07:56:00Z" w16du:dateUtc="2024-11-15T04:56:00Z">
        <w:r w:rsidRPr="00175291" w:rsidDel="00EE1BED">
          <w:rPr>
            <w:rFonts w:ascii="Times New Roman" w:hAnsi="Times New Roman" w:cs="Times New Roman"/>
            <w:sz w:val="24"/>
            <w:szCs w:val="24"/>
            <w:lang w:eastAsia="ja-JP"/>
          </w:rPr>
          <w:delText>L’exploitation et le développement des infrastructures des 2 aéroports (terminaux, pistes, parking, hangars et réserves fonciers) aux meilleurs standards internationaux.</w:delText>
        </w:r>
      </w:del>
    </w:p>
    <w:p w14:paraId="13A6DDEC" w14:textId="7A14802A" w:rsidR="00473726" w:rsidRPr="00175291" w:rsidDel="00EE1BED" w:rsidRDefault="00473726" w:rsidP="00175291">
      <w:pPr>
        <w:pStyle w:val="Paragraphedeliste"/>
        <w:numPr>
          <w:ilvl w:val="0"/>
          <w:numId w:val="14"/>
        </w:numPr>
        <w:spacing w:line="360" w:lineRule="auto"/>
        <w:jc w:val="both"/>
        <w:rPr>
          <w:del w:id="296" w:author="Damien ANDRIATSILAVINA (DSI)" w:date="2024-11-15T07:56:00Z" w16du:dateUtc="2024-11-15T04:56:00Z"/>
          <w:rFonts w:ascii="Times New Roman" w:hAnsi="Times New Roman" w:cs="Times New Roman"/>
          <w:sz w:val="24"/>
          <w:szCs w:val="24"/>
          <w:lang w:eastAsia="ja-JP"/>
        </w:rPr>
      </w:pPr>
      <w:del w:id="297" w:author="Damien ANDRIATSILAVINA (DSI)" w:date="2024-11-15T07:56:00Z" w16du:dateUtc="2024-11-15T04:56:00Z">
        <w:r w:rsidRPr="00175291" w:rsidDel="00EE1BED">
          <w:rPr>
            <w:rFonts w:ascii="Times New Roman" w:hAnsi="Times New Roman" w:cs="Times New Roman"/>
            <w:sz w:val="24"/>
            <w:szCs w:val="24"/>
            <w:lang w:eastAsia="ja-JP"/>
          </w:rPr>
          <w:delText>La fourniture de tous les services aéroportuaires à l’exception des activités dites « réservées » (contrôle aérien, sûreté, assistance en escale, fuel et SSUA)</w:delText>
        </w:r>
      </w:del>
    </w:p>
    <w:p w14:paraId="1788D9CD" w14:textId="4ABE80E8" w:rsidR="00473726" w:rsidRPr="00175291" w:rsidDel="00EE1BED" w:rsidRDefault="00473726" w:rsidP="00175291">
      <w:pPr>
        <w:pStyle w:val="Paragraphedeliste"/>
        <w:numPr>
          <w:ilvl w:val="0"/>
          <w:numId w:val="14"/>
        </w:numPr>
        <w:spacing w:line="360" w:lineRule="auto"/>
        <w:jc w:val="both"/>
        <w:rPr>
          <w:del w:id="298" w:author="Damien ANDRIATSILAVINA (DSI)" w:date="2024-11-15T07:56:00Z" w16du:dateUtc="2024-11-15T04:56:00Z"/>
          <w:rFonts w:ascii="Times New Roman" w:hAnsi="Times New Roman" w:cs="Times New Roman"/>
          <w:sz w:val="24"/>
          <w:szCs w:val="24"/>
          <w:lang w:eastAsia="ja-JP"/>
        </w:rPr>
      </w:pPr>
      <w:del w:id="299" w:author="Damien ANDRIATSILAVINA (DSI)" w:date="2024-11-15T07:56:00Z" w16du:dateUtc="2024-11-15T04:56:00Z">
        <w:r w:rsidRPr="00175291" w:rsidDel="00EE1BED">
          <w:rPr>
            <w:rFonts w:ascii="Times New Roman" w:hAnsi="Times New Roman" w:cs="Times New Roman"/>
            <w:sz w:val="24"/>
            <w:szCs w:val="24"/>
            <w:lang w:eastAsia="ja-JP"/>
          </w:rPr>
          <w:delText>Le financement, la conception et la réalisation du programme d’investissements</w:delText>
        </w:r>
      </w:del>
    </w:p>
    <w:p w14:paraId="744EDE7B" w14:textId="624E8CA3" w:rsidR="00473726" w:rsidRPr="00175291" w:rsidDel="00EE1BED" w:rsidRDefault="00473726" w:rsidP="00175291">
      <w:pPr>
        <w:pStyle w:val="Paragraphedeliste"/>
        <w:numPr>
          <w:ilvl w:val="0"/>
          <w:numId w:val="14"/>
        </w:numPr>
        <w:spacing w:line="360" w:lineRule="auto"/>
        <w:jc w:val="both"/>
        <w:rPr>
          <w:del w:id="300" w:author="Damien ANDRIATSILAVINA (DSI)" w:date="2024-11-15T07:56:00Z" w16du:dateUtc="2024-11-15T04:56:00Z"/>
          <w:rFonts w:ascii="Times New Roman" w:hAnsi="Times New Roman" w:cs="Times New Roman"/>
          <w:sz w:val="24"/>
          <w:szCs w:val="24"/>
          <w:lang w:eastAsia="ja-JP"/>
        </w:rPr>
      </w:pPr>
      <w:del w:id="301" w:author="Damien ANDRIATSILAVINA (DSI)" w:date="2024-11-15T07:56:00Z" w16du:dateUtc="2024-11-15T04:56:00Z">
        <w:r w:rsidRPr="00175291" w:rsidDel="00EE1BED">
          <w:rPr>
            <w:rFonts w:ascii="Times New Roman" w:hAnsi="Times New Roman" w:cs="Times New Roman"/>
            <w:sz w:val="24"/>
            <w:szCs w:val="24"/>
            <w:lang w:eastAsia="ja-JP"/>
          </w:rPr>
          <w:delText>L’entretien, la maintenance et le renouvellement de tous les biens de la concession</w:delText>
        </w:r>
      </w:del>
    </w:p>
    <w:p w14:paraId="23503207" w14:textId="23C683C2" w:rsidR="00473726" w:rsidDel="00EE1BED" w:rsidRDefault="00473726" w:rsidP="00175291">
      <w:pPr>
        <w:pStyle w:val="Paragraphedeliste"/>
        <w:numPr>
          <w:ilvl w:val="0"/>
          <w:numId w:val="14"/>
        </w:numPr>
        <w:spacing w:line="360" w:lineRule="auto"/>
        <w:jc w:val="both"/>
        <w:rPr>
          <w:del w:id="302" w:author="Damien ANDRIATSILAVINA (DSI)" w:date="2024-11-15T07:56:00Z" w16du:dateUtc="2024-11-15T04:56:00Z"/>
          <w:rFonts w:ascii="Times New Roman" w:hAnsi="Times New Roman" w:cs="Times New Roman"/>
          <w:sz w:val="24"/>
          <w:szCs w:val="24"/>
          <w:lang w:eastAsia="ja-JP"/>
        </w:rPr>
      </w:pPr>
      <w:del w:id="303" w:author="Damien ANDRIATSILAVINA (DSI)" w:date="2024-11-15T07:56:00Z" w16du:dateUtc="2024-11-15T04:56:00Z">
        <w:r w:rsidRPr="00175291" w:rsidDel="00EE1BED">
          <w:rPr>
            <w:rFonts w:ascii="Times New Roman" w:hAnsi="Times New Roman" w:cs="Times New Roman"/>
            <w:sz w:val="24"/>
            <w:szCs w:val="24"/>
            <w:lang w:eastAsia="ja-JP"/>
          </w:rPr>
          <w:delText>Le développement du trafic aérien et de nouvelles routes aériennes.</w:delText>
        </w:r>
      </w:del>
    </w:p>
    <w:p w14:paraId="126EBFCE" w14:textId="77777777" w:rsidR="00EE1BED" w:rsidRPr="00EE1BED" w:rsidRDefault="00EE1BED" w:rsidP="00EE1BED">
      <w:pPr>
        <w:spacing w:line="360" w:lineRule="auto"/>
        <w:jc w:val="both"/>
        <w:rPr>
          <w:ins w:id="304" w:author="Damien ANDRIATSILAVINA (DSI)" w:date="2024-11-15T07:56:00Z" w16du:dateUtc="2024-11-15T04:56:00Z"/>
          <w:rFonts w:ascii="Times New Roman" w:hAnsi="Times New Roman" w:cs="Times New Roman"/>
          <w:sz w:val="24"/>
          <w:szCs w:val="24"/>
          <w:lang w:eastAsia="ja-JP"/>
        </w:rPr>
      </w:pPr>
      <w:ins w:id="305" w:author="Damien ANDRIATSILAVINA (DSI)" w:date="2024-11-15T07:56:00Z" w16du:dateUtc="2024-11-15T04:56:00Z">
        <w:r w:rsidRPr="00EE1BED">
          <w:rPr>
            <w:rFonts w:ascii="Times New Roman" w:hAnsi="Times New Roman" w:cs="Times New Roman"/>
            <w:sz w:val="24"/>
            <w:szCs w:val="24"/>
            <w:lang w:eastAsia="ja-JP"/>
          </w:rPr>
          <w:t xml:space="preserve">Les principales missions de Ravinala Airports sont de financer, construire, rénover, maintenir et développer les deux aéroports internationaux d’Antananarivo et de </w:t>
        </w:r>
        <w:proofErr w:type="spellStart"/>
        <w:r w:rsidRPr="00EE1BED">
          <w:rPr>
            <w:rFonts w:ascii="Times New Roman" w:hAnsi="Times New Roman" w:cs="Times New Roman"/>
            <w:sz w:val="24"/>
            <w:szCs w:val="24"/>
            <w:lang w:eastAsia="ja-JP"/>
          </w:rPr>
          <w:t>Nosy</w:t>
        </w:r>
        <w:proofErr w:type="spellEnd"/>
        <w:r w:rsidRPr="00EE1BED">
          <w:rPr>
            <w:rFonts w:ascii="Times New Roman" w:hAnsi="Times New Roman" w:cs="Times New Roman"/>
            <w:sz w:val="24"/>
            <w:szCs w:val="24"/>
            <w:lang w:eastAsia="ja-JP"/>
          </w:rPr>
          <w:t xml:space="preserve"> Be afin de </w:t>
        </w:r>
        <w:proofErr w:type="spellStart"/>
        <w:r w:rsidRPr="00EE1BED">
          <w:rPr>
            <w:rFonts w:ascii="Times New Roman" w:hAnsi="Times New Roman" w:cs="Times New Roman"/>
            <w:sz w:val="24"/>
            <w:szCs w:val="24"/>
            <w:lang w:eastAsia="ja-JP"/>
          </w:rPr>
          <w:t>cLa</w:t>
        </w:r>
        <w:proofErr w:type="spellEnd"/>
        <w:r w:rsidRPr="00EE1BED">
          <w:rPr>
            <w:rFonts w:ascii="Times New Roman" w:hAnsi="Times New Roman" w:cs="Times New Roman"/>
            <w:sz w:val="24"/>
            <w:szCs w:val="24"/>
            <w:lang w:eastAsia="ja-JP"/>
          </w:rPr>
          <w:t xml:space="preserve"> gestion et le développement des infrastructures des aéroports d’Antananarivo et de </w:t>
        </w:r>
        <w:proofErr w:type="spellStart"/>
        <w:r w:rsidRPr="00EE1BED">
          <w:rPr>
            <w:rFonts w:ascii="Times New Roman" w:hAnsi="Times New Roman" w:cs="Times New Roman"/>
            <w:sz w:val="24"/>
            <w:szCs w:val="24"/>
            <w:lang w:eastAsia="ja-JP"/>
          </w:rPr>
          <w:t>Nosy</w:t>
        </w:r>
        <w:proofErr w:type="spellEnd"/>
        <w:r w:rsidRPr="00EE1BED">
          <w:rPr>
            <w:rFonts w:ascii="Times New Roman" w:hAnsi="Times New Roman" w:cs="Times New Roman"/>
            <w:sz w:val="24"/>
            <w:szCs w:val="24"/>
            <w:lang w:eastAsia="ja-JP"/>
          </w:rPr>
          <w:t xml:space="preserve"> Be (terminaux, pistes, parking ...) aux meilleurs standards internationaux</w:t>
        </w:r>
      </w:ins>
    </w:p>
    <w:p w14:paraId="3DC0EC78" w14:textId="77777777" w:rsidR="00EE1BED" w:rsidRPr="00EE1BED" w:rsidRDefault="00EE1BED" w:rsidP="00EE1BED">
      <w:pPr>
        <w:pStyle w:val="Paragraphedeliste"/>
        <w:numPr>
          <w:ilvl w:val="0"/>
          <w:numId w:val="30"/>
        </w:numPr>
        <w:spacing w:line="360" w:lineRule="auto"/>
        <w:jc w:val="both"/>
        <w:rPr>
          <w:ins w:id="306" w:author="Damien ANDRIATSILAVINA (DSI)" w:date="2024-11-15T07:56:00Z" w16du:dateUtc="2024-11-15T04:56:00Z"/>
          <w:rFonts w:ascii="Times New Roman" w:hAnsi="Times New Roman" w:cs="Times New Roman"/>
          <w:sz w:val="24"/>
          <w:szCs w:val="24"/>
          <w:lang w:eastAsia="ja-JP"/>
          <w:rPrChange w:id="307" w:author="Damien ANDRIATSILAVINA (DSI)" w:date="2024-11-15T07:56:00Z" w16du:dateUtc="2024-11-15T04:56:00Z">
            <w:rPr>
              <w:ins w:id="308" w:author="Damien ANDRIATSILAVINA (DSI)" w:date="2024-11-15T07:56:00Z" w16du:dateUtc="2024-11-15T04:56:00Z"/>
              <w:lang w:eastAsia="ja-JP"/>
            </w:rPr>
          </w:rPrChange>
        </w:rPr>
        <w:pPrChange w:id="309" w:author="Damien ANDRIATSILAVINA (DSI)" w:date="2024-11-15T07:56:00Z" w16du:dateUtc="2024-11-15T04:56:00Z">
          <w:pPr>
            <w:spacing w:line="360" w:lineRule="auto"/>
            <w:jc w:val="both"/>
          </w:pPr>
        </w:pPrChange>
      </w:pPr>
      <w:ins w:id="310" w:author="Damien ANDRIATSILAVINA (DSI)" w:date="2024-11-15T07:56:00Z" w16du:dateUtc="2024-11-15T04:56:00Z">
        <w:r w:rsidRPr="00EE1BED">
          <w:rPr>
            <w:rFonts w:ascii="Times New Roman" w:hAnsi="Times New Roman" w:cs="Times New Roman"/>
            <w:sz w:val="24"/>
            <w:szCs w:val="24"/>
            <w:lang w:eastAsia="ja-JP"/>
            <w:rPrChange w:id="311" w:author="Damien ANDRIATSILAVINA (DSI)" w:date="2024-11-15T07:56:00Z" w16du:dateUtc="2024-11-15T04:56:00Z">
              <w:rPr>
                <w:lang w:eastAsia="ja-JP"/>
              </w:rPr>
            </w:rPrChange>
          </w:rPr>
          <w:t>La fourniture de tous les services aéroportuaires à l’exception des activités dites « réservées » (contrôle aérien, sûreté, assistance en escale, fuel et SSLIA)</w:t>
        </w:r>
      </w:ins>
    </w:p>
    <w:p w14:paraId="2D3C9EFF" w14:textId="77777777" w:rsidR="00EE1BED" w:rsidRPr="00EE1BED" w:rsidRDefault="00EE1BED" w:rsidP="00EE1BED">
      <w:pPr>
        <w:pStyle w:val="Paragraphedeliste"/>
        <w:numPr>
          <w:ilvl w:val="0"/>
          <w:numId w:val="30"/>
        </w:numPr>
        <w:spacing w:line="360" w:lineRule="auto"/>
        <w:jc w:val="both"/>
        <w:rPr>
          <w:ins w:id="312" w:author="Damien ANDRIATSILAVINA (DSI)" w:date="2024-11-15T07:56:00Z" w16du:dateUtc="2024-11-15T04:56:00Z"/>
          <w:rFonts w:ascii="Times New Roman" w:hAnsi="Times New Roman" w:cs="Times New Roman"/>
          <w:sz w:val="24"/>
          <w:szCs w:val="24"/>
          <w:lang w:eastAsia="ja-JP"/>
          <w:rPrChange w:id="313" w:author="Damien ANDRIATSILAVINA (DSI)" w:date="2024-11-15T07:56:00Z" w16du:dateUtc="2024-11-15T04:56:00Z">
            <w:rPr>
              <w:ins w:id="314" w:author="Damien ANDRIATSILAVINA (DSI)" w:date="2024-11-15T07:56:00Z" w16du:dateUtc="2024-11-15T04:56:00Z"/>
              <w:lang w:eastAsia="ja-JP"/>
            </w:rPr>
          </w:rPrChange>
        </w:rPr>
        <w:pPrChange w:id="315" w:author="Damien ANDRIATSILAVINA (DSI)" w:date="2024-11-15T07:56:00Z" w16du:dateUtc="2024-11-15T04:56:00Z">
          <w:pPr>
            <w:spacing w:line="360" w:lineRule="auto"/>
            <w:jc w:val="both"/>
          </w:pPr>
        </w:pPrChange>
      </w:pPr>
      <w:ins w:id="316" w:author="Damien ANDRIATSILAVINA (DSI)" w:date="2024-11-15T07:56:00Z" w16du:dateUtc="2024-11-15T04:56:00Z">
        <w:r w:rsidRPr="00EE1BED">
          <w:rPr>
            <w:rFonts w:ascii="Times New Roman" w:hAnsi="Times New Roman" w:cs="Times New Roman"/>
            <w:sz w:val="24"/>
            <w:szCs w:val="24"/>
            <w:lang w:eastAsia="ja-JP"/>
            <w:rPrChange w:id="317" w:author="Damien ANDRIATSILAVINA (DSI)" w:date="2024-11-15T07:56:00Z" w16du:dateUtc="2024-11-15T04:56:00Z">
              <w:rPr>
                <w:lang w:eastAsia="ja-JP"/>
              </w:rPr>
            </w:rPrChange>
          </w:rPr>
          <w:t>Le financement, la conception et la réalisation du programme d’investissements</w:t>
        </w:r>
      </w:ins>
    </w:p>
    <w:p w14:paraId="09AC6997" w14:textId="77777777" w:rsidR="00EE1BED" w:rsidRPr="00EE1BED" w:rsidRDefault="00EE1BED" w:rsidP="00EE1BED">
      <w:pPr>
        <w:pStyle w:val="Paragraphedeliste"/>
        <w:numPr>
          <w:ilvl w:val="0"/>
          <w:numId w:val="30"/>
        </w:numPr>
        <w:spacing w:line="360" w:lineRule="auto"/>
        <w:jc w:val="both"/>
        <w:rPr>
          <w:ins w:id="318" w:author="Damien ANDRIATSILAVINA (DSI)" w:date="2024-11-15T07:56:00Z" w16du:dateUtc="2024-11-15T04:56:00Z"/>
          <w:rFonts w:ascii="Times New Roman" w:hAnsi="Times New Roman" w:cs="Times New Roman"/>
          <w:sz w:val="24"/>
          <w:szCs w:val="24"/>
          <w:lang w:eastAsia="ja-JP"/>
          <w:rPrChange w:id="319" w:author="Damien ANDRIATSILAVINA (DSI)" w:date="2024-11-15T07:56:00Z" w16du:dateUtc="2024-11-15T04:56:00Z">
            <w:rPr>
              <w:ins w:id="320" w:author="Damien ANDRIATSILAVINA (DSI)" w:date="2024-11-15T07:56:00Z" w16du:dateUtc="2024-11-15T04:56:00Z"/>
              <w:lang w:eastAsia="ja-JP"/>
            </w:rPr>
          </w:rPrChange>
        </w:rPr>
        <w:pPrChange w:id="321" w:author="Damien ANDRIATSILAVINA (DSI)" w:date="2024-11-15T07:56:00Z" w16du:dateUtc="2024-11-15T04:56:00Z">
          <w:pPr>
            <w:spacing w:line="360" w:lineRule="auto"/>
            <w:jc w:val="both"/>
          </w:pPr>
        </w:pPrChange>
      </w:pPr>
      <w:ins w:id="322" w:author="Damien ANDRIATSILAVINA (DSI)" w:date="2024-11-15T07:56:00Z" w16du:dateUtc="2024-11-15T04:56:00Z">
        <w:r w:rsidRPr="00EE1BED">
          <w:rPr>
            <w:rFonts w:ascii="Times New Roman" w:hAnsi="Times New Roman" w:cs="Times New Roman"/>
            <w:sz w:val="24"/>
            <w:szCs w:val="24"/>
            <w:lang w:eastAsia="ja-JP"/>
            <w:rPrChange w:id="323" w:author="Damien ANDRIATSILAVINA (DSI)" w:date="2024-11-15T07:56:00Z" w16du:dateUtc="2024-11-15T04:56:00Z">
              <w:rPr>
                <w:lang w:eastAsia="ja-JP"/>
              </w:rPr>
            </w:rPrChange>
          </w:rPr>
          <w:t>L’entretien, la maintenance et le renouvellement de tous les biens de la concession</w:t>
        </w:r>
      </w:ins>
    </w:p>
    <w:p w14:paraId="23C3B8F6" w14:textId="17756E19" w:rsidR="00EE1BED" w:rsidRPr="00EE1BED" w:rsidRDefault="00EE1BED" w:rsidP="00EE1BED">
      <w:pPr>
        <w:pStyle w:val="Paragraphedeliste"/>
        <w:numPr>
          <w:ilvl w:val="0"/>
          <w:numId w:val="30"/>
        </w:numPr>
        <w:spacing w:line="360" w:lineRule="auto"/>
        <w:jc w:val="both"/>
        <w:rPr>
          <w:ins w:id="324" w:author="Damien ANDRIATSILAVINA (DSI)" w:date="2024-11-15T07:56:00Z" w16du:dateUtc="2024-11-15T04:56:00Z"/>
          <w:rFonts w:ascii="Times New Roman" w:hAnsi="Times New Roman" w:cs="Times New Roman"/>
          <w:sz w:val="24"/>
          <w:szCs w:val="24"/>
          <w:lang w:eastAsia="ja-JP"/>
          <w:rPrChange w:id="325" w:author="Damien ANDRIATSILAVINA (DSI)" w:date="2024-11-15T07:56:00Z" w16du:dateUtc="2024-11-15T04:56:00Z">
            <w:rPr>
              <w:ins w:id="326" w:author="Damien ANDRIATSILAVINA (DSI)" w:date="2024-11-15T07:56:00Z" w16du:dateUtc="2024-11-15T04:56:00Z"/>
              <w:lang w:eastAsia="ja-JP"/>
            </w:rPr>
          </w:rPrChange>
        </w:rPr>
        <w:pPrChange w:id="327" w:author="Damien ANDRIATSILAVINA (DSI)" w:date="2024-11-15T07:56:00Z" w16du:dateUtc="2024-11-15T04:56:00Z">
          <w:pPr>
            <w:spacing w:line="360" w:lineRule="auto"/>
            <w:jc w:val="both"/>
          </w:pPr>
        </w:pPrChange>
      </w:pPr>
      <w:ins w:id="328" w:author="Damien ANDRIATSILAVINA (DSI)" w:date="2024-11-15T07:56:00Z" w16du:dateUtc="2024-11-15T04:56:00Z">
        <w:r w:rsidRPr="00EE1BED">
          <w:rPr>
            <w:rFonts w:ascii="Times New Roman" w:hAnsi="Times New Roman" w:cs="Times New Roman"/>
            <w:sz w:val="24"/>
            <w:szCs w:val="24"/>
            <w:lang w:eastAsia="ja-JP"/>
            <w:rPrChange w:id="329" w:author="Damien ANDRIATSILAVINA (DSI)" w:date="2024-11-15T07:56:00Z" w16du:dateUtc="2024-11-15T04:56:00Z">
              <w:rPr>
                <w:lang w:eastAsia="ja-JP"/>
              </w:rPr>
            </w:rPrChange>
          </w:rPr>
          <w:lastRenderedPageBreak/>
          <w:t>Le développement du trafic aérien et de nouvelles routes aériennes au départ des deux aéroports</w:t>
        </w:r>
      </w:ins>
    </w:p>
    <w:p w14:paraId="7B935651" w14:textId="77777777" w:rsidR="00EE1BED" w:rsidRPr="00EE1BED" w:rsidRDefault="00EE1BED" w:rsidP="00EE1BED">
      <w:pPr>
        <w:spacing w:line="360" w:lineRule="auto"/>
        <w:jc w:val="both"/>
        <w:rPr>
          <w:ins w:id="330" w:author="Damien ANDRIATSILAVINA (DSI)" w:date="2024-11-15T07:56:00Z" w16du:dateUtc="2024-11-15T04:56:00Z"/>
          <w:rFonts w:ascii="Times New Roman" w:hAnsi="Times New Roman" w:cs="Times New Roman"/>
          <w:sz w:val="24"/>
          <w:szCs w:val="24"/>
          <w:lang w:eastAsia="ja-JP"/>
          <w:rPrChange w:id="331" w:author="Damien ANDRIATSILAVINA (DSI)" w:date="2024-11-15T07:56:00Z" w16du:dateUtc="2024-11-15T04:56:00Z">
            <w:rPr>
              <w:ins w:id="332" w:author="Damien ANDRIATSILAVINA (DSI)" w:date="2024-11-15T07:56:00Z" w16du:dateUtc="2024-11-15T04:56:00Z"/>
              <w:lang w:eastAsia="ja-JP"/>
            </w:rPr>
          </w:rPrChange>
        </w:rPr>
        <w:pPrChange w:id="333" w:author="Damien ANDRIATSILAVINA (DSI)" w:date="2024-11-15T07:56:00Z" w16du:dateUtc="2024-11-15T04:56:00Z">
          <w:pPr>
            <w:pStyle w:val="Paragraphedeliste"/>
            <w:numPr>
              <w:numId w:val="14"/>
            </w:numPr>
            <w:spacing w:line="360" w:lineRule="auto"/>
            <w:ind w:hanging="360"/>
            <w:jc w:val="both"/>
          </w:pPr>
        </w:pPrChange>
      </w:pPr>
    </w:p>
    <w:p w14:paraId="1B2F52FF" w14:textId="5C247F69" w:rsidR="00F01E45" w:rsidRPr="00175291" w:rsidRDefault="00F01E45" w:rsidP="00175291">
      <w:pPr>
        <w:pStyle w:val="Titre3"/>
        <w:spacing w:line="360" w:lineRule="auto"/>
        <w:jc w:val="both"/>
        <w:rPr>
          <w:rFonts w:ascii="Times New Roman" w:hAnsi="Times New Roman" w:cs="Times New Roman"/>
          <w:b/>
          <w:color w:val="auto"/>
        </w:rPr>
      </w:pPr>
      <w:bookmarkStart w:id="334" w:name="_Toc182399133"/>
      <w:bookmarkStart w:id="335" w:name="_Toc182399571"/>
      <w:r w:rsidRPr="00175291">
        <w:rPr>
          <w:rFonts w:ascii="Times New Roman" w:hAnsi="Times New Roman" w:cs="Times New Roman"/>
          <w:b/>
          <w:color w:val="auto"/>
        </w:rPr>
        <w:t xml:space="preserve">2.3. Dates </w:t>
      </w:r>
      <w:del w:id="336" w:author="Damien ANDRIATSILAVINA (DSI)" w:date="2024-11-15T07:59:00Z" w16du:dateUtc="2024-11-15T04:59:00Z">
        <w:r w:rsidRPr="00175291" w:rsidDel="00EE1BED">
          <w:rPr>
            <w:rFonts w:ascii="Times New Roman" w:hAnsi="Times New Roman" w:cs="Times New Roman"/>
            <w:b/>
            <w:color w:val="auto"/>
          </w:rPr>
          <w:delText>marquantes</w:delText>
        </w:r>
      </w:del>
      <w:bookmarkEnd w:id="334"/>
      <w:bookmarkEnd w:id="335"/>
      <w:ins w:id="337" w:author="Damien ANDRIATSILAVINA (DSI)" w:date="2024-11-15T07:59:00Z" w16du:dateUtc="2024-11-15T04:59:00Z">
        <w:r w:rsidR="00EE1BED">
          <w:rPr>
            <w:rFonts w:ascii="Times New Roman" w:hAnsi="Times New Roman" w:cs="Times New Roman"/>
            <w:b/>
            <w:color w:val="auto"/>
          </w:rPr>
          <w:t>clés</w:t>
        </w:r>
      </w:ins>
    </w:p>
    <w:p w14:paraId="4CD09044" w14:textId="2D5F1A22"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2016 : Transfert de la gestion des aéroports internationaux d’Antananarivo et de Nosy Be à Ravinala Airports.</w:t>
      </w:r>
    </w:p>
    <w:p w14:paraId="1833CE0C" w14:textId="347A49AB"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2017 : Début de la construction du Nouveau Terminal International d’Antananarivo.</w:t>
      </w:r>
    </w:p>
    <w:p w14:paraId="35FFB212" w14:textId="14B3DBE4"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2018 : Fin des travaux de rénovation des pistes des Aéroports internationaux d’Antananarivo et de Nosy Be.</w:t>
      </w:r>
    </w:p>
    <w:p w14:paraId="5F6EF5B4" w14:textId="3DE30D59" w:rsidR="00F01E45" w:rsidRPr="00175291" w:rsidRDefault="00F01E45"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2021 : Mise en service commerciale du nouveau terminal international de l’aéroport d’Antananarivo.</w:t>
      </w:r>
    </w:p>
    <w:p w14:paraId="304BC449" w14:textId="77239080" w:rsidR="00BC588F" w:rsidRPr="00175291" w:rsidRDefault="00BC588F" w:rsidP="00175291">
      <w:pPr>
        <w:pStyle w:val="Titre3"/>
        <w:spacing w:line="360" w:lineRule="auto"/>
        <w:jc w:val="both"/>
        <w:rPr>
          <w:rFonts w:ascii="Times New Roman" w:hAnsi="Times New Roman" w:cs="Times New Roman"/>
          <w:b/>
          <w:bCs/>
          <w:color w:val="auto"/>
        </w:rPr>
      </w:pPr>
      <w:bookmarkStart w:id="338" w:name="_Toc182399134"/>
      <w:bookmarkStart w:id="339" w:name="_Toc182399572"/>
      <w:r w:rsidRPr="00175291">
        <w:rPr>
          <w:rFonts w:ascii="Times New Roman" w:hAnsi="Times New Roman" w:cs="Times New Roman"/>
          <w:b/>
          <w:bCs/>
          <w:color w:val="auto"/>
        </w:rPr>
        <w:t>2.4. Organigramme de Ravinala Airports</w:t>
      </w:r>
      <w:bookmarkEnd w:id="338"/>
      <w:bookmarkEnd w:id="339"/>
    </w:p>
    <w:p w14:paraId="7ABBB4EB" w14:textId="374D757B" w:rsidR="00AD4401" w:rsidRPr="00175291" w:rsidRDefault="00BC588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Ravinala Airports est administré par </w:t>
      </w:r>
      <w:r w:rsidR="00B357D6" w:rsidRPr="00175291">
        <w:rPr>
          <w:rFonts w:ascii="Times New Roman" w:hAnsi="Times New Roman" w:cs="Times New Roman"/>
          <w:sz w:val="24"/>
          <w:szCs w:val="24"/>
          <w:lang w:eastAsia="ja-JP"/>
        </w:rPr>
        <w:t>un directeur général, avec 11 collaborateurs sous son autorité chacun dans un des 9 Départements qui composent Ravinala Airports.</w:t>
      </w:r>
    </w:p>
    <w:p w14:paraId="40D7A573" w14:textId="19B8D104" w:rsidR="00B34DC3" w:rsidRPr="00175291" w:rsidRDefault="00B34DC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Chaque département possède leurs propres hiérarchie et système de sous départements.</w:t>
      </w:r>
    </w:p>
    <w:p w14:paraId="11898534" w14:textId="4E4FBEBA" w:rsidR="00AD4401" w:rsidRPr="00175291" w:rsidRDefault="00D413A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A9CC0E8" wp14:editId="507696C0">
                <wp:simplePos x="0" y="0"/>
                <wp:positionH relativeFrom="column">
                  <wp:posOffset>4310158</wp:posOffset>
                </wp:positionH>
                <wp:positionV relativeFrom="paragraph">
                  <wp:posOffset>2109219</wp:posOffset>
                </wp:positionV>
                <wp:extent cx="1645300" cy="675005"/>
                <wp:effectExtent l="0" t="0" r="12065" b="10795"/>
                <wp:wrapNone/>
                <wp:docPr id="176732695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300"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DF88C" w14:textId="59E04E0D" w:rsidR="00AF5AA6" w:rsidRPr="00370A1A" w:rsidRDefault="00AF5AA6" w:rsidP="00370A1A">
                            <w:pPr>
                              <w:spacing w:after="0" w:line="275" w:lineRule="auto"/>
                              <w:jc w:val="center"/>
                              <w:textDirection w:val="btLr"/>
                              <w:rPr>
                                <w:color w:val="000000"/>
                              </w:rPr>
                            </w:pPr>
                            <w:r w:rsidRPr="001900C5">
                              <w:rPr>
                                <w:color w:val="000000"/>
                              </w:rPr>
                              <w:t>Cheffe de Département Communication et Relations Publiques</w:t>
                            </w:r>
                            <w:r>
                              <w:rPr>
                                <w:color w:val="000000"/>
                              </w:rPr>
                              <w:t xml:space="preserve"> (</w:t>
                            </w:r>
                            <w:r w:rsidRPr="001900C5">
                              <w:rPr>
                                <w:color w:val="000000"/>
                              </w:rPr>
                              <w:t>DGE</w:t>
                            </w:r>
                            <w:r>
                              <w:rPr>
                                <w:color w:val="000000"/>
                              </w:rPr>
                              <w:t>)</w:t>
                            </w:r>
                          </w:p>
                          <w:p w14:paraId="7404DD56" w14:textId="77777777" w:rsidR="00AF5AA6" w:rsidRDefault="00AF5AA6" w:rsidP="00370A1A">
                            <w:pPr>
                              <w:spacing w:after="0" w:line="275" w:lineRule="auto"/>
                              <w:jc w:val="center"/>
                              <w:textDirection w:val="btL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A9CC0E8" id="Rectangle 25" o:spid="_x0000_s1081" style="position:absolute;left:0;text-align:left;margin-left:339.4pt;margin-top:166.1pt;width:129.55pt;height:5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" filled="f" stroked="f">
                <v:textbox inset="0,0,0,0">
                  <w:txbxContent>
                    <w:p w14:paraId="350DF88C" w14:textId="59E04E0D" w:rsidR="00AF5AA6" w:rsidRPr="00370A1A" w:rsidRDefault="00AF5AA6" w:rsidP="00370A1A">
                      <w:pPr>
                        <w:spacing w:after="0" w:line="275" w:lineRule="auto"/>
                        <w:jc w:val="center"/>
                        <w:textDirection w:val="btLr"/>
                        <w:rPr>
                          <w:color w:val="000000"/>
                        </w:rPr>
                      </w:pPr>
                      <w:r w:rsidRPr="001900C5">
                        <w:rPr>
                          <w:color w:val="000000"/>
                        </w:rPr>
                        <w:t>Cheffe de Département Communication et Relations Publiques</w:t>
                      </w:r>
                      <w:r>
                        <w:rPr>
                          <w:color w:val="000000"/>
                        </w:rPr>
                        <w:t xml:space="preserve"> (</w:t>
                      </w:r>
                      <w:r w:rsidRPr="001900C5">
                        <w:rPr>
                          <w:color w:val="000000"/>
                        </w:rPr>
                        <w:t>DGE</w:t>
                      </w:r>
                      <w:r>
                        <w:rPr>
                          <w:color w:val="000000"/>
                        </w:rPr>
                        <w:t>)</w:t>
                      </w:r>
                    </w:p>
                    <w:p w14:paraId="7404DD56" w14:textId="77777777" w:rsidR="00AF5AA6" w:rsidRDefault="00AF5AA6" w:rsidP="00370A1A">
                      <w:pPr>
                        <w:spacing w:after="0" w:line="275" w:lineRule="auto"/>
                        <w:jc w:val="center"/>
                        <w:textDirection w:val="btLr"/>
                      </w:pPr>
                    </w:p>
                  </w:txbxContent>
                </v:textbox>
              </v:rect>
            </w:pict>
          </mc:Fallback>
        </mc:AlternateContent>
      </w:r>
      <w:r w:rsidR="00676CB7" w:rsidRPr="00175291">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2F6EE52F" wp14:editId="25DCF5F8">
                <wp:simplePos x="0" y="0"/>
                <wp:positionH relativeFrom="column">
                  <wp:posOffset>1424940</wp:posOffset>
                </wp:positionH>
                <wp:positionV relativeFrom="paragraph">
                  <wp:posOffset>2512364</wp:posOffset>
                </wp:positionV>
                <wp:extent cx="773122" cy="4138"/>
                <wp:effectExtent l="0" t="0" r="27305" b="34290"/>
                <wp:wrapNone/>
                <wp:docPr id="1735277590" name="Connecteur droit 54"/>
                <wp:cNvGraphicFramePr/>
                <a:graphic xmlns:a="http://schemas.openxmlformats.org/drawingml/2006/main">
                  <a:graphicData uri="http://schemas.microsoft.com/office/word/2010/wordprocessingShape">
                    <wps:wsp>
                      <wps:cNvCnPr/>
                      <wps:spPr>
                        <a:xfrm>
                          <a:off x="0" y="0"/>
                          <a:ext cx="773122" cy="4138"/>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635AA" id="Connecteur droit 5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2pt,197.8pt" to="173.1pt,1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" strokecolor="#4472c4 [3204]" strokeweight="1pt">
                <v:stroke joinstyle="miter"/>
              </v:line>
            </w:pict>
          </mc:Fallback>
        </mc:AlternateContent>
      </w:r>
      <w:r w:rsidR="00C0767A" w:rsidRPr="00175291">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F4CA3F7" wp14:editId="09E972F0">
                <wp:simplePos x="0" y="0"/>
                <wp:positionH relativeFrom="column">
                  <wp:posOffset>4020524</wp:posOffset>
                </wp:positionH>
                <wp:positionV relativeFrom="paragraph">
                  <wp:posOffset>380439</wp:posOffset>
                </wp:positionV>
                <wp:extent cx="3595" cy="2131333"/>
                <wp:effectExtent l="0" t="0" r="34925" b="21590"/>
                <wp:wrapNone/>
                <wp:docPr id="406741706" name="Connecteur droit 54"/>
                <wp:cNvGraphicFramePr/>
                <a:graphic xmlns:a="http://schemas.openxmlformats.org/drawingml/2006/main">
                  <a:graphicData uri="http://schemas.microsoft.com/office/word/2010/wordprocessingShape">
                    <wps:wsp>
                      <wps:cNvCnPr/>
                      <wps:spPr>
                        <a:xfrm flipH="1">
                          <a:off x="0" y="0"/>
                          <a:ext cx="3595" cy="2131333"/>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C70DD" id="Connecteur droit 54"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6pt,29.95pt" to="316.9pt,1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63E4FF06" wp14:editId="75D2E929">
                <wp:simplePos x="0" y="0"/>
                <wp:positionH relativeFrom="column">
                  <wp:posOffset>3777611</wp:posOffset>
                </wp:positionH>
                <wp:positionV relativeFrom="paragraph">
                  <wp:posOffset>2509232</wp:posOffset>
                </wp:positionV>
                <wp:extent cx="244892" cy="2885"/>
                <wp:effectExtent l="0" t="0" r="22225" b="35560"/>
                <wp:wrapNone/>
                <wp:docPr id="1869900376" name="Connecteur droit 54"/>
                <wp:cNvGraphicFramePr/>
                <a:graphic xmlns:a="http://schemas.openxmlformats.org/drawingml/2006/main">
                  <a:graphicData uri="http://schemas.microsoft.com/office/word/2010/wordprocessingShape">
                    <wps:wsp>
                      <wps:cNvCnPr/>
                      <wps:spPr>
                        <a:xfrm>
                          <a:off x="0" y="0"/>
                          <a:ext cx="244892" cy="2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B54BD" id="Connecteur droit 5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45pt,197.6pt" to="316.75pt,1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" strokecolor="#4472c4 [3204]" strokeweight=".5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9FC915B" wp14:editId="09094C9F">
                <wp:simplePos x="0" y="0"/>
                <wp:positionH relativeFrom="column">
                  <wp:posOffset>3764478</wp:posOffset>
                </wp:positionH>
                <wp:positionV relativeFrom="paragraph">
                  <wp:posOffset>1831364</wp:posOffset>
                </wp:positionV>
                <wp:extent cx="258025" cy="2885"/>
                <wp:effectExtent l="0" t="0" r="27940" b="35560"/>
                <wp:wrapNone/>
                <wp:docPr id="1303585179" name="Connecteur droit 54"/>
                <wp:cNvGraphicFramePr/>
                <a:graphic xmlns:a="http://schemas.openxmlformats.org/drawingml/2006/main">
                  <a:graphicData uri="http://schemas.microsoft.com/office/word/2010/wordprocessingShape">
                    <wps:wsp>
                      <wps:cNvCnPr/>
                      <wps:spPr>
                        <a:xfrm>
                          <a:off x="0" y="0"/>
                          <a:ext cx="258025" cy="288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C1313" id="Connecteur droit 5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4pt,144.2pt" to="316.7pt,1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0CD31B48" wp14:editId="44CD3658">
                <wp:simplePos x="0" y="0"/>
                <wp:positionH relativeFrom="column">
                  <wp:posOffset>4027004</wp:posOffset>
                </wp:positionH>
                <wp:positionV relativeFrom="paragraph">
                  <wp:posOffset>1430413</wp:posOffset>
                </wp:positionV>
                <wp:extent cx="249791" cy="0"/>
                <wp:effectExtent l="0" t="0" r="0" b="0"/>
                <wp:wrapNone/>
                <wp:docPr id="1963796430" name="Connecteur droit 54"/>
                <wp:cNvGraphicFramePr/>
                <a:graphic xmlns:a="http://schemas.openxmlformats.org/drawingml/2006/main">
                  <a:graphicData uri="http://schemas.microsoft.com/office/word/2010/wordprocessingShape">
                    <wps:wsp>
                      <wps:cNvCnPr/>
                      <wps:spPr>
                        <a:xfrm>
                          <a:off x="0" y="0"/>
                          <a:ext cx="249791"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7221A" id="Connecteur droit 5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1pt,112.65pt" to="336.75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422E6BF6" wp14:editId="0FAAABDB">
                <wp:simplePos x="0" y="0"/>
                <wp:positionH relativeFrom="column">
                  <wp:posOffset>4018226</wp:posOffset>
                </wp:positionH>
                <wp:positionV relativeFrom="paragraph">
                  <wp:posOffset>2385106</wp:posOffset>
                </wp:positionV>
                <wp:extent cx="272722" cy="0"/>
                <wp:effectExtent l="0" t="0" r="0" b="0"/>
                <wp:wrapNone/>
                <wp:docPr id="1154215078" name="Connecteur droit 54"/>
                <wp:cNvGraphicFramePr/>
                <a:graphic xmlns:a="http://schemas.openxmlformats.org/drawingml/2006/main">
                  <a:graphicData uri="http://schemas.microsoft.com/office/word/2010/wordprocessingShape">
                    <wps:wsp>
                      <wps:cNvCnPr/>
                      <wps:spPr>
                        <a:xfrm>
                          <a:off x="0" y="0"/>
                          <a:ext cx="27272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C5C10" id="Connecteur droit 5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4pt,187.8pt" to="337.85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D64AB76" wp14:editId="218FBAE4">
                <wp:simplePos x="0" y="0"/>
                <wp:positionH relativeFrom="column">
                  <wp:posOffset>3750819</wp:posOffset>
                </wp:positionH>
                <wp:positionV relativeFrom="paragraph">
                  <wp:posOffset>1246324</wp:posOffset>
                </wp:positionV>
                <wp:extent cx="272722" cy="0"/>
                <wp:effectExtent l="0" t="0" r="0" b="0"/>
                <wp:wrapNone/>
                <wp:docPr id="370153965" name="Connecteur droit 54"/>
                <wp:cNvGraphicFramePr/>
                <a:graphic xmlns:a="http://schemas.openxmlformats.org/drawingml/2006/main">
                  <a:graphicData uri="http://schemas.microsoft.com/office/word/2010/wordprocessingShape">
                    <wps:wsp>
                      <wps:cNvCnPr/>
                      <wps:spPr>
                        <a:xfrm>
                          <a:off x="0" y="0"/>
                          <a:ext cx="27272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ECE17" id="Connecteur droit 5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35pt,98.15pt" to="316.8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41246408" wp14:editId="4A24CD20">
                <wp:simplePos x="0" y="0"/>
                <wp:positionH relativeFrom="column">
                  <wp:posOffset>1442062</wp:posOffset>
                </wp:positionH>
                <wp:positionV relativeFrom="paragraph">
                  <wp:posOffset>1813169</wp:posOffset>
                </wp:positionV>
                <wp:extent cx="765700" cy="0"/>
                <wp:effectExtent l="0" t="0" r="0" b="0"/>
                <wp:wrapNone/>
                <wp:docPr id="1262019873" name="Connecteur droit 54"/>
                <wp:cNvGraphicFramePr/>
                <a:graphic xmlns:a="http://schemas.openxmlformats.org/drawingml/2006/main">
                  <a:graphicData uri="http://schemas.microsoft.com/office/word/2010/wordprocessingShape">
                    <wps:wsp>
                      <wps:cNvCnPr/>
                      <wps:spPr>
                        <a:xfrm flipV="1">
                          <a:off x="0" y="0"/>
                          <a:ext cx="7657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01C73" id="Connecteur droit 5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5pt,142.75pt" to="173.85pt,1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69B90599" wp14:editId="6E0515C6">
                <wp:simplePos x="0" y="0"/>
                <wp:positionH relativeFrom="column">
                  <wp:posOffset>1429649</wp:posOffset>
                </wp:positionH>
                <wp:positionV relativeFrom="paragraph">
                  <wp:posOffset>716717</wp:posOffset>
                </wp:positionV>
                <wp:extent cx="769586" cy="0"/>
                <wp:effectExtent l="0" t="0" r="0" b="0"/>
                <wp:wrapNone/>
                <wp:docPr id="479543574" name="Connecteur droit 54"/>
                <wp:cNvGraphicFramePr/>
                <a:graphic xmlns:a="http://schemas.openxmlformats.org/drawingml/2006/main">
                  <a:graphicData uri="http://schemas.microsoft.com/office/word/2010/wordprocessingShape">
                    <wps:wsp>
                      <wps:cNvCnPr/>
                      <wps:spPr>
                        <a:xfrm flipV="1">
                          <a:off x="0" y="0"/>
                          <a:ext cx="769586"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4EE4E" id="Connecteur droit 5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5pt,56.45pt" to="173.1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280F5DC7" wp14:editId="7F4FFC82">
                <wp:simplePos x="0" y="0"/>
                <wp:positionH relativeFrom="column">
                  <wp:posOffset>1422925</wp:posOffset>
                </wp:positionH>
                <wp:positionV relativeFrom="paragraph">
                  <wp:posOffset>1247140</wp:posOffset>
                </wp:positionV>
                <wp:extent cx="785402" cy="0"/>
                <wp:effectExtent l="0" t="0" r="0" b="0"/>
                <wp:wrapNone/>
                <wp:docPr id="663342383" name="Connecteur droit 54"/>
                <wp:cNvGraphicFramePr/>
                <a:graphic xmlns:a="http://schemas.openxmlformats.org/drawingml/2006/main">
                  <a:graphicData uri="http://schemas.microsoft.com/office/word/2010/wordprocessingShape">
                    <wps:wsp>
                      <wps:cNvCnPr/>
                      <wps:spPr>
                        <a:xfrm flipV="1">
                          <a:off x="0" y="0"/>
                          <a:ext cx="785402"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22565" id="Connecteur droit 5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05pt,98.2pt" to="173.9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" strokecolor="#4472c4 [3204]" strokeweight="1pt">
                <v:stroke joinstyle="miter"/>
              </v:line>
            </w:pict>
          </mc:Fallback>
        </mc:AlternateContent>
      </w:r>
      <w:r w:rsidR="004C3923" w:rsidRPr="00175291">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F87A251" wp14:editId="54213F32">
                <wp:simplePos x="0" y="0"/>
                <wp:positionH relativeFrom="column">
                  <wp:posOffset>3753208</wp:posOffset>
                </wp:positionH>
                <wp:positionV relativeFrom="paragraph">
                  <wp:posOffset>661719</wp:posOffset>
                </wp:positionV>
                <wp:extent cx="518337" cy="0"/>
                <wp:effectExtent l="0" t="0" r="0" b="0"/>
                <wp:wrapNone/>
                <wp:docPr id="1957340138" name="Connecteur droit 54"/>
                <wp:cNvGraphicFramePr/>
                <a:graphic xmlns:a="http://schemas.openxmlformats.org/drawingml/2006/main">
                  <a:graphicData uri="http://schemas.microsoft.com/office/word/2010/wordprocessingShape">
                    <wps:wsp>
                      <wps:cNvCnPr/>
                      <wps:spPr>
                        <a:xfrm flipV="1">
                          <a:off x="0" y="0"/>
                          <a:ext cx="518337"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3555A7" id="Connecteur droit 54"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55pt,52.1pt" to="336.3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" strokecolor="#4472c4 [3204]" strokeweight="1pt">
                <v:stroke joinstyle="miter"/>
              </v:line>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98F1731" wp14:editId="12152D75">
                <wp:simplePos x="0" y="0"/>
                <wp:positionH relativeFrom="margin">
                  <wp:posOffset>2214880</wp:posOffset>
                </wp:positionH>
                <wp:positionV relativeFrom="paragraph">
                  <wp:posOffset>2302510</wp:posOffset>
                </wp:positionV>
                <wp:extent cx="1562118" cy="733425"/>
                <wp:effectExtent l="0" t="0" r="0" b="9525"/>
                <wp:wrapNone/>
                <wp:docPr id="11605321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18" cy="733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1882" w14:textId="6B793941" w:rsidR="00AF5AA6" w:rsidRPr="001900C5" w:rsidRDefault="00AF5AA6" w:rsidP="001900C5">
                            <w:pPr>
                              <w:spacing w:after="0" w:line="275" w:lineRule="auto"/>
                              <w:jc w:val="center"/>
                              <w:textDirection w:val="btLr"/>
                              <w:rPr>
                                <w:color w:val="000000"/>
                              </w:rPr>
                            </w:pPr>
                            <w:r w:rsidRPr="001900C5">
                              <w:rPr>
                                <w:color w:val="000000"/>
                              </w:rPr>
                              <w:t>Directrice Commerciale et Marketing</w:t>
                            </w:r>
                            <w:r>
                              <w:rPr>
                                <w:color w:val="000000"/>
                              </w:rPr>
                              <w:t xml:space="preserve"> (</w:t>
                            </w:r>
                            <w:r w:rsidRPr="001900C5">
                              <w:rPr>
                                <w:color w:val="000000"/>
                              </w:rPr>
                              <w:t>DCM</w:t>
                            </w:r>
                            <w:r>
                              <w:rPr>
                                <w:color w:val="000000"/>
                              </w:rPr>
                              <w:t>)</w:t>
                            </w:r>
                          </w:p>
                          <w:p w14:paraId="39C6AAB6" w14:textId="1FD71888" w:rsidR="00AF5AA6" w:rsidRDefault="00AF5AA6" w:rsidP="001900C5">
                            <w:pPr>
                              <w:spacing w:after="0" w:line="275" w:lineRule="auto"/>
                              <w:jc w:val="center"/>
                              <w:textDirection w:val="btL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98F1731" id="_x0000_s1082" style="position:absolute;left:0;text-align:left;margin-left:174.4pt;margin-top:181.3pt;width:123pt;height:57.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" filled="f" stroked="f">
                <v:textbox inset="0,0,0,0">
                  <w:txbxContent>
                    <w:p w14:paraId="15711882" w14:textId="6B793941" w:rsidR="00AF5AA6" w:rsidRPr="001900C5" w:rsidRDefault="00AF5AA6" w:rsidP="001900C5">
                      <w:pPr>
                        <w:spacing w:after="0" w:line="275" w:lineRule="auto"/>
                        <w:jc w:val="center"/>
                        <w:textDirection w:val="btLr"/>
                        <w:rPr>
                          <w:color w:val="000000"/>
                        </w:rPr>
                      </w:pPr>
                      <w:r w:rsidRPr="001900C5">
                        <w:rPr>
                          <w:color w:val="000000"/>
                        </w:rPr>
                        <w:t>Directrice Commerciale et Marketing</w:t>
                      </w:r>
                      <w:r>
                        <w:rPr>
                          <w:color w:val="000000"/>
                        </w:rPr>
                        <w:t xml:space="preserve"> (</w:t>
                      </w:r>
                      <w:r w:rsidRPr="001900C5">
                        <w:rPr>
                          <w:color w:val="000000"/>
                        </w:rPr>
                        <w:t>DCM</w:t>
                      </w:r>
                      <w:r>
                        <w:rPr>
                          <w:color w:val="000000"/>
                        </w:rPr>
                        <w:t>)</w:t>
                      </w:r>
                    </w:p>
                    <w:p w14:paraId="39C6AAB6" w14:textId="1FD71888" w:rsidR="00AF5AA6" w:rsidRDefault="00AF5AA6" w:rsidP="001900C5">
                      <w:pPr>
                        <w:spacing w:after="0" w:line="275" w:lineRule="auto"/>
                        <w:jc w:val="center"/>
                        <w:textDirection w:val="btLr"/>
                      </w:pP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2DE74E82" wp14:editId="22FF1AF2">
                <wp:simplePos x="0" y="0"/>
                <wp:positionH relativeFrom="margin">
                  <wp:posOffset>2332217</wp:posOffset>
                </wp:positionH>
                <wp:positionV relativeFrom="paragraph">
                  <wp:posOffset>1645285</wp:posOffset>
                </wp:positionV>
                <wp:extent cx="1352550" cy="420370"/>
                <wp:effectExtent l="0" t="0" r="0" b="17780"/>
                <wp:wrapNone/>
                <wp:docPr id="81474675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BA06F" w14:textId="4BC45670" w:rsidR="00AF5AA6" w:rsidRDefault="00AF5AA6" w:rsidP="001900C5">
                            <w:pPr>
                              <w:spacing w:after="0" w:line="275" w:lineRule="auto"/>
                              <w:jc w:val="center"/>
                              <w:textDirection w:val="btLr"/>
                            </w:pPr>
                            <w:r>
                              <w:rPr>
                                <w:color w:val="000000"/>
                              </w:rPr>
                              <w:t>Directrice Technique (DT)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2DE74E82" id="_x0000_s1083" style="position:absolute;left:0;text-align:left;margin-left:183.65pt;margin-top:129.55pt;width:106.5pt;height:33.1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" filled="f" stroked="f">
                <v:textbox inset="0,0,0,0">
                  <w:txbxContent>
                    <w:p w14:paraId="1C8BA06F" w14:textId="4BC45670" w:rsidR="00AF5AA6" w:rsidRDefault="00AF5AA6" w:rsidP="001900C5">
                      <w:pPr>
                        <w:spacing w:after="0" w:line="275" w:lineRule="auto"/>
                        <w:jc w:val="center"/>
                        <w:textDirection w:val="btLr"/>
                      </w:pPr>
                      <w:r>
                        <w:rPr>
                          <w:color w:val="000000"/>
                        </w:rPr>
                        <w:t>Directrice Technique (DT)</w:t>
                      </w: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46E68A91" wp14:editId="247EE815">
                <wp:simplePos x="0" y="0"/>
                <wp:positionH relativeFrom="margin">
                  <wp:posOffset>2224405</wp:posOffset>
                </wp:positionH>
                <wp:positionV relativeFrom="paragraph">
                  <wp:posOffset>1073785</wp:posOffset>
                </wp:positionV>
                <wp:extent cx="1527810" cy="403997"/>
                <wp:effectExtent l="0" t="0" r="15240" b="15240"/>
                <wp:wrapNone/>
                <wp:docPr id="202656650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7810" cy="4039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7F18B" w14:textId="6DB8E46A" w:rsidR="00AF5AA6" w:rsidRDefault="00AF5AA6" w:rsidP="001900C5">
                            <w:pPr>
                              <w:spacing w:after="0" w:line="275" w:lineRule="auto"/>
                              <w:jc w:val="center"/>
                              <w:textDirection w:val="btLr"/>
                            </w:pPr>
                            <w:r>
                              <w:rPr>
                                <w:color w:val="000000"/>
                              </w:rPr>
                              <w:t>Attachée de direction (DOP)</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6E68A91" id="_x0000_s1084" style="position:absolute;left:0;text-align:left;margin-left:175.15pt;margin-top:84.55pt;width:120.3pt;height:31.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" filled="f" stroked="f">
                <v:textbox inset="0,0,0,0">
                  <w:txbxContent>
                    <w:p w14:paraId="6967F18B" w14:textId="6DB8E46A" w:rsidR="00AF5AA6" w:rsidRDefault="00AF5AA6" w:rsidP="001900C5">
                      <w:pPr>
                        <w:spacing w:after="0" w:line="275" w:lineRule="auto"/>
                        <w:jc w:val="center"/>
                        <w:textDirection w:val="btLr"/>
                      </w:pPr>
                      <w:r>
                        <w:rPr>
                          <w:color w:val="000000"/>
                        </w:rPr>
                        <w:t>Attachée de direction (DOP)</w:t>
                      </w: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9EEA60A" wp14:editId="39640C25">
                <wp:simplePos x="0" y="0"/>
                <wp:positionH relativeFrom="margin">
                  <wp:posOffset>2201303</wp:posOffset>
                </wp:positionH>
                <wp:positionV relativeFrom="paragraph">
                  <wp:posOffset>502285</wp:posOffset>
                </wp:positionV>
                <wp:extent cx="1528052" cy="420370"/>
                <wp:effectExtent l="0" t="0" r="15240" b="17780"/>
                <wp:wrapNone/>
                <wp:docPr id="185641804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8052"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E900F" w14:textId="05BFFD03" w:rsidR="00AF5AA6" w:rsidRDefault="00AF5AA6" w:rsidP="001900C5">
                            <w:pPr>
                              <w:spacing w:after="0" w:line="275" w:lineRule="auto"/>
                              <w:jc w:val="center"/>
                              <w:textDirection w:val="btLr"/>
                            </w:pPr>
                            <w:r>
                              <w:rPr>
                                <w:color w:val="000000"/>
                              </w:rPr>
                              <w:t>Directrice des ressources humaines (DRH)</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19EEA60A" id="_x0000_s1085" style="position:absolute;left:0;text-align:left;margin-left:173.35pt;margin-top:39.55pt;width:120.3pt;height:33.1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" filled="f" stroked="f">
                <v:textbox inset="0,0,0,0">
                  <w:txbxContent>
                    <w:p w14:paraId="6D3E900F" w14:textId="05BFFD03" w:rsidR="00AF5AA6" w:rsidRDefault="00AF5AA6" w:rsidP="001900C5">
                      <w:pPr>
                        <w:spacing w:after="0" w:line="275" w:lineRule="auto"/>
                        <w:jc w:val="center"/>
                        <w:textDirection w:val="btLr"/>
                      </w:pPr>
                      <w:r>
                        <w:rPr>
                          <w:color w:val="000000"/>
                        </w:rPr>
                        <w:t>Directrice des ressources humaines (DRH)</w:t>
                      </w:r>
                    </w:p>
                  </w:txbxContent>
                </v:textbox>
                <w10:wrap anchorx="margin"/>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B0F1F1B" wp14:editId="5FFF4863">
                <wp:simplePos x="0" y="0"/>
                <wp:positionH relativeFrom="column">
                  <wp:posOffset>4272280</wp:posOffset>
                </wp:positionH>
                <wp:positionV relativeFrom="paragraph">
                  <wp:posOffset>1140460</wp:posOffset>
                </wp:positionV>
                <wp:extent cx="1697355" cy="666115"/>
                <wp:effectExtent l="0" t="0" r="17145" b="635"/>
                <wp:wrapNone/>
                <wp:docPr id="30252785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66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695A7" w14:textId="3A6F3DF1" w:rsidR="00AF5AA6" w:rsidRPr="00370A1A" w:rsidRDefault="00AF5AA6" w:rsidP="00370A1A">
                            <w:pPr>
                              <w:spacing w:after="0" w:line="275" w:lineRule="auto"/>
                              <w:jc w:val="center"/>
                              <w:textDirection w:val="btLr"/>
                              <w:rPr>
                                <w:color w:val="000000"/>
                              </w:rPr>
                            </w:pPr>
                            <w:r w:rsidRPr="00370A1A">
                              <w:rPr>
                                <w:color w:val="000000"/>
                              </w:rPr>
                              <w:t>Conseiller de la Direction Générale-Relations Institutionnelles</w:t>
                            </w:r>
                            <w:r>
                              <w:rPr>
                                <w:color w:val="000000"/>
                              </w:rPr>
                              <w:t xml:space="preserve"> (DOP)</w:t>
                            </w:r>
                          </w:p>
                          <w:p w14:paraId="0697C486" w14:textId="2CDCF379" w:rsidR="00AF5AA6" w:rsidRDefault="00AF5AA6" w:rsidP="00370A1A">
                            <w:pPr>
                              <w:spacing w:after="0" w:line="275" w:lineRule="auto"/>
                              <w:jc w:val="center"/>
                              <w:textDirection w:val="btL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B0F1F1B" id="_x0000_s1086" style="position:absolute;left:0;text-align:left;margin-left:336.4pt;margin-top:89.8pt;width:133.65pt;height:5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" filled="f" stroked="f">
                <v:textbox inset="0,0,0,0">
                  <w:txbxContent>
                    <w:p w14:paraId="2FB695A7" w14:textId="3A6F3DF1" w:rsidR="00AF5AA6" w:rsidRPr="00370A1A" w:rsidRDefault="00AF5AA6" w:rsidP="00370A1A">
                      <w:pPr>
                        <w:spacing w:after="0" w:line="275" w:lineRule="auto"/>
                        <w:jc w:val="center"/>
                        <w:textDirection w:val="btLr"/>
                        <w:rPr>
                          <w:color w:val="000000"/>
                        </w:rPr>
                      </w:pPr>
                      <w:r w:rsidRPr="00370A1A">
                        <w:rPr>
                          <w:color w:val="000000"/>
                        </w:rPr>
                        <w:t>Conseiller de la Direction Générale-Relations Institutionnelles</w:t>
                      </w:r>
                      <w:r>
                        <w:rPr>
                          <w:color w:val="000000"/>
                        </w:rPr>
                        <w:t xml:space="preserve"> (DOP)</w:t>
                      </w:r>
                    </w:p>
                    <w:p w14:paraId="0697C486" w14:textId="2CDCF379" w:rsidR="00AF5AA6" w:rsidRDefault="00AF5AA6" w:rsidP="00370A1A">
                      <w:pPr>
                        <w:spacing w:after="0" w:line="275" w:lineRule="auto"/>
                        <w:jc w:val="center"/>
                        <w:textDirection w:val="btLr"/>
                      </w:pPr>
                    </w:p>
                  </w:txbxContent>
                </v:textbox>
              </v:rect>
            </w:pict>
          </mc:Fallback>
        </mc:AlternateContent>
      </w:r>
      <w:r w:rsidR="001900C5" w:rsidRPr="00175291">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16DF2C12" wp14:editId="23ADB946">
                <wp:simplePos x="0" y="0"/>
                <wp:positionH relativeFrom="column">
                  <wp:posOffset>4291330</wp:posOffset>
                </wp:positionH>
                <wp:positionV relativeFrom="paragraph">
                  <wp:posOffset>492760</wp:posOffset>
                </wp:positionV>
                <wp:extent cx="1695450" cy="420370"/>
                <wp:effectExtent l="0" t="0" r="0" b="17780"/>
                <wp:wrapNone/>
                <wp:docPr id="201364813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B5C81" w14:textId="5EF58F08" w:rsidR="00AF5AA6" w:rsidRDefault="00AF5AA6" w:rsidP="00370A1A">
                            <w:pPr>
                              <w:spacing w:after="0" w:line="275" w:lineRule="auto"/>
                              <w:jc w:val="center"/>
                              <w:textDirection w:val="btLr"/>
                            </w:pPr>
                            <w:r>
                              <w:rPr>
                                <w:color w:val="000000"/>
                              </w:rPr>
                              <w:t>Directeur des systèmes d’information (DSI)</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16DF2C12" id="_x0000_s1087" style="position:absolute;left:0;text-align:left;margin-left:337.9pt;margin-top:38.8pt;width:133.5pt;height:33.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" filled="f" stroked="f">
                <v:textbox inset="0,0,0,0">
                  <w:txbxContent>
                    <w:p w14:paraId="71EB5C81" w14:textId="5EF58F08" w:rsidR="00AF5AA6" w:rsidRDefault="00AF5AA6" w:rsidP="00370A1A">
                      <w:pPr>
                        <w:spacing w:after="0" w:line="275" w:lineRule="auto"/>
                        <w:jc w:val="center"/>
                        <w:textDirection w:val="btLr"/>
                      </w:pPr>
                      <w:r>
                        <w:rPr>
                          <w:color w:val="000000"/>
                        </w:rPr>
                        <w:t>Directeur des systèmes d’information (DSI)</w:t>
                      </w:r>
                    </w:p>
                  </w:txbxContent>
                </v:textbox>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A353301" wp14:editId="231B164B">
                <wp:simplePos x="0" y="0"/>
                <wp:positionH relativeFrom="column">
                  <wp:posOffset>14605</wp:posOffset>
                </wp:positionH>
                <wp:positionV relativeFrom="paragraph">
                  <wp:posOffset>1035685</wp:posOffset>
                </wp:positionV>
                <wp:extent cx="1400175" cy="420370"/>
                <wp:effectExtent l="0" t="0" r="9525" b="17780"/>
                <wp:wrapNone/>
                <wp:docPr id="148333323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7F1B4" w14:textId="53763B03" w:rsidR="00AF5AA6" w:rsidRDefault="00AF5AA6" w:rsidP="00B357D6">
                            <w:pPr>
                              <w:spacing w:after="0" w:line="275" w:lineRule="auto"/>
                              <w:jc w:val="center"/>
                              <w:textDirection w:val="btLr"/>
                            </w:pPr>
                            <w:r>
                              <w:rPr>
                                <w:color w:val="000000"/>
                              </w:rPr>
                              <w:t>Directrices qualité et RSE (DQRSE)</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5A353301" id="_x0000_s1088" style="position:absolute;left:0;text-align:left;margin-left:1.15pt;margin-top:81.55pt;width:110.25pt;height:33.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" filled="f" stroked="f">
                <v:textbox inset="0,0,0,0">
                  <w:txbxContent>
                    <w:p w14:paraId="2357F1B4" w14:textId="53763B03" w:rsidR="00AF5AA6" w:rsidRDefault="00AF5AA6" w:rsidP="00B357D6">
                      <w:pPr>
                        <w:spacing w:after="0" w:line="275" w:lineRule="auto"/>
                        <w:jc w:val="center"/>
                        <w:textDirection w:val="btLr"/>
                      </w:pPr>
                      <w:r>
                        <w:rPr>
                          <w:color w:val="000000"/>
                        </w:rPr>
                        <w:t>Directrices qualité et RSE (DQRSE)</w:t>
                      </w:r>
                    </w:p>
                  </w:txbxContent>
                </v:textbox>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662D17C" wp14:editId="2F2F36EB">
                <wp:simplePos x="0" y="0"/>
                <wp:positionH relativeFrom="margin">
                  <wp:align>left</wp:align>
                </wp:positionH>
                <wp:positionV relativeFrom="paragraph">
                  <wp:posOffset>2292985</wp:posOffset>
                </wp:positionV>
                <wp:extent cx="1428750" cy="420791"/>
                <wp:effectExtent l="0" t="0" r="0" b="17780"/>
                <wp:wrapNone/>
                <wp:docPr id="179587014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420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2698D" w14:textId="5708D97C" w:rsidR="00AF5AA6" w:rsidRDefault="00AF5AA6" w:rsidP="008C215A">
                            <w:pPr>
                              <w:spacing w:after="0" w:line="275" w:lineRule="auto"/>
                              <w:jc w:val="center"/>
                              <w:textDirection w:val="btLr"/>
                            </w:pPr>
                            <w:r>
                              <w:rPr>
                                <w:color w:val="000000"/>
                              </w:rPr>
                              <w:t>Directeur juridique et assurance (DJA)</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2662D17C" id="_x0000_s1089" style="position:absolute;left:0;text-align:left;margin-left:0;margin-top:180.55pt;width:112.5pt;height:33.15pt;z-index:2516715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" filled="f" stroked="f">
                <v:textbox inset="0,0,0,0">
                  <w:txbxContent>
                    <w:p w14:paraId="7902698D" w14:textId="5708D97C" w:rsidR="00AF5AA6" w:rsidRDefault="00AF5AA6" w:rsidP="008C215A">
                      <w:pPr>
                        <w:spacing w:after="0" w:line="275" w:lineRule="auto"/>
                        <w:jc w:val="center"/>
                        <w:textDirection w:val="btLr"/>
                      </w:pPr>
                      <w:r>
                        <w:rPr>
                          <w:color w:val="000000"/>
                        </w:rPr>
                        <w:t>Directeur juridique et assurance (DJA)</w:t>
                      </w:r>
                    </w:p>
                  </w:txbxContent>
                </v:textbox>
                <w10:wrap anchorx="margin"/>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7D9F730" wp14:editId="23D11989">
                <wp:simplePos x="0" y="0"/>
                <wp:positionH relativeFrom="margin">
                  <wp:align>left</wp:align>
                </wp:positionH>
                <wp:positionV relativeFrom="paragraph">
                  <wp:posOffset>2277421</wp:posOffset>
                </wp:positionV>
                <wp:extent cx="1428750" cy="429605"/>
                <wp:effectExtent l="0" t="0" r="19050" b="27940"/>
                <wp:wrapNone/>
                <wp:docPr id="1888402730" name="Forme libre : form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8750" cy="42960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anchor>
            </w:drawing>
          </mc:Choice>
          <mc:Fallback>
            <w:pict>
              <v:shape w14:anchorId="5AD91F53" id="Forme libre : forme 31" o:spid="_x0000_s1026" style="position:absolute;margin-left:0;margin-top:179.3pt;width:112.5pt;height:33.8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coordsize="885444,443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" path="m,443484r885444,l885444,,,,,443484xe" filled="f" strokecolor="#528cc1" strokeweight=".33819mm">
                <v:stroke startarrowwidth="narrow" startarrowlength="short" endarrowwidth="narrow" endarrowlength="short" miterlimit="83231f" joinstyle="miter"/>
                <v:path arrowok="t" o:extrusionok="f" o:connecttype="custom" o:connectlocs="0,429605;1428750,429605;1428750,0;0,0;0,429605" o:connectangles="0,0,0,0,0"/>
                <w10:wrap anchorx="margin"/>
              </v:shape>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76CE9B4" wp14:editId="0BBC032E">
                <wp:simplePos x="0" y="0"/>
                <wp:positionH relativeFrom="margin">
                  <wp:align>left</wp:align>
                </wp:positionH>
                <wp:positionV relativeFrom="paragraph">
                  <wp:posOffset>1632211</wp:posOffset>
                </wp:positionV>
                <wp:extent cx="1381125" cy="420370"/>
                <wp:effectExtent l="0" t="0" r="9525" b="17780"/>
                <wp:wrapNone/>
                <wp:docPr id="149458393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AE142" w14:textId="1E8E4AFB" w:rsidR="00AF5AA6" w:rsidRDefault="00AF5AA6" w:rsidP="00B357D6">
                            <w:pPr>
                              <w:spacing w:after="0" w:line="275" w:lineRule="auto"/>
                              <w:jc w:val="center"/>
                              <w:textDirection w:val="btLr"/>
                            </w:pPr>
                            <w:r>
                              <w:rPr>
                                <w:color w:val="000000"/>
                              </w:rPr>
                              <w:t>Directeur administratif et financier (DAF)</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rect w14:anchorId="176CE9B4" id="_x0000_s1090" style="position:absolute;left:0;text-align:left;margin-left:0;margin-top:128.5pt;width:108.75pt;height:33.1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" filled="f" stroked="f">
                <v:textbox inset="0,0,0,0">
                  <w:txbxContent>
                    <w:p w14:paraId="524AE142" w14:textId="1E8E4AFB" w:rsidR="00AF5AA6" w:rsidRDefault="00AF5AA6" w:rsidP="00B357D6">
                      <w:pPr>
                        <w:spacing w:after="0" w:line="275" w:lineRule="auto"/>
                        <w:jc w:val="center"/>
                        <w:textDirection w:val="btLr"/>
                      </w:pPr>
                      <w:r>
                        <w:rPr>
                          <w:color w:val="000000"/>
                        </w:rPr>
                        <w:t>Directeur administratif et financier (DAF)</w:t>
                      </w:r>
                    </w:p>
                  </w:txbxContent>
                </v:textbox>
                <w10:wrap anchorx="margin"/>
              </v:rect>
            </w:pict>
          </mc:Fallback>
        </mc:AlternateContent>
      </w:r>
      <w:r w:rsidR="008C215A" w:rsidRPr="0017529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1628C3F" wp14:editId="1EF7DDC0">
                <wp:simplePos x="0" y="0"/>
                <wp:positionH relativeFrom="margin">
                  <wp:align>left</wp:align>
                </wp:positionH>
                <wp:positionV relativeFrom="paragraph">
                  <wp:posOffset>1588135</wp:posOffset>
                </wp:positionV>
                <wp:extent cx="1438275" cy="429260"/>
                <wp:effectExtent l="0" t="0" r="28575" b="27940"/>
                <wp:wrapNone/>
                <wp:docPr id="574349688" name="Forme libre : form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8275" cy="429260"/>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anchor>
            </w:drawing>
          </mc:Choice>
          <mc:Fallback>
            <w:pict>
              <v:shape w14:anchorId="0A43F281" id="Forme libre : forme 31" o:spid="_x0000_s1026" style="position:absolute;margin-left:0;margin-top:125.05pt;width:113.25pt;height:33.8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coordsize="885444,443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" path="m,443484r885444,l885444,,,,,443484xe" filled="f" strokecolor="#528cc1" strokeweight=".33819mm">
                <v:stroke startarrowwidth="narrow" startarrowlength="short" endarrowwidth="narrow" endarrowlength="short" miterlimit="83231f" joinstyle="miter"/>
                <v:path arrowok="t" o:extrusionok="f" o:connecttype="custom" o:connectlocs="0,429260;1438275,429260;1438275,0;0,0;0,429260" o:connectangles="0,0,0,0,0"/>
                <w10:wrap anchorx="margin"/>
              </v:shape>
            </w:pict>
          </mc:Fallback>
        </mc:AlternateContent>
      </w:r>
      <w:r w:rsidR="00B357D6" w:rsidRPr="00175291">
        <w:rPr>
          <w:rFonts w:ascii="Times New Roman" w:hAnsi="Times New Roman" w:cs="Times New Roman"/>
          <w:noProof/>
          <w:sz w:val="24"/>
          <w:szCs w:val="24"/>
          <w:lang w:eastAsia="ja-JP"/>
        </w:rPr>
        <mc:AlternateContent>
          <mc:Choice Requires="wpg">
            <w:drawing>
              <wp:inline distT="0" distB="0" distL="0" distR="0" wp14:anchorId="2DB8B89E" wp14:editId="69593FF1">
                <wp:extent cx="5974122" cy="2790401"/>
                <wp:effectExtent l="0" t="0" r="26670" b="10160"/>
                <wp:docPr id="2083088924"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4122" cy="2790401"/>
                          <a:chOff x="0" y="0"/>
                          <a:chExt cx="59233" cy="28801"/>
                        </a:xfrm>
                      </wpg:grpSpPr>
                      <wps:wsp>
                        <wps:cNvPr id="860308982" name="Forme libre : forme 7"/>
                        <wps:cNvSpPr>
                          <a:spLocks/>
                        </wps:cNvSpPr>
                        <wps:spPr bwMode="auto">
                          <a:xfrm>
                            <a:off x="29626" y="2956"/>
                            <a:ext cx="21956" cy="1859"/>
                          </a:xfrm>
                          <a:custGeom>
                            <a:avLst/>
                            <a:gdLst>
                              <a:gd name="T0" fmla="*/ 0 w 2195576"/>
                              <a:gd name="T1" fmla="*/ 0 h 185928"/>
                              <a:gd name="T2" fmla="*/ 0 w 2195576"/>
                              <a:gd name="T3" fmla="*/ 92964 h 185928"/>
                              <a:gd name="T4" fmla="*/ 2195576 w 2195576"/>
                              <a:gd name="T5" fmla="*/ 92964 h 185928"/>
                              <a:gd name="T6" fmla="*/ 2195576 w 2195576"/>
                              <a:gd name="T7" fmla="*/ 185928 h 185928"/>
                            </a:gdLst>
                            <a:ahLst/>
                            <a:cxnLst>
                              <a:cxn ang="0">
                                <a:pos x="T0" y="T1"/>
                              </a:cxn>
                              <a:cxn ang="0">
                                <a:pos x="T2" y="T3"/>
                              </a:cxn>
                              <a:cxn ang="0">
                                <a:pos x="T4" y="T5"/>
                              </a:cxn>
                              <a:cxn ang="0">
                                <a:pos x="T6" y="T7"/>
                              </a:cxn>
                            </a:cxnLst>
                            <a:rect l="0" t="0" r="r" b="b"/>
                            <a:pathLst>
                              <a:path w="2195576" h="185928" extrusionOk="0">
                                <a:moveTo>
                                  <a:pt x="0" y="0"/>
                                </a:moveTo>
                                <a:lnTo>
                                  <a:pt x="0" y="92964"/>
                                </a:lnTo>
                                <a:lnTo>
                                  <a:pt x="2195576" y="92964"/>
                                </a:lnTo>
                                <a:lnTo>
                                  <a:pt x="2195576"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4828837" name="Forme libre : forme 19"/>
                        <wps:cNvSpPr>
                          <a:spLocks/>
                        </wps:cNvSpPr>
                        <wps:spPr bwMode="auto">
                          <a:xfrm>
                            <a:off x="4434" y="2956"/>
                            <a:ext cx="25192" cy="185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87509583" name="Forme libre : forme 20"/>
                        <wps:cNvSpPr>
                          <a:spLocks/>
                        </wps:cNvSpPr>
                        <wps:spPr bwMode="auto">
                          <a:xfrm>
                            <a:off x="21092" y="0"/>
                            <a:ext cx="17068" cy="2956"/>
                          </a:xfrm>
                          <a:custGeom>
                            <a:avLst/>
                            <a:gdLst>
                              <a:gd name="T0" fmla="*/ 0 w 1706880"/>
                              <a:gd name="T1" fmla="*/ 0 h 295656"/>
                              <a:gd name="T2" fmla="*/ 1706880 w 1706880"/>
                              <a:gd name="T3" fmla="*/ 0 h 295656"/>
                              <a:gd name="T4" fmla="*/ 1706880 w 1706880"/>
                              <a:gd name="T5" fmla="*/ 295656 h 295656"/>
                              <a:gd name="T6" fmla="*/ 0 w 1706880"/>
                              <a:gd name="T7" fmla="*/ 295656 h 295656"/>
                              <a:gd name="T8" fmla="*/ 0 w 1706880"/>
                              <a:gd name="T9" fmla="*/ 0 h 295656"/>
                            </a:gdLst>
                            <a:ahLst/>
                            <a:cxnLst>
                              <a:cxn ang="0">
                                <a:pos x="T0" y="T1"/>
                              </a:cxn>
                              <a:cxn ang="0">
                                <a:pos x="T2" y="T3"/>
                              </a:cxn>
                              <a:cxn ang="0">
                                <a:pos x="T4" y="T5"/>
                              </a:cxn>
                              <a:cxn ang="0">
                                <a:pos x="T6" y="T7"/>
                              </a:cxn>
                              <a:cxn ang="0">
                                <a:pos x="T8" y="T9"/>
                              </a:cxn>
                            </a:cxnLst>
                            <a:rect l="0" t="0" r="r" b="b"/>
                            <a:pathLst>
                              <a:path w="1706880" h="295656" extrusionOk="0">
                                <a:moveTo>
                                  <a:pt x="0" y="0"/>
                                </a:moveTo>
                                <a:lnTo>
                                  <a:pt x="1706880" y="0"/>
                                </a:lnTo>
                                <a:lnTo>
                                  <a:pt x="1706880" y="295656"/>
                                </a:lnTo>
                                <a:lnTo>
                                  <a:pt x="0" y="295656"/>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360519804" name="Forme libre : forme 21"/>
                        <wps:cNvSpPr>
                          <a:spLocks/>
                        </wps:cNvSpPr>
                        <wps:spPr bwMode="auto">
                          <a:xfrm>
                            <a:off x="21092" y="0"/>
                            <a:ext cx="17068" cy="2956"/>
                          </a:xfrm>
                          <a:custGeom>
                            <a:avLst/>
                            <a:gdLst>
                              <a:gd name="T0" fmla="*/ 0 w 1706880"/>
                              <a:gd name="T1" fmla="*/ 295656 h 295656"/>
                              <a:gd name="T2" fmla="*/ 1706880 w 1706880"/>
                              <a:gd name="T3" fmla="*/ 295656 h 295656"/>
                              <a:gd name="T4" fmla="*/ 1706880 w 1706880"/>
                              <a:gd name="T5" fmla="*/ 0 h 295656"/>
                              <a:gd name="T6" fmla="*/ 0 w 1706880"/>
                              <a:gd name="T7" fmla="*/ 0 h 295656"/>
                              <a:gd name="T8" fmla="*/ 0 w 1706880"/>
                              <a:gd name="T9" fmla="*/ 295656 h 295656"/>
                            </a:gdLst>
                            <a:ahLst/>
                            <a:cxnLst>
                              <a:cxn ang="0">
                                <a:pos x="T0" y="T1"/>
                              </a:cxn>
                              <a:cxn ang="0">
                                <a:pos x="T2" y="T3"/>
                              </a:cxn>
                              <a:cxn ang="0">
                                <a:pos x="T4" y="T5"/>
                              </a:cxn>
                              <a:cxn ang="0">
                                <a:pos x="T6" y="T7"/>
                              </a:cxn>
                              <a:cxn ang="0">
                                <a:pos x="T8" y="T9"/>
                              </a:cxn>
                            </a:cxnLst>
                            <a:rect l="0" t="0" r="r" b="b"/>
                            <a:pathLst>
                              <a:path w="1706880" h="295656" extrusionOk="0">
                                <a:moveTo>
                                  <a:pt x="0" y="295656"/>
                                </a:moveTo>
                                <a:lnTo>
                                  <a:pt x="1706880" y="295656"/>
                                </a:lnTo>
                                <a:lnTo>
                                  <a:pt x="1706880" y="0"/>
                                </a:lnTo>
                                <a:lnTo>
                                  <a:pt x="0" y="0"/>
                                </a:lnTo>
                                <a:lnTo>
                                  <a:pt x="0" y="295656"/>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45623438" name="Rectangle 22"/>
                        <wps:cNvSpPr>
                          <a:spLocks noChangeArrowheads="1"/>
                        </wps:cNvSpPr>
                        <wps:spPr bwMode="auto">
                          <a:xfrm>
                            <a:off x="24999" y="586"/>
                            <a:ext cx="12324"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8B1F3" w14:textId="0F57DFC6" w:rsidR="00AF5AA6" w:rsidRDefault="00AF5AA6" w:rsidP="00B357D6">
                              <w:pPr>
                                <w:spacing w:after="0" w:line="275" w:lineRule="auto"/>
                                <w:textDirection w:val="btLr"/>
                              </w:pPr>
                              <w:r>
                                <w:rPr>
                                  <w:color w:val="000000"/>
                                </w:rPr>
                                <w:t xml:space="preserve">Directeur Général </w:t>
                              </w:r>
                            </w:p>
                          </w:txbxContent>
                        </wps:txbx>
                        <wps:bodyPr rot="0" vert="horz" wrap="square" lIns="0" tIns="0" rIns="0" bIns="0" anchor="t" anchorCtr="0" upright="1">
                          <a:noAutofit/>
                        </wps:bodyPr>
                      </wps:wsp>
                      <wps:wsp>
                        <wps:cNvPr id="787244121" name="Forme libre : forme 23"/>
                        <wps:cNvSpPr>
                          <a:spLocks/>
                        </wps:cNvSpPr>
                        <wps:spPr bwMode="auto">
                          <a:xfrm>
                            <a:off x="0" y="4813"/>
                            <a:ext cx="14166" cy="4420"/>
                          </a:xfrm>
                          <a:custGeom>
                            <a:avLst/>
                            <a:gdLst>
                              <a:gd name="T0" fmla="*/ 0 w 885444"/>
                              <a:gd name="T1" fmla="*/ 441960 h 441960"/>
                              <a:gd name="T2" fmla="*/ 885444 w 885444"/>
                              <a:gd name="T3" fmla="*/ 441960 h 441960"/>
                              <a:gd name="T4" fmla="*/ 885444 w 885444"/>
                              <a:gd name="T5" fmla="*/ 0 h 441960"/>
                              <a:gd name="T6" fmla="*/ 0 w 885444"/>
                              <a:gd name="T7" fmla="*/ 0 h 441960"/>
                              <a:gd name="T8" fmla="*/ 0 w 885444"/>
                              <a:gd name="T9" fmla="*/ 441960 h 441960"/>
                            </a:gdLst>
                            <a:ahLst/>
                            <a:cxnLst>
                              <a:cxn ang="0">
                                <a:pos x="T0" y="T1"/>
                              </a:cxn>
                              <a:cxn ang="0">
                                <a:pos x="T2" y="T3"/>
                              </a:cxn>
                              <a:cxn ang="0">
                                <a:pos x="T4" y="T5"/>
                              </a:cxn>
                              <a:cxn ang="0">
                                <a:pos x="T6" y="T7"/>
                              </a:cxn>
                              <a:cxn ang="0">
                                <a:pos x="T8" y="T9"/>
                              </a:cxn>
                            </a:cxnLst>
                            <a:rect l="0" t="0" r="r" b="b"/>
                            <a:pathLst>
                              <a:path w="885444" h="441960" extrusionOk="0">
                                <a:moveTo>
                                  <a:pt x="0" y="441960"/>
                                </a:moveTo>
                                <a:lnTo>
                                  <a:pt x="885444" y="441960"/>
                                </a:lnTo>
                                <a:lnTo>
                                  <a:pt x="885444" y="0"/>
                                </a:lnTo>
                                <a:lnTo>
                                  <a:pt x="0" y="0"/>
                                </a:lnTo>
                                <a:lnTo>
                                  <a:pt x="0" y="441960"/>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24336180" name="Rectangle 25"/>
                        <wps:cNvSpPr>
                          <a:spLocks noChangeArrowheads="1"/>
                        </wps:cNvSpPr>
                        <wps:spPr bwMode="auto">
                          <a:xfrm>
                            <a:off x="1" y="4812"/>
                            <a:ext cx="14071" cy="4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68F9E" w14:textId="70CDD3FC" w:rsidR="00AF5AA6" w:rsidRDefault="00AF5AA6" w:rsidP="00B357D6">
                              <w:pPr>
                                <w:spacing w:after="0" w:line="275" w:lineRule="auto"/>
                                <w:jc w:val="center"/>
                                <w:textDirection w:val="btLr"/>
                              </w:pPr>
                              <w:r>
                                <w:rPr>
                                  <w:color w:val="000000"/>
                                </w:rPr>
                                <w:t>Directrices des opérations (DOP)</w:t>
                              </w:r>
                            </w:p>
                          </w:txbxContent>
                        </wps:txbx>
                        <wps:bodyPr rot="0" vert="horz" wrap="square" lIns="0" tIns="0" rIns="0" bIns="0" anchor="t" anchorCtr="0" upright="1">
                          <a:noAutofit/>
                        </wps:bodyPr>
                      </wps:wsp>
                      <wps:wsp>
                        <wps:cNvPr id="241454868" name="Forme libre : forme 31"/>
                        <wps:cNvSpPr>
                          <a:spLocks/>
                        </wps:cNvSpPr>
                        <wps:spPr bwMode="auto">
                          <a:xfrm>
                            <a:off x="1" y="10615"/>
                            <a:ext cx="14165" cy="4435"/>
                          </a:xfrm>
                          <a:custGeom>
                            <a:avLst/>
                            <a:gdLst>
                              <a:gd name="T0" fmla="*/ 0 w 885444"/>
                              <a:gd name="T1" fmla="*/ 443484 h 443484"/>
                              <a:gd name="T2" fmla="*/ 885444 w 885444"/>
                              <a:gd name="T3" fmla="*/ 443484 h 443484"/>
                              <a:gd name="T4" fmla="*/ 885444 w 885444"/>
                              <a:gd name="T5" fmla="*/ 0 h 443484"/>
                              <a:gd name="T6" fmla="*/ 0 w 885444"/>
                              <a:gd name="T7" fmla="*/ 0 h 443484"/>
                              <a:gd name="T8" fmla="*/ 0 w 885444"/>
                              <a:gd name="T9" fmla="*/ 443484 h 443484"/>
                            </a:gdLst>
                            <a:ahLst/>
                            <a:cxnLst>
                              <a:cxn ang="0">
                                <a:pos x="T0" y="T1"/>
                              </a:cxn>
                              <a:cxn ang="0">
                                <a:pos x="T2" y="T3"/>
                              </a:cxn>
                              <a:cxn ang="0">
                                <a:pos x="T4" y="T5"/>
                              </a:cxn>
                              <a:cxn ang="0">
                                <a:pos x="T6" y="T7"/>
                              </a:cxn>
                              <a:cxn ang="0">
                                <a:pos x="T8" y="T9"/>
                              </a:cxn>
                            </a:cxnLst>
                            <a:rect l="0" t="0" r="r" b="b"/>
                            <a:pathLst>
                              <a:path w="885444" h="443484" extrusionOk="0">
                                <a:moveTo>
                                  <a:pt x="0" y="443484"/>
                                </a:moveTo>
                                <a:lnTo>
                                  <a:pt x="885444" y="443484"/>
                                </a:lnTo>
                                <a:lnTo>
                                  <a:pt x="885444" y="0"/>
                                </a:lnTo>
                                <a:lnTo>
                                  <a:pt x="0" y="0"/>
                                </a:lnTo>
                                <a:lnTo>
                                  <a:pt x="0" y="443484"/>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12592873" name="Forme libre : forme 59"/>
                        <wps:cNvSpPr>
                          <a:spLocks/>
                        </wps:cNvSpPr>
                        <wps:spPr bwMode="auto">
                          <a:xfrm>
                            <a:off x="42309" y="4814"/>
                            <a:ext cx="16924"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09954506" name="Forme libre : forme 59"/>
                        <wps:cNvSpPr>
                          <a:spLocks/>
                        </wps:cNvSpPr>
                        <wps:spPr bwMode="auto">
                          <a:xfrm>
                            <a:off x="42403" y="11490"/>
                            <a:ext cx="16829" cy="7185"/>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08600680" name="Forme libre : forme 59"/>
                        <wps:cNvSpPr>
                          <a:spLocks/>
                        </wps:cNvSpPr>
                        <wps:spPr bwMode="auto">
                          <a:xfrm>
                            <a:off x="42498" y="21512"/>
                            <a:ext cx="16642" cy="7289"/>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7729116" name="Forme libre : forme 59"/>
                        <wps:cNvSpPr>
                          <a:spLocks/>
                        </wps:cNvSpPr>
                        <wps:spPr bwMode="auto">
                          <a:xfrm>
                            <a:off x="21870" y="4789"/>
                            <a:ext cx="1531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85482438" name="Forme libre : forme 59"/>
                        <wps:cNvSpPr>
                          <a:spLocks/>
                        </wps:cNvSpPr>
                        <wps:spPr bwMode="auto">
                          <a:xfrm>
                            <a:off x="21910" y="10908"/>
                            <a:ext cx="15276"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80828362" name="Forme libre : forme 59"/>
                        <wps:cNvSpPr>
                          <a:spLocks/>
                        </wps:cNvSpPr>
                        <wps:spPr bwMode="auto">
                          <a:xfrm>
                            <a:off x="21910" y="16849"/>
                            <a:ext cx="15413"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53754968" name="Forme libre : forme 59"/>
                        <wps:cNvSpPr>
                          <a:spLocks/>
                        </wps:cNvSpPr>
                        <wps:spPr bwMode="auto">
                          <a:xfrm>
                            <a:off x="21836" y="23555"/>
                            <a:ext cx="15657" cy="4374"/>
                          </a:xfrm>
                          <a:custGeom>
                            <a:avLst/>
                            <a:gdLst>
                              <a:gd name="T0" fmla="*/ 0 w 1531620"/>
                              <a:gd name="T1" fmla="*/ 437388 h 437388"/>
                              <a:gd name="T2" fmla="*/ 1531620 w 1531620"/>
                              <a:gd name="T3" fmla="*/ 437388 h 437388"/>
                              <a:gd name="T4" fmla="*/ 1531620 w 1531620"/>
                              <a:gd name="T5" fmla="*/ 0 h 437388"/>
                              <a:gd name="T6" fmla="*/ 0 w 1531620"/>
                              <a:gd name="T7" fmla="*/ 0 h 437388"/>
                              <a:gd name="T8" fmla="*/ 0 w 1531620"/>
                              <a:gd name="T9" fmla="*/ 437388 h 437388"/>
                            </a:gdLst>
                            <a:ahLst/>
                            <a:cxnLst>
                              <a:cxn ang="0">
                                <a:pos x="T0" y="T1"/>
                              </a:cxn>
                              <a:cxn ang="0">
                                <a:pos x="T2" y="T3"/>
                              </a:cxn>
                              <a:cxn ang="0">
                                <a:pos x="T4" y="T5"/>
                              </a:cxn>
                              <a:cxn ang="0">
                                <a:pos x="T6" y="T7"/>
                              </a:cxn>
                              <a:cxn ang="0">
                                <a:pos x="T8" y="T9"/>
                              </a:cxn>
                            </a:cxnLst>
                            <a:rect l="0" t="0" r="r" b="b"/>
                            <a:pathLst>
                              <a:path w="1531620" h="437388" extrusionOk="0">
                                <a:moveTo>
                                  <a:pt x="0" y="437388"/>
                                </a:moveTo>
                                <a:lnTo>
                                  <a:pt x="1531620" y="437388"/>
                                </a:lnTo>
                                <a:lnTo>
                                  <a:pt x="1531620" y="0"/>
                                </a:lnTo>
                                <a:lnTo>
                                  <a:pt x="0" y="0"/>
                                </a:lnTo>
                                <a:lnTo>
                                  <a:pt x="0" y="437388"/>
                                </a:lnTo>
                                <a:close/>
                              </a:path>
                            </a:pathLst>
                          </a:custGeom>
                          <a:noFill/>
                          <a:ln w="12175">
                            <a:solidFill>
                              <a:srgbClr val="528CC1"/>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23899600" name="Forme libre : forme 19"/>
                        <wps:cNvSpPr>
                          <a:spLocks/>
                        </wps:cNvSpPr>
                        <wps:spPr bwMode="auto">
                          <a:xfrm rot="16200000">
                            <a:off x="7074" y="11109"/>
                            <a:ext cx="22022" cy="7649"/>
                          </a:xfrm>
                          <a:custGeom>
                            <a:avLst/>
                            <a:gdLst>
                              <a:gd name="T0" fmla="*/ 2519172 w 2519172"/>
                              <a:gd name="T1" fmla="*/ 0 h 185928"/>
                              <a:gd name="T2" fmla="*/ 2519172 w 2519172"/>
                              <a:gd name="T3" fmla="*/ 92964 h 185928"/>
                              <a:gd name="T4" fmla="*/ 0 w 2519172"/>
                              <a:gd name="T5" fmla="*/ 92964 h 185928"/>
                              <a:gd name="T6" fmla="*/ 0 w 2519172"/>
                              <a:gd name="T7" fmla="*/ 185928 h 185928"/>
                            </a:gdLst>
                            <a:ahLst/>
                            <a:cxnLst>
                              <a:cxn ang="0">
                                <a:pos x="T0" y="T1"/>
                              </a:cxn>
                              <a:cxn ang="0">
                                <a:pos x="T2" y="T3"/>
                              </a:cxn>
                              <a:cxn ang="0">
                                <a:pos x="T4" y="T5"/>
                              </a:cxn>
                              <a:cxn ang="0">
                                <a:pos x="T6" y="T7"/>
                              </a:cxn>
                            </a:cxnLst>
                            <a:rect l="0" t="0" r="r" b="b"/>
                            <a:pathLst>
                              <a:path w="2519172" h="185928" extrusionOk="0">
                                <a:moveTo>
                                  <a:pt x="2519172" y="0"/>
                                </a:moveTo>
                                <a:lnTo>
                                  <a:pt x="2519172" y="92964"/>
                                </a:lnTo>
                                <a:lnTo>
                                  <a:pt x="0" y="92964"/>
                                </a:lnTo>
                                <a:lnTo>
                                  <a:pt x="0" y="185928"/>
                                </a:lnTo>
                              </a:path>
                            </a:pathLst>
                          </a:custGeom>
                          <a:noFill/>
                          <a:ln w="12175">
                            <a:solidFill>
                              <a:srgbClr val="477BA9"/>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inline>
            </w:drawing>
          </mc:Choice>
          <mc:Fallback>
            <w:pict>
              <v:group w14:anchorId="2DB8B89E" id="Groupe 4" o:spid="_x0000_s1091" style="width:470.4pt;height:219.7pt;mso-position-horizontal-relative:char;mso-position-vertical-relative:line" coordsize="59233,2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">
                <v:shape id="Forme libre : forme 7" o:spid="_x0000_s1092" style="position:absolute;left:29626;top:2956;width:21956;height:1859;visibility:visible;mso-wrap-style:square;v-text-anchor:middle" coordsize="219557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" path="m,l,92964r2195576,l2195576,185928e" filled="f" strokecolor="#477ba9" strokeweight=".33819mm">
                  <v:stroke startarrowwidth="narrow" startarrowlength="short" endarrowwidth="narrow" endarrowlength="short" miterlimit="83231f" joinstyle="miter"/>
                  <v:path arrowok="t" o:extrusionok="f" o:connecttype="custom" o:connectlocs="0,0;0,930;21956,930;21956,1859" o:connectangles="0,0,0,0"/>
                </v:shape>
                <v:shape id="Forme libre : forme 19" o:spid="_x0000_s1093" style="position:absolute;left:4434;top:2956;width:25192;height:1859;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" path="m2519172,r,92964l,92964r,92964e" filled="f" strokecolor="#477ba9" strokeweight=".33819mm">
                  <v:stroke startarrowwidth="narrow" startarrowlength="short" endarrowwidth="narrow" endarrowlength="short" miterlimit="83231f" joinstyle="miter"/>
                  <v:path arrowok="t" o:extrusionok="f" o:connecttype="custom" o:connectlocs="25192,0;25192,930;0,930;0,1859" o:connectangles="0,0,0,0"/>
                </v:shape>
                <v:shape id="Forme libre : forme 20" o:spid="_x0000_s1094"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" path="m,l1706880,r,295656l,295656,,e" stroked="f">
                  <v:path arrowok="t" o:extrusionok="f" o:connecttype="custom" o:connectlocs="0,0;17068,0;17068,2956;0,2956;0,0" o:connectangles="0,0,0,0,0"/>
                </v:shape>
                <v:shape id="Forme libre : forme 21" o:spid="_x0000_s1095" style="position:absolute;left:21092;width:17068;height:2956;visibility:visible;mso-wrap-style:square;v-text-anchor:middle" coordsize="1706880,29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" path="m,295656r1706880,l1706880,,,,,295656xe" filled="f" strokecolor="#528cc1" strokeweight=".33819mm">
                  <v:stroke startarrowwidth="narrow" startarrowlength="short" endarrowwidth="narrow" endarrowlength="short" miterlimit="83231f" joinstyle="miter"/>
                  <v:path arrowok="t" o:extrusionok="f" o:connecttype="custom" o:connectlocs="0,2956;17068,2956;17068,0;0,0;0,2956" o:connectangles="0,0,0,0,0"/>
                </v:shape>
                <v:rect id="Rectangle 22" o:spid="_x0000_s1096" style="position:absolute;left:24999;top:586;width:12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" filled="f" stroked="f">
                  <v:textbox inset="0,0,0,0">
                    <w:txbxContent>
                      <w:p w14:paraId="2988B1F3" w14:textId="0F57DFC6" w:rsidR="00AF5AA6" w:rsidRDefault="00AF5AA6" w:rsidP="00B357D6">
                        <w:pPr>
                          <w:spacing w:after="0" w:line="275" w:lineRule="auto"/>
                          <w:textDirection w:val="btLr"/>
                        </w:pPr>
                        <w:r>
                          <w:rPr>
                            <w:color w:val="000000"/>
                          </w:rPr>
                          <w:t xml:space="preserve">Directeur Général </w:t>
                        </w:r>
                      </w:p>
                    </w:txbxContent>
                  </v:textbox>
                </v:rect>
                <v:shape id="Forme libre : forme 23" o:spid="_x0000_s1097" style="position:absolute;top:4813;width:14166;height:4420;visibility:visible;mso-wrap-style:square;v-text-anchor:middle" coordsize="88544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" path="m,441960r885444,l885444,,,,,441960xe" filled="f" strokecolor="#528cc1" strokeweight=".33819mm">
                  <v:stroke startarrowwidth="narrow" startarrowlength="short" endarrowwidth="narrow" endarrowlength="short" miterlimit="83231f" joinstyle="miter"/>
                  <v:path arrowok="t" o:extrusionok="f" o:connecttype="custom" o:connectlocs="0,4420;14166,4420;14166,0;0,0;0,4420" o:connectangles="0,0,0,0,0"/>
                </v:shape>
                <v:rect id="_x0000_s1098" style="position:absolute;left:1;top:4812;width:14071;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" filled="f" stroked="f">
                  <v:textbox inset="0,0,0,0">
                    <w:txbxContent>
                      <w:p w14:paraId="5DB68F9E" w14:textId="70CDD3FC" w:rsidR="00AF5AA6" w:rsidRDefault="00AF5AA6" w:rsidP="00B357D6">
                        <w:pPr>
                          <w:spacing w:after="0" w:line="275" w:lineRule="auto"/>
                          <w:jc w:val="center"/>
                          <w:textDirection w:val="btLr"/>
                        </w:pPr>
                        <w:r>
                          <w:rPr>
                            <w:color w:val="000000"/>
                          </w:rPr>
                          <w:t>Directrices des opérations (DOP)</w:t>
                        </w:r>
                      </w:p>
                    </w:txbxContent>
                  </v:textbox>
                </v:rect>
                <v:shape id="Forme libre : forme 31" o:spid="_x0000_s1099" style="position:absolute;left:1;top:10615;width:14165;height:4435;visibility:visible;mso-wrap-style:square;v-text-anchor:middle" coordsize="885444,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" path="m,443484r885444,l885444,,,,,443484xe" filled="f" strokecolor="#528cc1" strokeweight=".33819mm">
                  <v:stroke startarrowwidth="narrow" startarrowlength="short" endarrowwidth="narrow" endarrowlength="short" miterlimit="83231f" joinstyle="miter"/>
                  <v:path arrowok="t" o:extrusionok="f" o:connecttype="custom" o:connectlocs="0,4435;14165,4435;14165,0;0,0;0,4435" o:connectangles="0,0,0,0,0"/>
                </v:shape>
                <v:shape id="Forme libre : forme 59" o:spid="_x0000_s1100" style="position:absolute;left:42309;top:4814;width:16924;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6924,4374;16924,0;0,0;0,4374" o:connectangles="0,0,0,0,0"/>
                </v:shape>
                <v:shape id="Forme libre : forme 59" o:spid="_x0000_s1101" style="position:absolute;left:42403;top:11490;width:16829;height:7185;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" path="m,437388r1531620,l1531620,,,,,437388xe" filled="f" strokecolor="#528cc1" strokeweight=".33819mm">
                  <v:stroke startarrowwidth="narrow" startarrowlength="short" endarrowwidth="narrow" endarrowlength="short" miterlimit="83231f" joinstyle="miter"/>
                  <v:path arrowok="t" o:extrusionok="f" o:connecttype="custom" o:connectlocs="0,7185;16829,7185;16829,0;0,0;0,7185" o:connectangles="0,0,0,0,0"/>
                </v:shape>
                <v:shape id="Forme libre : forme 59" o:spid="_x0000_s1102" style="position:absolute;left:42498;top:21512;width:16642;height:7289;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" path="m,437388r1531620,l1531620,,,,,437388xe" filled="f" strokecolor="#528cc1" strokeweight=".33819mm">
                  <v:stroke startarrowwidth="narrow" startarrowlength="short" endarrowwidth="narrow" endarrowlength="short" miterlimit="83231f" joinstyle="miter"/>
                  <v:path arrowok="t" o:extrusionok="f" o:connecttype="custom" o:connectlocs="0,7289;16642,7289;16642,0;0,0;0,7289" o:connectangles="0,0,0,0,0"/>
                </v:shape>
                <v:shape id="Forme libre : forme 59" o:spid="_x0000_s1103" style="position:absolute;left:21870;top:4789;width:1531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316,4374;15316,0;0,0;0,4374" o:connectangles="0,0,0,0,0"/>
                </v:shape>
                <v:shape id="Forme libre : forme 59" o:spid="_x0000_s1104" style="position:absolute;left:21910;top:10908;width:15276;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" path="m,437388r1531620,l1531620,,,,,437388xe" filled="f" strokecolor="#528cc1" strokeweight=".33819mm">
                  <v:stroke startarrowwidth="narrow" startarrowlength="short" endarrowwidth="narrow" endarrowlength="short" miterlimit="83231f" joinstyle="miter"/>
                  <v:path arrowok="t" o:extrusionok="f" o:connecttype="custom" o:connectlocs="0,4374;15276,4374;15276,0;0,0;0,4374" o:connectangles="0,0,0,0,0"/>
                </v:shape>
                <v:shape id="Forme libre : forme 59" o:spid="_x0000_s1105" style="position:absolute;left:21910;top:16849;width:15413;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" path="m,437388r1531620,l1531620,,,,,437388xe" filled="f" strokecolor="#528cc1" strokeweight=".33819mm">
                  <v:stroke startarrowwidth="narrow" startarrowlength="short" endarrowwidth="narrow" endarrowlength="short" miterlimit="83231f" joinstyle="miter"/>
                  <v:path arrowok="t" o:extrusionok="f" o:connecttype="custom" o:connectlocs="0,4374;15413,4374;15413,0;0,0;0,4374" o:connectangles="0,0,0,0,0"/>
                </v:shape>
                <v:shape id="Forme libre : forme 59" o:spid="_x0000_s1106" style="position:absolute;left:21836;top:23555;width:15657;height:4374;visibility:visible;mso-wrap-style:square;v-text-anchor:middle" coordsize="153162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" path="m,437388r1531620,l1531620,,,,,437388xe" filled="f" strokecolor="#528cc1" strokeweight=".33819mm">
                  <v:stroke startarrowwidth="narrow" startarrowlength="short" endarrowwidth="narrow" endarrowlength="short" miterlimit="83231f" joinstyle="miter"/>
                  <v:path arrowok="t" o:extrusionok="f" o:connecttype="custom" o:connectlocs="0,4374;15657,4374;15657,0;0,0;0,4374" o:connectangles="0,0,0,0,0"/>
                </v:shape>
                <v:shape id="Forme libre : forme 19" o:spid="_x0000_s1107" style="position:absolute;left:7074;top:11109;width:22022;height:7649;rotation:-90;visibility:visible;mso-wrap-style:square;v-text-anchor:middle" coordsize="251917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" path="m2519172,r,92964l,92964r,92964e" filled="f" strokecolor="#477ba9" strokeweight=".33819mm">
                  <v:stroke startarrowwidth="narrow" startarrowlength="short" endarrowwidth="narrow" endarrowlength="short" miterlimit="83231f" joinstyle="miter"/>
                  <v:path arrowok="t" o:extrusionok="f" o:connecttype="custom" o:connectlocs="22022,0;22022,3825;0,3825;0,7649" o:connectangles="0,0,0,0"/>
                </v:shape>
                <w10:anchorlock/>
              </v:group>
            </w:pict>
          </mc:Fallback>
        </mc:AlternateContent>
      </w:r>
    </w:p>
    <w:p w14:paraId="27D6F1F7" w14:textId="30453B76" w:rsidR="00676CB7" w:rsidRPr="00175291" w:rsidRDefault="00AD4401" w:rsidP="00D90C72">
      <w:pPr>
        <w:pStyle w:val="Lgende"/>
        <w:spacing w:line="360" w:lineRule="auto"/>
        <w:jc w:val="center"/>
        <w:rPr>
          <w:i w:val="0"/>
          <w:iCs w:val="0"/>
          <w:color w:val="auto"/>
          <w:sz w:val="24"/>
          <w:szCs w:val="24"/>
          <w:lang w:eastAsia="ja-JP"/>
        </w:rPr>
      </w:pPr>
      <w:bookmarkStart w:id="340" w:name="_Toc182399178"/>
      <w:r w:rsidRPr="00175291">
        <w:rPr>
          <w:i w:val="0"/>
          <w:iCs w:val="0"/>
          <w:color w:val="auto"/>
          <w:sz w:val="24"/>
          <w:szCs w:val="24"/>
        </w:rPr>
        <w:t xml:space="preserve">Figure </w:t>
      </w:r>
      <w:r w:rsidR="005C51AA" w:rsidRPr="00175291">
        <w:rPr>
          <w:i w:val="0"/>
          <w:iCs w:val="0"/>
          <w:noProof/>
          <w:color w:val="auto"/>
          <w:sz w:val="24"/>
          <w:szCs w:val="24"/>
        </w:rPr>
        <w:fldChar w:fldCharType="begin"/>
      </w:r>
      <w:r w:rsidR="005C51AA" w:rsidRPr="00175291">
        <w:rPr>
          <w:i w:val="0"/>
          <w:iCs w:val="0"/>
          <w:noProof/>
          <w:color w:val="auto"/>
          <w:sz w:val="24"/>
          <w:szCs w:val="24"/>
        </w:rPr>
        <w:instrText xml:space="preserve"> SEQ Figure \* ARABIC </w:instrText>
      </w:r>
      <w:r w:rsidR="005C51AA" w:rsidRPr="00175291">
        <w:rPr>
          <w:i w:val="0"/>
          <w:iCs w:val="0"/>
          <w:noProof/>
          <w:color w:val="auto"/>
          <w:sz w:val="24"/>
          <w:szCs w:val="24"/>
        </w:rPr>
        <w:fldChar w:fldCharType="separate"/>
      </w:r>
      <w:r w:rsidR="00AC68CA">
        <w:rPr>
          <w:i w:val="0"/>
          <w:iCs w:val="0"/>
          <w:noProof/>
          <w:color w:val="auto"/>
          <w:sz w:val="24"/>
          <w:szCs w:val="24"/>
        </w:rPr>
        <w:t>2</w:t>
      </w:r>
      <w:r w:rsidR="005C51AA" w:rsidRPr="00175291">
        <w:rPr>
          <w:i w:val="0"/>
          <w:iCs w:val="0"/>
          <w:noProof/>
          <w:color w:val="auto"/>
          <w:sz w:val="24"/>
          <w:szCs w:val="24"/>
        </w:rPr>
        <w:fldChar w:fldCharType="end"/>
      </w:r>
      <w:r w:rsidRPr="00175291">
        <w:rPr>
          <w:i w:val="0"/>
          <w:iCs w:val="0"/>
          <w:color w:val="auto"/>
          <w:sz w:val="24"/>
          <w:szCs w:val="24"/>
        </w:rPr>
        <w:t>: Organigramme de Ravinala Airports</w:t>
      </w:r>
      <w:bookmarkEnd w:id="340"/>
    </w:p>
    <w:p w14:paraId="51865D1B" w14:textId="587C776B" w:rsidR="00F01E45" w:rsidRPr="00175291" w:rsidDel="00EE1BED" w:rsidRDefault="00F01E45" w:rsidP="00175291">
      <w:pPr>
        <w:pStyle w:val="Titre3"/>
        <w:spacing w:line="360" w:lineRule="auto"/>
        <w:jc w:val="both"/>
        <w:rPr>
          <w:del w:id="341" w:author="Damien ANDRIATSILAVINA (DSI)" w:date="2024-11-15T08:01:00Z" w16du:dateUtc="2024-11-15T05:01:00Z"/>
          <w:rFonts w:ascii="Times New Roman" w:hAnsi="Times New Roman" w:cs="Times New Roman"/>
          <w:b/>
          <w:color w:val="auto"/>
        </w:rPr>
      </w:pPr>
      <w:bookmarkStart w:id="342" w:name="_Toc182399135"/>
      <w:bookmarkStart w:id="343" w:name="_Toc182399573"/>
      <w:del w:id="344" w:author="Damien ANDRIATSILAVINA (DSI)" w:date="2024-11-15T08:01:00Z" w16du:dateUtc="2024-11-15T05:01:00Z">
        <w:r w:rsidRPr="00175291" w:rsidDel="00EE1BED">
          <w:rPr>
            <w:rFonts w:ascii="Times New Roman" w:hAnsi="Times New Roman" w:cs="Times New Roman"/>
            <w:b/>
            <w:color w:val="auto"/>
          </w:rPr>
          <w:delText>2.</w:delText>
        </w:r>
        <w:r w:rsidR="00BC588F" w:rsidRPr="00175291" w:rsidDel="00EE1BED">
          <w:rPr>
            <w:rFonts w:ascii="Times New Roman" w:hAnsi="Times New Roman" w:cs="Times New Roman"/>
            <w:b/>
            <w:color w:val="auto"/>
          </w:rPr>
          <w:delText>5</w:delText>
        </w:r>
        <w:r w:rsidRPr="00175291" w:rsidDel="00EE1BED">
          <w:rPr>
            <w:rFonts w:ascii="Times New Roman" w:hAnsi="Times New Roman" w:cs="Times New Roman"/>
            <w:b/>
            <w:color w:val="auto"/>
          </w:rPr>
          <w:delText>. Nos projets</w:delText>
        </w:r>
        <w:bookmarkEnd w:id="342"/>
        <w:bookmarkEnd w:id="343"/>
      </w:del>
    </w:p>
    <w:p w14:paraId="09CB0F5A" w14:textId="7C1EB57C" w:rsidR="00F01E45" w:rsidRPr="00175291" w:rsidDel="00EE1BED" w:rsidRDefault="00F01E45" w:rsidP="00175291">
      <w:pPr>
        <w:pStyle w:val="Paragraphedeliste"/>
        <w:numPr>
          <w:ilvl w:val="0"/>
          <w:numId w:val="14"/>
        </w:numPr>
        <w:spacing w:line="360" w:lineRule="auto"/>
        <w:jc w:val="both"/>
        <w:rPr>
          <w:del w:id="345" w:author="Damien ANDRIATSILAVINA (DSI)" w:date="2024-11-15T08:01:00Z" w16du:dateUtc="2024-11-15T05:01:00Z"/>
          <w:rFonts w:ascii="Times New Roman" w:hAnsi="Times New Roman" w:cs="Times New Roman"/>
          <w:sz w:val="24"/>
          <w:szCs w:val="24"/>
          <w:lang w:eastAsia="ja-JP"/>
        </w:rPr>
      </w:pPr>
      <w:del w:id="346" w:author="Damien ANDRIATSILAVINA (DSI)" w:date="2024-11-15T08:01:00Z" w16du:dateUtc="2024-11-15T05:01:00Z">
        <w:r w:rsidRPr="00175291" w:rsidDel="00EE1BED">
          <w:rPr>
            <w:rFonts w:ascii="Times New Roman" w:hAnsi="Times New Roman" w:cs="Times New Roman"/>
            <w:sz w:val="24"/>
            <w:szCs w:val="24"/>
            <w:lang w:eastAsia="ja-JP"/>
          </w:rPr>
          <w:delText>Positionner Madagascar comme une destination phare de l’océan Indien : attirer de nouvelles compagnies aériennes, collaborer avec les entités touristiques et aéroportuaires pour faire rayonner la destination Madagascar …</w:delText>
        </w:r>
      </w:del>
    </w:p>
    <w:p w14:paraId="4510D2CB" w14:textId="4EEC5845" w:rsidR="00F01E45" w:rsidRPr="00175291" w:rsidDel="00EE1BED" w:rsidRDefault="00F01E45" w:rsidP="00175291">
      <w:pPr>
        <w:pStyle w:val="Paragraphedeliste"/>
        <w:numPr>
          <w:ilvl w:val="0"/>
          <w:numId w:val="14"/>
        </w:numPr>
        <w:spacing w:line="360" w:lineRule="auto"/>
        <w:jc w:val="both"/>
        <w:rPr>
          <w:del w:id="347" w:author="Damien ANDRIATSILAVINA (DSI)" w:date="2024-11-15T08:01:00Z" w16du:dateUtc="2024-11-15T05:01:00Z"/>
          <w:rFonts w:ascii="Times New Roman" w:hAnsi="Times New Roman" w:cs="Times New Roman"/>
          <w:sz w:val="24"/>
          <w:szCs w:val="24"/>
          <w:lang w:eastAsia="ja-JP"/>
        </w:rPr>
      </w:pPr>
      <w:del w:id="348" w:author="Damien ANDRIATSILAVINA (DSI)" w:date="2024-11-15T08:01:00Z" w16du:dateUtc="2024-11-15T05:01:00Z">
        <w:r w:rsidRPr="00175291" w:rsidDel="00EE1BED">
          <w:rPr>
            <w:rFonts w:ascii="Times New Roman" w:hAnsi="Times New Roman" w:cs="Times New Roman"/>
            <w:sz w:val="24"/>
            <w:szCs w:val="24"/>
            <w:lang w:eastAsia="ja-JP"/>
          </w:rPr>
          <w:lastRenderedPageBreak/>
          <w:delText>Atteindre la robustesse opérationnelle.</w:delText>
        </w:r>
      </w:del>
    </w:p>
    <w:p w14:paraId="78F6E152" w14:textId="03F113AB" w:rsidR="00F01E45" w:rsidRPr="00175291" w:rsidDel="00EE1BED" w:rsidRDefault="00F01E45" w:rsidP="00175291">
      <w:pPr>
        <w:pStyle w:val="Paragraphedeliste"/>
        <w:numPr>
          <w:ilvl w:val="0"/>
          <w:numId w:val="14"/>
        </w:numPr>
        <w:spacing w:line="360" w:lineRule="auto"/>
        <w:jc w:val="both"/>
        <w:rPr>
          <w:del w:id="349" w:author="Damien ANDRIATSILAVINA (DSI)" w:date="2024-11-15T08:01:00Z" w16du:dateUtc="2024-11-15T05:01:00Z"/>
          <w:rFonts w:ascii="Times New Roman" w:hAnsi="Times New Roman" w:cs="Times New Roman"/>
          <w:sz w:val="24"/>
          <w:szCs w:val="24"/>
          <w:lang w:eastAsia="ja-JP"/>
        </w:rPr>
      </w:pPr>
      <w:del w:id="350" w:author="Damien ANDRIATSILAVINA (DSI)" w:date="2024-11-15T08:01:00Z" w16du:dateUtc="2024-11-15T05:01:00Z">
        <w:r w:rsidRPr="00175291" w:rsidDel="00EE1BED">
          <w:rPr>
            <w:rFonts w:ascii="Times New Roman" w:hAnsi="Times New Roman" w:cs="Times New Roman"/>
            <w:sz w:val="24"/>
            <w:szCs w:val="24"/>
            <w:lang w:eastAsia="ja-JP"/>
          </w:rPr>
          <w:delText>Attirer et fidéliser les collaborateurs.</w:delText>
        </w:r>
      </w:del>
    </w:p>
    <w:p w14:paraId="570AE242" w14:textId="67E4BA6F" w:rsidR="00F01E45" w:rsidRPr="00175291" w:rsidDel="00EE1BED" w:rsidRDefault="00F01E45" w:rsidP="00175291">
      <w:pPr>
        <w:pStyle w:val="Paragraphedeliste"/>
        <w:numPr>
          <w:ilvl w:val="0"/>
          <w:numId w:val="14"/>
        </w:numPr>
        <w:spacing w:line="360" w:lineRule="auto"/>
        <w:jc w:val="both"/>
        <w:rPr>
          <w:del w:id="351" w:author="Damien ANDRIATSILAVINA (DSI)" w:date="2024-11-15T08:01:00Z" w16du:dateUtc="2024-11-15T05:01:00Z"/>
          <w:rFonts w:ascii="Times New Roman" w:hAnsi="Times New Roman" w:cs="Times New Roman"/>
          <w:sz w:val="24"/>
          <w:szCs w:val="24"/>
          <w:lang w:eastAsia="ja-JP"/>
        </w:rPr>
      </w:pPr>
      <w:del w:id="352" w:author="Damien ANDRIATSILAVINA (DSI)" w:date="2024-11-15T08:01:00Z" w16du:dateUtc="2024-11-15T05:01:00Z">
        <w:r w:rsidRPr="00175291" w:rsidDel="00EE1BED">
          <w:rPr>
            <w:rFonts w:ascii="Times New Roman" w:hAnsi="Times New Roman" w:cs="Times New Roman"/>
            <w:sz w:val="24"/>
            <w:szCs w:val="24"/>
            <w:lang w:eastAsia="ja-JP"/>
          </w:rPr>
          <w:delText>Transformer nos aéroports en lieux de vie ancrés dans la culture malagasy : projet de développement immobilier, une ville dans la ville, ancrage culturelle dans les terminaux…</w:delText>
        </w:r>
      </w:del>
    </w:p>
    <w:p w14:paraId="488E7D2A" w14:textId="0EA2AA32" w:rsidR="00F01E45" w:rsidRPr="00175291" w:rsidDel="00EE1BED" w:rsidRDefault="00F01E45" w:rsidP="00175291">
      <w:pPr>
        <w:pStyle w:val="Paragraphedeliste"/>
        <w:numPr>
          <w:ilvl w:val="0"/>
          <w:numId w:val="14"/>
        </w:numPr>
        <w:spacing w:line="360" w:lineRule="auto"/>
        <w:jc w:val="both"/>
        <w:rPr>
          <w:del w:id="353" w:author="Damien ANDRIATSILAVINA (DSI)" w:date="2024-11-15T08:01:00Z" w16du:dateUtc="2024-11-15T05:01:00Z"/>
          <w:rFonts w:ascii="Times New Roman" w:hAnsi="Times New Roman" w:cs="Times New Roman"/>
          <w:sz w:val="24"/>
          <w:szCs w:val="24"/>
          <w:lang w:eastAsia="ja-JP"/>
        </w:rPr>
      </w:pPr>
      <w:del w:id="354" w:author="Damien ANDRIATSILAVINA (DSI)" w:date="2024-11-15T08:01:00Z" w16du:dateUtc="2024-11-15T05:01:00Z">
        <w:r w:rsidRPr="00175291" w:rsidDel="00EE1BED">
          <w:rPr>
            <w:rFonts w:ascii="Times New Roman" w:hAnsi="Times New Roman" w:cs="Times New Roman"/>
            <w:sz w:val="24"/>
            <w:szCs w:val="24"/>
            <w:lang w:eastAsia="ja-JP"/>
          </w:rPr>
          <w:delText>Contribuer au développement économique et social : projet de développement du hangar fret, contribution au développement des Communes autour des aéroports d’Antananarivo et Nosy Be…</w:delText>
        </w:r>
      </w:del>
    </w:p>
    <w:p w14:paraId="5C546F21" w14:textId="5AC86583" w:rsidR="00D10327" w:rsidRPr="00175291" w:rsidRDefault="00D10327" w:rsidP="00175291">
      <w:pPr>
        <w:pStyle w:val="Titre3"/>
        <w:spacing w:line="360" w:lineRule="auto"/>
        <w:jc w:val="both"/>
        <w:rPr>
          <w:rFonts w:ascii="Times New Roman" w:hAnsi="Times New Roman" w:cs="Times New Roman"/>
          <w:b/>
          <w:bCs/>
          <w:color w:val="auto"/>
        </w:rPr>
      </w:pPr>
      <w:bookmarkStart w:id="355" w:name="_Toc182399136"/>
      <w:bookmarkStart w:id="356" w:name="_Toc182399574"/>
      <w:r w:rsidRPr="00175291">
        <w:rPr>
          <w:rFonts w:ascii="Times New Roman" w:hAnsi="Times New Roman" w:cs="Times New Roman"/>
          <w:b/>
          <w:bCs/>
          <w:color w:val="auto"/>
        </w:rPr>
        <w:t>2.6. Nos prix et certifications</w:t>
      </w:r>
      <w:bookmarkEnd w:id="355"/>
      <w:bookmarkEnd w:id="356"/>
    </w:p>
    <w:p w14:paraId="3B11B088" w14:textId="76A733AA"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PFI Awards 2017 :</w:t>
      </w:r>
      <w:r w:rsidRPr="00175291">
        <w:rPr>
          <w:rFonts w:ascii="Times New Roman" w:hAnsi="Times New Roman" w:cs="Times New Roman"/>
          <w:sz w:val="24"/>
          <w:szCs w:val="24"/>
          <w:lang w:eastAsia="ja-JP"/>
        </w:rPr>
        <w:t xml:space="preserve"> Certification sur la qualité du projet.</w:t>
      </w:r>
    </w:p>
    <w:p w14:paraId="51D3EB49" w14:textId="31006D68"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EXOVA :</w:t>
      </w:r>
      <w:r w:rsidRPr="00175291">
        <w:rPr>
          <w:rFonts w:ascii="Times New Roman" w:hAnsi="Times New Roman" w:cs="Times New Roman"/>
          <w:sz w:val="24"/>
          <w:szCs w:val="24"/>
          <w:lang w:eastAsia="ja-JP"/>
        </w:rPr>
        <w:t xml:space="preserve"> Certification du système de sécurité incendie.</w:t>
      </w:r>
    </w:p>
    <w:p w14:paraId="48A21A5E" w14:textId="7CA12316"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 xml:space="preserve">Routes </w:t>
      </w:r>
      <w:proofErr w:type="spellStart"/>
      <w:r w:rsidRPr="00175291">
        <w:rPr>
          <w:rFonts w:ascii="Times New Roman" w:hAnsi="Times New Roman" w:cs="Times New Roman"/>
          <w:b/>
          <w:sz w:val="24"/>
          <w:szCs w:val="24"/>
          <w:lang w:eastAsia="ja-JP"/>
        </w:rPr>
        <w:t>Africa</w:t>
      </w:r>
      <w:proofErr w:type="spellEnd"/>
      <w:r w:rsidRPr="00175291">
        <w:rPr>
          <w:rFonts w:ascii="Times New Roman" w:hAnsi="Times New Roman" w:cs="Times New Roman"/>
          <w:b/>
          <w:sz w:val="24"/>
          <w:szCs w:val="24"/>
          <w:lang w:eastAsia="ja-JP"/>
        </w:rPr>
        <w:t xml:space="preserve"> 2019 :</w:t>
      </w:r>
      <w:r w:rsidRPr="00175291">
        <w:rPr>
          <w:rFonts w:ascii="Times New Roman" w:hAnsi="Times New Roman" w:cs="Times New Roman"/>
          <w:sz w:val="24"/>
          <w:szCs w:val="24"/>
          <w:lang w:eastAsia="ja-JP"/>
        </w:rPr>
        <w:t xml:space="preserve"> Reconnaissance de l’excellence du marketing aéroportuaire dans la catégorie des aéroports moins de 4 millions de passagers</w:t>
      </w:r>
    </w:p>
    <w:p w14:paraId="4855F5EA" w14:textId="392A6B31"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ISO9001 :2015 / ISO14001:2015 :</w:t>
      </w:r>
      <w:r w:rsidRPr="00175291">
        <w:rPr>
          <w:rFonts w:ascii="Times New Roman" w:hAnsi="Times New Roman" w:cs="Times New Roman"/>
          <w:sz w:val="24"/>
          <w:szCs w:val="24"/>
          <w:lang w:eastAsia="ja-JP"/>
        </w:rPr>
        <w:t xml:space="preserve"> Qualité de service/ Environnement.</w:t>
      </w:r>
    </w:p>
    <w:p w14:paraId="751782E6" w14:textId="7BCC5B3D"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 xml:space="preserve">ACI </w:t>
      </w:r>
      <w:proofErr w:type="spellStart"/>
      <w:r w:rsidRPr="00175291">
        <w:rPr>
          <w:rFonts w:ascii="Times New Roman" w:hAnsi="Times New Roman" w:cs="Times New Roman"/>
          <w:b/>
          <w:sz w:val="24"/>
          <w:szCs w:val="24"/>
          <w:lang w:eastAsia="ja-JP"/>
        </w:rPr>
        <w:t>Health</w:t>
      </w:r>
      <w:proofErr w:type="spellEnd"/>
      <w:r w:rsidRPr="00175291">
        <w:rPr>
          <w:rFonts w:ascii="Times New Roman" w:hAnsi="Times New Roman" w:cs="Times New Roman"/>
          <w:b/>
          <w:sz w:val="24"/>
          <w:szCs w:val="24"/>
          <w:lang w:eastAsia="ja-JP"/>
        </w:rPr>
        <w:t xml:space="preserve"> Certification :</w:t>
      </w:r>
      <w:r w:rsidRPr="00175291">
        <w:rPr>
          <w:rFonts w:ascii="Times New Roman" w:hAnsi="Times New Roman" w:cs="Times New Roman"/>
          <w:sz w:val="24"/>
          <w:szCs w:val="24"/>
          <w:lang w:eastAsia="ja-JP"/>
        </w:rPr>
        <w:t xml:space="preserve"> Respect des mesures et l’efficacité des dispositifs sanitaires dans l’aéroport sont en accord avec les normes de l’ICAO.</w:t>
      </w:r>
    </w:p>
    <w:p w14:paraId="3220741E" w14:textId="5D28F2F7"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Excellence SGS 2022 de l’ACI Afrique</w:t>
      </w:r>
      <w:r w:rsidRPr="00175291">
        <w:rPr>
          <w:rFonts w:ascii="Times New Roman" w:hAnsi="Times New Roman" w:cs="Times New Roman"/>
          <w:sz w:val="24"/>
          <w:szCs w:val="24"/>
          <w:lang w:eastAsia="ja-JP"/>
        </w:rPr>
        <w:t> : Reconnaissance de l’excellence et du professionnalisme dans la gestion de la sécurité des aérodromes.</w:t>
      </w:r>
    </w:p>
    <w:p w14:paraId="35F8FA6C" w14:textId="63CB762C"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ACI RH</w:t>
      </w:r>
      <w:r w:rsidRPr="00175291">
        <w:rPr>
          <w:rFonts w:ascii="Times New Roman" w:hAnsi="Times New Roman" w:cs="Times New Roman"/>
          <w:sz w:val="24"/>
          <w:szCs w:val="24"/>
          <w:lang w:eastAsia="ja-JP"/>
        </w:rPr>
        <w:t> : Première place du prix d’excellence en Ressources Humaines pour les aéroports de taille moyenne.</w:t>
      </w:r>
    </w:p>
    <w:p w14:paraId="6F1F607A" w14:textId="0DEE7BD9"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Edge</w:t>
      </w:r>
      <w:r w:rsidRPr="00175291">
        <w:rPr>
          <w:rFonts w:ascii="Times New Roman" w:hAnsi="Times New Roman" w:cs="Times New Roman"/>
          <w:sz w:val="24"/>
          <w:szCs w:val="24"/>
          <w:lang w:eastAsia="ja-JP"/>
        </w:rPr>
        <w:t> : Certification environnementale.</w:t>
      </w:r>
    </w:p>
    <w:p w14:paraId="7A4A8C2F" w14:textId="1A332BA0" w:rsidR="00D10327" w:rsidRPr="00175291" w:rsidRDefault="00D10327" w:rsidP="00175291">
      <w:pPr>
        <w:pStyle w:val="Paragraphedeliste"/>
        <w:numPr>
          <w:ilvl w:val="0"/>
          <w:numId w:val="14"/>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 xml:space="preserve">ACI </w:t>
      </w:r>
      <w:proofErr w:type="spellStart"/>
      <w:r w:rsidRPr="00175291">
        <w:rPr>
          <w:rFonts w:ascii="Times New Roman" w:hAnsi="Times New Roman" w:cs="Times New Roman"/>
          <w:b/>
          <w:sz w:val="24"/>
          <w:szCs w:val="24"/>
          <w:lang w:eastAsia="ja-JP"/>
        </w:rPr>
        <w:t>Environment</w:t>
      </w:r>
      <w:proofErr w:type="spellEnd"/>
      <w:r w:rsidRPr="00175291">
        <w:rPr>
          <w:rFonts w:ascii="Times New Roman" w:hAnsi="Times New Roman" w:cs="Times New Roman"/>
          <w:b/>
          <w:sz w:val="24"/>
          <w:szCs w:val="24"/>
          <w:lang w:eastAsia="ja-JP"/>
        </w:rPr>
        <w:t xml:space="preserve"> &amp; </w:t>
      </w:r>
      <w:proofErr w:type="spellStart"/>
      <w:r w:rsidRPr="00175291">
        <w:rPr>
          <w:rFonts w:ascii="Times New Roman" w:hAnsi="Times New Roman" w:cs="Times New Roman"/>
          <w:b/>
          <w:sz w:val="24"/>
          <w:szCs w:val="24"/>
          <w:lang w:eastAsia="ja-JP"/>
        </w:rPr>
        <w:t>Sustainable</w:t>
      </w:r>
      <w:proofErr w:type="spellEnd"/>
      <w:r w:rsidRPr="00175291">
        <w:rPr>
          <w:rFonts w:ascii="Times New Roman" w:hAnsi="Times New Roman" w:cs="Times New Roman"/>
          <w:b/>
          <w:sz w:val="24"/>
          <w:szCs w:val="24"/>
          <w:lang w:eastAsia="ja-JP"/>
        </w:rPr>
        <w:t xml:space="preserve"> </w:t>
      </w:r>
      <w:proofErr w:type="spellStart"/>
      <w:r w:rsidRPr="00175291">
        <w:rPr>
          <w:rFonts w:ascii="Times New Roman" w:hAnsi="Times New Roman" w:cs="Times New Roman"/>
          <w:b/>
          <w:sz w:val="24"/>
          <w:szCs w:val="24"/>
          <w:lang w:eastAsia="ja-JP"/>
        </w:rPr>
        <w:t>Development</w:t>
      </w:r>
      <w:proofErr w:type="spellEnd"/>
      <w:r w:rsidRPr="00175291">
        <w:rPr>
          <w:rFonts w:ascii="Times New Roman" w:hAnsi="Times New Roman" w:cs="Times New Roman"/>
          <w:b/>
          <w:sz w:val="24"/>
          <w:szCs w:val="24"/>
          <w:lang w:eastAsia="ja-JP"/>
        </w:rPr>
        <w:t xml:space="preserve"> </w:t>
      </w:r>
      <w:proofErr w:type="spellStart"/>
      <w:r w:rsidRPr="00175291">
        <w:rPr>
          <w:rFonts w:ascii="Times New Roman" w:hAnsi="Times New Roman" w:cs="Times New Roman"/>
          <w:b/>
          <w:sz w:val="24"/>
          <w:szCs w:val="24"/>
          <w:lang w:eastAsia="ja-JP"/>
        </w:rPr>
        <w:t>Award</w:t>
      </w:r>
      <w:proofErr w:type="spellEnd"/>
    </w:p>
    <w:p w14:paraId="570DA1BF" w14:textId="2F189C8A"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ACA Niveau 1 :</w:t>
      </w:r>
      <w:r w:rsidRPr="00175291">
        <w:rPr>
          <w:rFonts w:ascii="Times New Roman" w:hAnsi="Times New Roman" w:cs="Times New Roman"/>
          <w:sz w:val="24"/>
          <w:szCs w:val="24"/>
          <w:lang w:eastAsia="ja-JP"/>
        </w:rPr>
        <w:t xml:space="preserve"> Gestion des émissions de Carbone</w:t>
      </w:r>
    </w:p>
    <w:p w14:paraId="771A0975" w14:textId="07762D38" w:rsidR="00D10327" w:rsidRPr="00175291" w:rsidRDefault="00D10327" w:rsidP="00175291">
      <w:pPr>
        <w:pStyle w:val="Paragraphedeliste"/>
        <w:numPr>
          <w:ilvl w:val="0"/>
          <w:numId w:val="14"/>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 xml:space="preserve">Rising </w:t>
      </w:r>
      <w:proofErr w:type="spellStart"/>
      <w:r w:rsidRPr="00175291">
        <w:rPr>
          <w:rFonts w:ascii="Times New Roman" w:hAnsi="Times New Roman" w:cs="Times New Roman"/>
          <w:b/>
          <w:sz w:val="24"/>
          <w:szCs w:val="24"/>
          <w:lang w:eastAsia="ja-JP"/>
        </w:rPr>
        <w:t>Sta</w:t>
      </w:r>
      <w:proofErr w:type="spellEnd"/>
      <w:r w:rsidRPr="00175291">
        <w:rPr>
          <w:rFonts w:ascii="Times New Roman" w:hAnsi="Times New Roman" w:cs="Times New Roman"/>
          <w:b/>
          <w:sz w:val="24"/>
          <w:szCs w:val="24"/>
          <w:lang w:eastAsia="ja-JP"/>
        </w:rPr>
        <w:t xml:space="preserve"> </w:t>
      </w:r>
      <w:proofErr w:type="spellStart"/>
      <w:r w:rsidRPr="00175291">
        <w:rPr>
          <w:rFonts w:ascii="Times New Roman" w:hAnsi="Times New Roman" w:cs="Times New Roman"/>
          <w:b/>
          <w:sz w:val="24"/>
          <w:szCs w:val="24"/>
          <w:lang w:eastAsia="ja-JP"/>
        </w:rPr>
        <w:t>Award</w:t>
      </w:r>
      <w:proofErr w:type="spellEnd"/>
    </w:p>
    <w:p w14:paraId="42FCA60B" w14:textId="3B91499F" w:rsidR="00D10327" w:rsidRPr="00175291" w:rsidRDefault="00D10327" w:rsidP="00175291">
      <w:pPr>
        <w:pStyle w:val="Paragraphedeliste"/>
        <w:numPr>
          <w:ilvl w:val="0"/>
          <w:numId w:val="14"/>
        </w:numPr>
        <w:spacing w:line="360" w:lineRule="auto"/>
        <w:jc w:val="both"/>
        <w:rPr>
          <w:rFonts w:ascii="Times New Roman" w:hAnsi="Times New Roman" w:cs="Times New Roman"/>
          <w:sz w:val="24"/>
          <w:szCs w:val="24"/>
          <w:lang w:eastAsia="ja-JP"/>
        </w:rPr>
      </w:pPr>
      <w:proofErr w:type="spellStart"/>
      <w:r w:rsidRPr="00175291">
        <w:rPr>
          <w:rFonts w:ascii="Times New Roman" w:hAnsi="Times New Roman" w:cs="Times New Roman"/>
          <w:b/>
          <w:sz w:val="24"/>
          <w:szCs w:val="24"/>
          <w:lang w:eastAsia="ja-JP"/>
        </w:rPr>
        <w:t>Cerification</w:t>
      </w:r>
      <w:proofErr w:type="spellEnd"/>
      <w:r w:rsidRPr="00175291">
        <w:rPr>
          <w:rFonts w:ascii="Times New Roman" w:hAnsi="Times New Roman" w:cs="Times New Roman"/>
          <w:b/>
          <w:sz w:val="24"/>
          <w:szCs w:val="24"/>
          <w:lang w:eastAsia="ja-JP"/>
        </w:rPr>
        <w:t xml:space="preserve"> CNAPS :</w:t>
      </w:r>
      <w:r w:rsidRPr="00175291">
        <w:rPr>
          <w:rFonts w:ascii="Times New Roman" w:hAnsi="Times New Roman" w:cs="Times New Roman"/>
          <w:sz w:val="24"/>
          <w:szCs w:val="24"/>
          <w:lang w:eastAsia="ja-JP"/>
        </w:rPr>
        <w:t xml:space="preserve"> SST FEHIZORO Santé et Sécurité au Travail</w:t>
      </w:r>
    </w:p>
    <w:p w14:paraId="1C744F91" w14:textId="7A604F8C" w:rsidR="00EE1BED" w:rsidRDefault="00084720" w:rsidP="00EE1BED">
      <w:pPr>
        <w:pStyle w:val="Paragraphedeliste"/>
        <w:numPr>
          <w:ilvl w:val="0"/>
          <w:numId w:val="14"/>
        </w:numPr>
        <w:spacing w:line="360" w:lineRule="auto"/>
        <w:jc w:val="both"/>
        <w:rPr>
          <w:ins w:id="357" w:author="Damien ANDRIATSILAVINA (DSI)" w:date="2024-11-15T08:01:00Z" w16du:dateUtc="2024-11-15T05:01:00Z"/>
          <w:rFonts w:ascii="Times New Roman" w:hAnsi="Times New Roman" w:cs="Times New Roman"/>
          <w:sz w:val="24"/>
          <w:szCs w:val="24"/>
          <w:lang w:eastAsia="ja-JP"/>
        </w:rPr>
      </w:pPr>
      <w:r w:rsidRPr="00175291">
        <w:rPr>
          <w:rFonts w:ascii="Times New Roman" w:hAnsi="Times New Roman" w:cs="Times New Roman"/>
          <w:b/>
          <w:sz w:val="24"/>
          <w:szCs w:val="24"/>
          <w:lang w:eastAsia="ja-JP"/>
        </w:rPr>
        <w:t xml:space="preserve">Prix du « Meilleur aéroport de moins de 2 millions de passagers en Afrique en 2023 » </w:t>
      </w:r>
      <w:r w:rsidRPr="00175291">
        <w:rPr>
          <w:rFonts w:ascii="Times New Roman" w:hAnsi="Times New Roman" w:cs="Times New Roman"/>
          <w:sz w:val="24"/>
          <w:szCs w:val="24"/>
          <w:lang w:eastAsia="ja-JP"/>
        </w:rPr>
        <w:t>octroyé par l’ACI World et choisi par les passagers</w:t>
      </w:r>
    </w:p>
    <w:p w14:paraId="75A2E1E4" w14:textId="0B8590CD" w:rsidR="00EE1BED" w:rsidRPr="00EE1BED" w:rsidRDefault="00EE1BED" w:rsidP="00EE1BED">
      <w:pPr>
        <w:spacing w:line="360" w:lineRule="auto"/>
        <w:jc w:val="both"/>
        <w:rPr>
          <w:rFonts w:ascii="Times New Roman" w:hAnsi="Times New Roman" w:cs="Times New Roman"/>
          <w:sz w:val="24"/>
          <w:szCs w:val="24"/>
          <w:lang w:eastAsia="ja-JP"/>
          <w:rPrChange w:id="358" w:author="Damien ANDRIATSILAVINA (DSI)" w:date="2024-11-15T08:01:00Z" w16du:dateUtc="2024-11-15T05:01:00Z">
            <w:rPr>
              <w:lang w:eastAsia="ja-JP"/>
            </w:rPr>
          </w:rPrChange>
        </w:rPr>
        <w:pPrChange w:id="359" w:author="Damien ANDRIATSILAVINA (DSI)" w:date="2024-11-15T08:01:00Z" w16du:dateUtc="2024-11-15T05:01:00Z">
          <w:pPr>
            <w:pStyle w:val="Paragraphedeliste"/>
            <w:numPr>
              <w:numId w:val="14"/>
            </w:numPr>
            <w:spacing w:line="360" w:lineRule="auto"/>
            <w:ind w:hanging="360"/>
            <w:jc w:val="both"/>
          </w:pPr>
        </w:pPrChange>
      </w:pPr>
      <w:ins w:id="360" w:author="Damien ANDRIATSILAVINA (DSI)" w:date="2024-11-15T08:01:00Z" w16du:dateUtc="2024-11-15T05:01:00Z">
        <w:r>
          <w:rPr>
            <w:rFonts w:ascii="Times New Roman" w:hAnsi="Times New Roman" w:cs="Times New Roman"/>
            <w:sz w:val="24"/>
            <w:szCs w:val="24"/>
            <w:lang w:eastAsia="ja-JP"/>
          </w:rPr>
          <w:t>[OR</w:t>
        </w:r>
      </w:ins>
      <w:ins w:id="361" w:author="Damien ANDRIATSILAVINA (DSI)" w:date="2024-11-15T08:02:00Z" w16du:dateUtc="2024-11-15T05:02:00Z">
        <w:r>
          <w:rPr>
            <w:rFonts w:ascii="Times New Roman" w:hAnsi="Times New Roman" w:cs="Times New Roman"/>
            <w:sz w:val="24"/>
            <w:szCs w:val="24"/>
            <w:lang w:eastAsia="ja-JP"/>
          </w:rPr>
          <w:t xml:space="preserve">DONNER LES PRIX DU PLUS RECENT] </w:t>
        </w:r>
      </w:ins>
    </w:p>
    <w:p w14:paraId="0E7534A4" w14:textId="3E4A515D" w:rsidR="00084720" w:rsidRPr="00175291" w:rsidRDefault="00084720" w:rsidP="00175291">
      <w:pPr>
        <w:pStyle w:val="Titre3"/>
        <w:spacing w:line="360" w:lineRule="auto"/>
        <w:jc w:val="both"/>
        <w:rPr>
          <w:rFonts w:ascii="Times New Roman" w:hAnsi="Times New Roman" w:cs="Times New Roman"/>
          <w:b/>
          <w:bCs/>
          <w:color w:val="auto"/>
        </w:rPr>
      </w:pPr>
      <w:bookmarkStart w:id="362" w:name="_Toc182399137"/>
      <w:bookmarkStart w:id="363" w:name="_Toc182399575"/>
      <w:r w:rsidRPr="00175291">
        <w:rPr>
          <w:rFonts w:ascii="Times New Roman" w:hAnsi="Times New Roman" w:cs="Times New Roman"/>
          <w:b/>
          <w:bCs/>
          <w:color w:val="auto"/>
        </w:rPr>
        <w:lastRenderedPageBreak/>
        <w:t>2.7. Nos actionnaires</w:t>
      </w:r>
      <w:bookmarkEnd w:id="362"/>
      <w:bookmarkEnd w:id="363"/>
    </w:p>
    <w:p w14:paraId="0289F302" w14:textId="1128EBAC" w:rsidR="00084720" w:rsidRPr="00175291" w:rsidRDefault="00084720"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64" w:name="_Toc182399576"/>
      <w:r w:rsidRPr="00175291">
        <w:rPr>
          <w:rFonts w:ascii="Times New Roman" w:hAnsi="Times New Roman" w:cs="Times New Roman"/>
          <w:b/>
          <w:i w:val="0"/>
          <w:iCs w:val="0"/>
          <w:color w:val="auto"/>
          <w:sz w:val="24"/>
          <w:szCs w:val="24"/>
          <w:lang w:eastAsia="ja-JP"/>
        </w:rPr>
        <w:t>a. Meridia</w:t>
      </w:r>
      <w:r w:rsidR="00175291">
        <w:rPr>
          <w:rFonts w:ascii="Times New Roman" w:hAnsi="Times New Roman" w:cs="Times New Roman"/>
          <w:b/>
          <w:i w:val="0"/>
          <w:iCs w:val="0"/>
          <w:color w:val="auto"/>
          <w:sz w:val="24"/>
          <w:szCs w:val="24"/>
          <w:lang w:eastAsia="ja-JP"/>
        </w:rPr>
        <w:t>m</w:t>
      </w:r>
      <w:r w:rsidRPr="00175291">
        <w:rPr>
          <w:rFonts w:ascii="Times New Roman" w:hAnsi="Times New Roman" w:cs="Times New Roman"/>
          <w:b/>
          <w:i w:val="0"/>
          <w:iCs w:val="0"/>
          <w:color w:val="auto"/>
          <w:sz w:val="24"/>
          <w:szCs w:val="24"/>
          <w:lang w:eastAsia="ja-JP"/>
        </w:rPr>
        <w:t xml:space="preserve"> (65%)</w:t>
      </w:r>
      <w:bookmarkEnd w:id="364"/>
    </w:p>
    <w:p w14:paraId="0FAB777E" w14:textId="46ECFD92" w:rsidR="00084720" w:rsidRPr="00175291" w:rsidRDefault="00084720"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Spécialiste des infrastructures de demain dans les pays développés et émergents d’Europe, d’Afrique et d’Amérique. Meridiam contribue à la réalisation des objectifs de développement durable des Nations Unies en vue d’améliorer la qualité de vie des populations.</w:t>
      </w:r>
    </w:p>
    <w:p w14:paraId="090FD73B" w14:textId="1D9C9EAB" w:rsidR="00084720" w:rsidRPr="00175291" w:rsidRDefault="00084720"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Il conçoit, finance et gère des infrastructures durables et résilientes sur le long terme. Il soutient et accélère le développement de PME innovantes, ambitieuses et</w:t>
      </w:r>
      <w:r w:rsidR="00681F71" w:rsidRPr="00175291">
        <w:rPr>
          <w:rFonts w:ascii="Times New Roman" w:hAnsi="Times New Roman" w:cs="Times New Roman"/>
          <w:sz w:val="24"/>
          <w:szCs w:val="24"/>
          <w:lang w:eastAsia="ja-JP"/>
        </w:rPr>
        <w:t xml:space="preserve"> à</w:t>
      </w:r>
      <w:r w:rsidRPr="00175291">
        <w:rPr>
          <w:rFonts w:ascii="Times New Roman" w:hAnsi="Times New Roman" w:cs="Times New Roman"/>
          <w:sz w:val="24"/>
          <w:szCs w:val="24"/>
          <w:lang w:eastAsia="ja-JP"/>
        </w:rPr>
        <w:t xml:space="preserve"> forte croissance impliquée</w:t>
      </w:r>
      <w:r w:rsidR="00681F71" w:rsidRPr="00175291">
        <w:rPr>
          <w:rFonts w:ascii="Times New Roman" w:hAnsi="Times New Roman" w:cs="Times New Roman"/>
          <w:sz w:val="24"/>
          <w:szCs w:val="24"/>
          <w:lang w:eastAsia="ja-JP"/>
        </w:rPr>
        <w:t>s</w:t>
      </w:r>
      <w:r w:rsidRPr="00175291">
        <w:rPr>
          <w:rFonts w:ascii="Times New Roman" w:hAnsi="Times New Roman" w:cs="Times New Roman"/>
          <w:sz w:val="24"/>
          <w:szCs w:val="24"/>
          <w:lang w:eastAsia="ja-JP"/>
        </w:rPr>
        <w:t xml:space="preserve"> dans la transition écologique.</w:t>
      </w:r>
    </w:p>
    <w:p w14:paraId="24D94358" w14:textId="69E5DF8D" w:rsidR="00084720" w:rsidRPr="00175291" w:rsidRDefault="00084720"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65" w:name="_Toc182399577"/>
      <w:r w:rsidRPr="00175291">
        <w:rPr>
          <w:rFonts w:ascii="Times New Roman" w:hAnsi="Times New Roman" w:cs="Times New Roman"/>
          <w:b/>
          <w:i w:val="0"/>
          <w:iCs w:val="0"/>
          <w:color w:val="auto"/>
          <w:sz w:val="24"/>
          <w:szCs w:val="24"/>
          <w:lang w:eastAsia="ja-JP"/>
        </w:rPr>
        <w:t>b. Groupe ADP (35%)</w:t>
      </w:r>
      <w:bookmarkEnd w:id="365"/>
    </w:p>
    <w:p w14:paraId="3A8FFB7D" w14:textId="44FBF2DB" w:rsidR="00BC588F" w:rsidRPr="00175291" w:rsidRDefault="00681F7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Leader mondial de l’exploitation d’aéroports. Le groupe s’appuie à la fois sur un réseau unique de 27 aéroports dans le monde à la fin de 2022 en contrat de gestion ou en concession et sur un vivier de compétences et de savoir-faire mis au service des marchés locaux. A Madagascar, le groupe réalise des transferts de connaissance aux équipes locales afin d’atteindre la vision de l’entreprise de devenir un opérateur aéroportuaire de référence dans l’Océan Indien.</w:t>
      </w:r>
    </w:p>
    <w:p w14:paraId="1798481D" w14:textId="142DDE0A" w:rsidR="00473726" w:rsidRPr="00175291" w:rsidRDefault="00473726" w:rsidP="00175291">
      <w:pPr>
        <w:spacing w:line="360" w:lineRule="auto"/>
        <w:jc w:val="both"/>
        <w:rPr>
          <w:rFonts w:ascii="Times New Roman" w:hAnsi="Times New Roman" w:cs="Times New Roman"/>
          <w:sz w:val="24"/>
          <w:szCs w:val="24"/>
          <w:lang w:eastAsia="ja-JP"/>
        </w:rPr>
      </w:pPr>
    </w:p>
    <w:p w14:paraId="3EABDE6E" w14:textId="77777777" w:rsidR="0043344C" w:rsidRPr="00175291" w:rsidRDefault="0043344C" w:rsidP="00175291">
      <w:pPr>
        <w:spacing w:line="360" w:lineRule="auto"/>
        <w:jc w:val="both"/>
        <w:rPr>
          <w:rFonts w:ascii="Times New Roman" w:hAnsi="Times New Roman" w:cs="Times New Roman"/>
          <w:sz w:val="24"/>
          <w:szCs w:val="24"/>
          <w:lang w:eastAsia="ja-JP"/>
        </w:rPr>
      </w:pPr>
    </w:p>
    <w:p w14:paraId="17F3EC72" w14:textId="2DFA66A1" w:rsidR="000B0605" w:rsidRPr="00175291" w:rsidRDefault="000B0605" w:rsidP="00175291">
      <w:pPr>
        <w:pStyle w:val="Titre2"/>
        <w:spacing w:line="360" w:lineRule="auto"/>
        <w:jc w:val="both"/>
        <w:rPr>
          <w:rFonts w:ascii="Times New Roman" w:hAnsi="Times New Roman" w:cs="Times New Roman"/>
          <w:b/>
          <w:color w:val="auto"/>
          <w:sz w:val="24"/>
          <w:szCs w:val="24"/>
        </w:rPr>
      </w:pPr>
      <w:bookmarkStart w:id="366" w:name="_Toc182399138"/>
      <w:bookmarkStart w:id="367" w:name="_Toc182399578"/>
      <w:r w:rsidRPr="00175291">
        <w:rPr>
          <w:rFonts w:ascii="Times New Roman" w:hAnsi="Times New Roman" w:cs="Times New Roman"/>
          <w:b/>
          <w:color w:val="auto"/>
          <w:sz w:val="24"/>
          <w:szCs w:val="24"/>
        </w:rPr>
        <w:t>Chapitre 3 : Description du projet</w:t>
      </w:r>
      <w:bookmarkEnd w:id="366"/>
      <w:bookmarkEnd w:id="367"/>
    </w:p>
    <w:p w14:paraId="259CAD49" w14:textId="63447508" w:rsidR="000B0605" w:rsidRPr="00175291" w:rsidRDefault="000B0605" w:rsidP="00175291">
      <w:pPr>
        <w:pStyle w:val="Titre3"/>
        <w:spacing w:line="360" w:lineRule="auto"/>
        <w:jc w:val="both"/>
        <w:rPr>
          <w:rFonts w:ascii="Times New Roman" w:hAnsi="Times New Roman" w:cs="Times New Roman"/>
          <w:b/>
          <w:color w:val="auto"/>
        </w:rPr>
      </w:pPr>
      <w:bookmarkStart w:id="368" w:name="_Toc182399139"/>
      <w:bookmarkStart w:id="369" w:name="_Toc182399579"/>
      <w:r w:rsidRPr="00175291">
        <w:rPr>
          <w:rFonts w:ascii="Times New Roman" w:hAnsi="Times New Roman" w:cs="Times New Roman"/>
          <w:b/>
          <w:color w:val="auto"/>
        </w:rPr>
        <w:t>3.1.</w:t>
      </w:r>
      <w:r w:rsidRPr="00175291">
        <w:rPr>
          <w:rFonts w:ascii="Times New Roman" w:hAnsi="Times New Roman" w:cs="Times New Roman"/>
          <w:b/>
          <w:color w:val="auto"/>
        </w:rPr>
        <w:tab/>
        <w:t>Formulation</w:t>
      </w:r>
      <w:bookmarkEnd w:id="368"/>
      <w:bookmarkEnd w:id="369"/>
    </w:p>
    <w:p w14:paraId="62F5521B" w14:textId="1810112C" w:rsidR="005C51AA" w:rsidRPr="00175291" w:rsidRDefault="00D870F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Créer un outil de gestion de projet compatible avec les outils d’office 365 ainsi que l’environnement Microsoft permettant de faciliter la gestion des projets et </w:t>
      </w:r>
      <w:ins w:id="370" w:author="Damien ANDRIATSILAVINA (DSI)" w:date="2024-11-15T08:03:00Z" w16du:dateUtc="2024-11-15T05:03:00Z">
        <w:r w:rsidR="00EE1BED">
          <w:rPr>
            <w:rFonts w:ascii="Times New Roman" w:hAnsi="Times New Roman" w:cs="Times New Roman"/>
            <w:sz w:val="24"/>
            <w:szCs w:val="24"/>
            <w:lang w:eastAsia="ja-JP"/>
          </w:rPr>
          <w:t xml:space="preserve">de gérer efficacement les ressources </w:t>
        </w:r>
      </w:ins>
      <w:del w:id="371" w:author="Damien ANDRIATSILAVINA (DSI)" w:date="2024-11-15T08:03:00Z" w16du:dateUtc="2024-11-15T05:03:00Z">
        <w:r w:rsidRPr="00175291" w:rsidDel="00EE1BED">
          <w:rPr>
            <w:rFonts w:ascii="Times New Roman" w:hAnsi="Times New Roman" w:cs="Times New Roman"/>
            <w:sz w:val="24"/>
            <w:szCs w:val="24"/>
            <w:lang w:eastAsia="ja-JP"/>
          </w:rPr>
          <w:delText xml:space="preserve">des disponibilités de chacun des collaborateurs. </w:delText>
        </w:r>
      </w:del>
    </w:p>
    <w:p w14:paraId="04731546" w14:textId="42158B70" w:rsidR="000B0605" w:rsidRPr="00175291" w:rsidRDefault="000B0605" w:rsidP="00175291">
      <w:pPr>
        <w:pStyle w:val="Titre3"/>
        <w:spacing w:line="360" w:lineRule="auto"/>
        <w:jc w:val="both"/>
        <w:rPr>
          <w:rFonts w:ascii="Times New Roman" w:hAnsi="Times New Roman" w:cs="Times New Roman"/>
          <w:b/>
          <w:color w:val="auto"/>
        </w:rPr>
      </w:pPr>
      <w:bookmarkStart w:id="372" w:name="_Toc182399140"/>
      <w:bookmarkStart w:id="373" w:name="_Toc182399580"/>
      <w:r w:rsidRPr="00175291">
        <w:rPr>
          <w:rFonts w:ascii="Times New Roman" w:hAnsi="Times New Roman" w:cs="Times New Roman"/>
          <w:b/>
          <w:color w:val="auto"/>
        </w:rPr>
        <w:t>3.2.</w:t>
      </w:r>
      <w:r w:rsidRPr="00175291">
        <w:rPr>
          <w:rFonts w:ascii="Times New Roman" w:hAnsi="Times New Roman" w:cs="Times New Roman"/>
          <w:b/>
          <w:color w:val="auto"/>
        </w:rPr>
        <w:tab/>
        <w:t>Objectif et besoin de l’utilisateur</w:t>
      </w:r>
      <w:bookmarkEnd w:id="372"/>
      <w:bookmarkEnd w:id="373"/>
    </w:p>
    <w:p w14:paraId="22557CA2" w14:textId="27D983C4" w:rsidR="00AD3AAB" w:rsidRPr="00175291" w:rsidRDefault="00AD3AA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374" w:name="_Toc182399581"/>
      <w:r w:rsidRPr="00175291">
        <w:rPr>
          <w:rFonts w:ascii="Times New Roman" w:hAnsi="Times New Roman" w:cs="Times New Roman"/>
          <w:b/>
          <w:i w:val="0"/>
          <w:iCs w:val="0"/>
          <w:color w:val="auto"/>
          <w:sz w:val="24"/>
          <w:szCs w:val="24"/>
          <w:lang w:eastAsia="ja-JP"/>
        </w:rPr>
        <w:t>3.2.1. Objectif</w:t>
      </w:r>
      <w:bookmarkEnd w:id="374"/>
    </w:p>
    <w:p w14:paraId="59181627" w14:textId="29B43A2F" w:rsidR="00AD3AAB" w:rsidDel="003B49AD" w:rsidRDefault="00AD3AAB" w:rsidP="00175291">
      <w:pPr>
        <w:spacing w:line="360" w:lineRule="auto"/>
        <w:jc w:val="both"/>
        <w:rPr>
          <w:del w:id="375" w:author="Damien ANDRIATSILAVINA (DSI)" w:date="2024-11-15T08:05:00Z" w16du:dateUtc="2024-11-15T05:05:00Z"/>
          <w:rFonts w:ascii="Times New Roman" w:hAnsi="Times New Roman" w:cs="Times New Roman"/>
          <w:sz w:val="24"/>
          <w:szCs w:val="24"/>
        </w:rPr>
      </w:pPr>
      <w:del w:id="376" w:author="Damien ANDRIATSILAVINA (DSI)" w:date="2024-11-15T08:05:00Z" w16du:dateUtc="2024-11-15T05:05:00Z">
        <w:r w:rsidRPr="00175291" w:rsidDel="003B49AD">
          <w:rPr>
            <w:rFonts w:ascii="Times New Roman" w:hAnsi="Times New Roman" w:cs="Times New Roman"/>
            <w:sz w:val="24"/>
            <w:szCs w:val="24"/>
          </w:rPr>
          <w:delText>L'objectif visé pour la réalisation de ce projet est de pouvoir distinguer facilement la disponibilité des collaborateurs et d'avoir une meilleure visibilité sur les détails de chaque projet. Définir la priorité de chaque projet et changer le planning en fonction de ses priorités.</w:delText>
        </w:r>
      </w:del>
    </w:p>
    <w:p w14:paraId="133F73A6" w14:textId="1D368E4F" w:rsidR="003B49AD" w:rsidRPr="003B49AD" w:rsidRDefault="003B49AD" w:rsidP="003B49AD">
      <w:pPr>
        <w:spacing w:line="360" w:lineRule="auto"/>
        <w:jc w:val="both"/>
        <w:rPr>
          <w:ins w:id="377" w:author="Damien ANDRIATSILAVINA (DSI)" w:date="2024-11-15T08:05:00Z" w16du:dateUtc="2024-11-15T05:05:00Z"/>
          <w:rFonts w:ascii="Times New Roman" w:hAnsi="Times New Roman" w:cs="Times New Roman"/>
          <w:sz w:val="24"/>
          <w:szCs w:val="24"/>
        </w:rPr>
      </w:pPr>
      <w:ins w:id="378" w:author="Damien ANDRIATSILAVINA (DSI)" w:date="2024-11-15T08:05:00Z" w16du:dateUtc="2024-11-15T05:05:00Z">
        <w:r w:rsidRPr="003B49AD">
          <w:rPr>
            <w:rFonts w:ascii="Times New Roman" w:hAnsi="Times New Roman" w:cs="Times New Roman"/>
            <w:sz w:val="24"/>
            <w:szCs w:val="24"/>
          </w:rPr>
          <w:t>Les objectifs principaux de la mise en place d’un outil de gestion de projet pour Ravinala Airports, dans un contexte de transformation digitale</w:t>
        </w:r>
        <w:r>
          <w:rPr>
            <w:rFonts w:ascii="Times New Roman" w:hAnsi="Times New Roman" w:cs="Times New Roman"/>
            <w:sz w:val="24"/>
            <w:szCs w:val="24"/>
          </w:rPr>
          <w:t xml:space="preserve"> </w:t>
        </w:r>
        <w:r w:rsidRPr="003B49AD">
          <w:rPr>
            <w:rFonts w:ascii="Times New Roman" w:hAnsi="Times New Roman" w:cs="Times New Roman"/>
            <w:sz w:val="24"/>
            <w:szCs w:val="24"/>
          </w:rPr>
          <w:t>:</w:t>
        </w:r>
      </w:ins>
    </w:p>
    <w:p w14:paraId="0444558A" w14:textId="77777777" w:rsidR="003B49AD" w:rsidRPr="003B49AD" w:rsidRDefault="003B49AD" w:rsidP="003B49AD">
      <w:pPr>
        <w:spacing w:line="360" w:lineRule="auto"/>
        <w:jc w:val="both"/>
        <w:rPr>
          <w:ins w:id="379" w:author="Damien ANDRIATSILAVINA (DSI)" w:date="2024-11-15T08:05:00Z" w16du:dateUtc="2024-11-15T05:05:00Z"/>
          <w:rFonts w:ascii="Times New Roman" w:hAnsi="Times New Roman" w:cs="Times New Roman"/>
          <w:sz w:val="24"/>
          <w:szCs w:val="24"/>
        </w:rPr>
      </w:pPr>
    </w:p>
    <w:p w14:paraId="6E580ADF" w14:textId="77777777" w:rsidR="003B49AD" w:rsidRDefault="003B49AD" w:rsidP="003B49AD">
      <w:pPr>
        <w:pStyle w:val="Paragraphedeliste"/>
        <w:numPr>
          <w:ilvl w:val="0"/>
          <w:numId w:val="32"/>
        </w:numPr>
        <w:spacing w:line="360" w:lineRule="auto"/>
        <w:jc w:val="both"/>
        <w:rPr>
          <w:ins w:id="380" w:author="Damien ANDRIATSILAVINA (DSI)" w:date="2024-11-15T08:06:00Z" w16du:dateUtc="2024-11-15T05:06:00Z"/>
          <w:rFonts w:ascii="Times New Roman" w:hAnsi="Times New Roman" w:cs="Times New Roman"/>
          <w:sz w:val="24"/>
          <w:szCs w:val="24"/>
        </w:rPr>
      </w:pPr>
      <w:ins w:id="381" w:author="Damien ANDRIATSILAVINA (DSI)" w:date="2024-11-15T08:05:00Z" w16du:dateUtc="2024-11-15T05:05:00Z">
        <w:r w:rsidRPr="003B49AD">
          <w:rPr>
            <w:rFonts w:ascii="Times New Roman" w:hAnsi="Times New Roman" w:cs="Times New Roman"/>
            <w:b/>
            <w:bCs/>
            <w:sz w:val="24"/>
            <w:szCs w:val="24"/>
            <w:rPrChange w:id="382" w:author="Damien ANDRIATSILAVINA (DSI)" w:date="2024-11-15T08:06:00Z" w16du:dateUtc="2024-11-15T05:06:00Z">
              <w:rPr/>
            </w:rPrChange>
          </w:rPr>
          <w:lastRenderedPageBreak/>
          <w:t>Amélioration de la Planification et du Suivi des Projets</w:t>
        </w:r>
        <w:r w:rsidRPr="003B49AD">
          <w:rPr>
            <w:rFonts w:ascii="Times New Roman" w:hAnsi="Times New Roman" w:cs="Times New Roman"/>
            <w:sz w:val="24"/>
            <w:szCs w:val="24"/>
            <w:rPrChange w:id="383" w:author="Damien ANDRIATSILAVINA (DSI)" w:date="2024-11-15T08:06:00Z" w16du:dateUtc="2024-11-15T05:06:00Z">
              <w:rPr/>
            </w:rPrChange>
          </w:rPr>
          <w:t xml:space="preserve"> : Centraliser les informations pour assurer un suivi en temps réel, faciliter la planification des tâches, des ressources, et des délais, et ainsi anticiper les retards ou les risques.</w:t>
        </w:r>
      </w:ins>
    </w:p>
    <w:p w14:paraId="43D998AF" w14:textId="09E0D0C5" w:rsidR="003B49AD" w:rsidRDefault="003B49AD" w:rsidP="003B49AD">
      <w:pPr>
        <w:pStyle w:val="Paragraphedeliste"/>
        <w:numPr>
          <w:ilvl w:val="0"/>
          <w:numId w:val="32"/>
        </w:numPr>
        <w:spacing w:line="360" w:lineRule="auto"/>
        <w:jc w:val="both"/>
        <w:rPr>
          <w:ins w:id="384" w:author="Damien ANDRIATSILAVINA (DSI)" w:date="2024-11-15T08:06:00Z" w16du:dateUtc="2024-11-15T05:06:00Z"/>
          <w:rFonts w:ascii="Times New Roman" w:hAnsi="Times New Roman" w:cs="Times New Roman"/>
          <w:sz w:val="24"/>
          <w:szCs w:val="24"/>
        </w:rPr>
      </w:pPr>
      <w:ins w:id="385" w:author="Damien ANDRIATSILAVINA (DSI)" w:date="2024-11-15T08:05:00Z" w16du:dateUtc="2024-11-15T05:05:00Z">
        <w:r w:rsidRPr="003B49AD">
          <w:rPr>
            <w:rFonts w:ascii="Times New Roman" w:hAnsi="Times New Roman" w:cs="Times New Roman"/>
            <w:b/>
            <w:bCs/>
            <w:sz w:val="24"/>
            <w:szCs w:val="24"/>
            <w:rPrChange w:id="386" w:author="Damien ANDRIATSILAVINA (DSI)" w:date="2024-11-15T08:06:00Z" w16du:dateUtc="2024-11-15T05:06:00Z">
              <w:rPr/>
            </w:rPrChange>
          </w:rPr>
          <w:t>Collaboration Optimisée</w:t>
        </w:r>
        <w:r w:rsidRPr="003B49AD">
          <w:rPr>
            <w:rFonts w:ascii="Times New Roman" w:hAnsi="Times New Roman" w:cs="Times New Roman"/>
            <w:sz w:val="24"/>
            <w:szCs w:val="24"/>
            <w:rPrChange w:id="387" w:author="Damien ANDRIATSILAVINA (DSI)" w:date="2024-11-15T08:06:00Z" w16du:dateUtc="2024-11-15T05:06:00Z">
              <w:rPr/>
            </w:rPrChange>
          </w:rPr>
          <w:t xml:space="preserve"> : Offrir une plateforme unique où toutes les parties prenantes (internes et </w:t>
        </w:r>
      </w:ins>
      <w:ins w:id="388" w:author="Damien ANDRIATSILAVINA (DSI)" w:date="2024-11-15T08:06:00Z" w16du:dateUtc="2024-11-15T05:06:00Z">
        <w:r>
          <w:rPr>
            <w:rFonts w:ascii="Times New Roman" w:hAnsi="Times New Roman" w:cs="Times New Roman"/>
            <w:sz w:val="24"/>
            <w:szCs w:val="24"/>
          </w:rPr>
          <w:t xml:space="preserve">plus tard </w:t>
        </w:r>
      </w:ins>
      <w:ins w:id="389" w:author="Damien ANDRIATSILAVINA (DSI)" w:date="2024-11-15T08:05:00Z" w16du:dateUtc="2024-11-15T05:05:00Z">
        <w:r w:rsidRPr="003B49AD">
          <w:rPr>
            <w:rFonts w:ascii="Times New Roman" w:hAnsi="Times New Roman" w:cs="Times New Roman"/>
            <w:sz w:val="24"/>
            <w:szCs w:val="24"/>
            <w:rPrChange w:id="390" w:author="Damien ANDRIATSILAVINA (DSI)" w:date="2024-11-15T08:06:00Z" w16du:dateUtc="2024-11-15T05:06:00Z">
              <w:rPr/>
            </w:rPrChange>
          </w:rPr>
          <w:t xml:space="preserve">externes) peuvent </w:t>
        </w:r>
      </w:ins>
      <w:ins w:id="391" w:author="Damien ANDRIATSILAVINA (DSI)" w:date="2024-11-15T08:06:00Z" w16du:dateUtc="2024-11-15T05:06:00Z">
        <w:r w:rsidRPr="003B49AD">
          <w:rPr>
            <w:rFonts w:ascii="Times New Roman" w:hAnsi="Times New Roman" w:cs="Times New Roman"/>
            <w:sz w:val="24"/>
            <w:szCs w:val="24"/>
          </w:rPr>
          <w:t>collaborer</w:t>
        </w:r>
        <w:r>
          <w:rPr>
            <w:rFonts w:ascii="Times New Roman" w:hAnsi="Times New Roman" w:cs="Times New Roman"/>
            <w:sz w:val="24"/>
            <w:szCs w:val="24"/>
          </w:rPr>
          <w:t xml:space="preserve"> </w:t>
        </w:r>
        <w:r w:rsidRPr="003B49AD">
          <w:rPr>
            <w:rFonts w:ascii="Times New Roman" w:hAnsi="Times New Roman" w:cs="Times New Roman"/>
            <w:sz w:val="24"/>
            <w:szCs w:val="24"/>
          </w:rPr>
          <w:t>et</w:t>
        </w:r>
      </w:ins>
      <w:ins w:id="392" w:author="Damien ANDRIATSILAVINA (DSI)" w:date="2024-11-15T08:05:00Z" w16du:dateUtc="2024-11-15T05:05:00Z">
        <w:r w:rsidRPr="003B49AD">
          <w:rPr>
            <w:rFonts w:ascii="Times New Roman" w:hAnsi="Times New Roman" w:cs="Times New Roman"/>
            <w:sz w:val="24"/>
            <w:szCs w:val="24"/>
            <w:rPrChange w:id="393" w:author="Damien ANDRIATSILAVINA (DSI)" w:date="2024-11-15T08:06:00Z" w16du:dateUtc="2024-11-15T05:06:00Z">
              <w:rPr/>
            </w:rPrChange>
          </w:rPr>
          <w:t xml:space="preserve"> suivre l’avancement des projets en temps réel, ce qui améliore la communication et l'alignement entre les équipes.</w:t>
        </w:r>
      </w:ins>
    </w:p>
    <w:p w14:paraId="6EA7AFDF" w14:textId="77777777" w:rsidR="003B49AD" w:rsidRDefault="003B49AD" w:rsidP="003B49AD">
      <w:pPr>
        <w:pStyle w:val="Paragraphedeliste"/>
        <w:numPr>
          <w:ilvl w:val="0"/>
          <w:numId w:val="32"/>
        </w:numPr>
        <w:spacing w:line="360" w:lineRule="auto"/>
        <w:jc w:val="both"/>
        <w:rPr>
          <w:ins w:id="394" w:author="Damien ANDRIATSILAVINA (DSI)" w:date="2024-11-15T08:07:00Z" w16du:dateUtc="2024-11-15T05:07:00Z"/>
          <w:rFonts w:ascii="Times New Roman" w:hAnsi="Times New Roman" w:cs="Times New Roman"/>
          <w:sz w:val="24"/>
          <w:szCs w:val="24"/>
        </w:rPr>
      </w:pPr>
      <w:ins w:id="395" w:author="Damien ANDRIATSILAVINA (DSI)" w:date="2024-11-15T08:05:00Z" w16du:dateUtc="2024-11-15T05:05:00Z">
        <w:r w:rsidRPr="003B49AD">
          <w:rPr>
            <w:rFonts w:ascii="Times New Roman" w:hAnsi="Times New Roman" w:cs="Times New Roman"/>
            <w:b/>
            <w:bCs/>
            <w:sz w:val="24"/>
            <w:szCs w:val="24"/>
            <w:rPrChange w:id="396" w:author="Damien ANDRIATSILAVINA (DSI)" w:date="2024-11-15T08:07:00Z" w16du:dateUtc="2024-11-15T05:07:00Z">
              <w:rPr/>
            </w:rPrChange>
          </w:rPr>
          <w:t>Meilleure Gestion des Ressources</w:t>
        </w:r>
        <w:r w:rsidRPr="003B49AD">
          <w:rPr>
            <w:rFonts w:ascii="Times New Roman" w:hAnsi="Times New Roman" w:cs="Times New Roman"/>
            <w:sz w:val="24"/>
            <w:szCs w:val="24"/>
            <w:rPrChange w:id="397" w:author="Damien ANDRIATSILAVINA (DSI)" w:date="2024-11-15T08:06:00Z" w16du:dateUtc="2024-11-15T05:06:00Z">
              <w:rPr/>
            </w:rPrChange>
          </w:rPr>
          <w:t xml:space="preserve"> : Optimiser l’allocation des ressources humaines et matérielles pour les différents projets, en évitant les surcharges de travail et en assurant la disponibilité des équipes sur les projets prioritaires.</w:t>
        </w:r>
      </w:ins>
    </w:p>
    <w:p w14:paraId="382510F6" w14:textId="77777777" w:rsidR="003B49AD" w:rsidRDefault="003B49AD" w:rsidP="003B49AD">
      <w:pPr>
        <w:pStyle w:val="Paragraphedeliste"/>
        <w:numPr>
          <w:ilvl w:val="0"/>
          <w:numId w:val="32"/>
        </w:numPr>
        <w:spacing w:line="360" w:lineRule="auto"/>
        <w:jc w:val="both"/>
        <w:rPr>
          <w:ins w:id="398" w:author="Damien ANDRIATSILAVINA (DSI)" w:date="2024-11-15T08:07:00Z" w16du:dateUtc="2024-11-15T05:07:00Z"/>
          <w:rFonts w:ascii="Times New Roman" w:hAnsi="Times New Roman" w:cs="Times New Roman"/>
          <w:sz w:val="24"/>
          <w:szCs w:val="24"/>
        </w:rPr>
      </w:pPr>
      <w:ins w:id="399" w:author="Damien ANDRIATSILAVINA (DSI)" w:date="2024-11-15T08:05:00Z" w16du:dateUtc="2024-11-15T05:05:00Z">
        <w:r w:rsidRPr="003B49AD">
          <w:rPr>
            <w:rFonts w:ascii="Times New Roman" w:hAnsi="Times New Roman" w:cs="Times New Roman"/>
            <w:b/>
            <w:bCs/>
            <w:sz w:val="24"/>
            <w:szCs w:val="24"/>
            <w:rPrChange w:id="400" w:author="Damien ANDRIATSILAVINA (DSI)" w:date="2024-11-15T08:07:00Z" w16du:dateUtc="2024-11-15T05:07:00Z">
              <w:rPr/>
            </w:rPrChange>
          </w:rPr>
          <w:t>Standardisation des Processus</w:t>
        </w:r>
        <w:r w:rsidRPr="003B49AD">
          <w:rPr>
            <w:rFonts w:ascii="Times New Roman" w:hAnsi="Times New Roman" w:cs="Times New Roman"/>
            <w:sz w:val="24"/>
            <w:szCs w:val="24"/>
            <w:rPrChange w:id="401" w:author="Damien ANDRIATSILAVINA (DSI)" w:date="2024-11-15T08:07:00Z" w16du:dateUtc="2024-11-15T05:07:00Z">
              <w:rPr/>
            </w:rPrChange>
          </w:rPr>
          <w:t xml:space="preserve"> : Harmoniser les pratiques de gestion de projet à travers des méthodologies et des outils communs, permettant ainsi de garantir une cohérence dans l'exécution des projets, en particulier pour ceux liés à la transformation digitale et à l'innovation.</w:t>
        </w:r>
      </w:ins>
    </w:p>
    <w:p w14:paraId="13578A7C" w14:textId="17AF38DC" w:rsidR="003B49AD" w:rsidRPr="003B49AD" w:rsidRDefault="003B49AD" w:rsidP="003B49AD">
      <w:pPr>
        <w:pStyle w:val="Paragraphedeliste"/>
        <w:numPr>
          <w:ilvl w:val="0"/>
          <w:numId w:val="32"/>
        </w:numPr>
        <w:spacing w:line="360" w:lineRule="auto"/>
        <w:jc w:val="both"/>
        <w:rPr>
          <w:ins w:id="402" w:author="Damien ANDRIATSILAVINA (DSI)" w:date="2024-11-15T08:05:00Z" w16du:dateUtc="2024-11-15T05:05:00Z"/>
          <w:rFonts w:ascii="Times New Roman" w:hAnsi="Times New Roman" w:cs="Times New Roman"/>
          <w:sz w:val="24"/>
          <w:szCs w:val="24"/>
          <w:rPrChange w:id="403" w:author="Damien ANDRIATSILAVINA (DSI)" w:date="2024-11-15T08:07:00Z" w16du:dateUtc="2024-11-15T05:07:00Z">
            <w:rPr>
              <w:ins w:id="404" w:author="Damien ANDRIATSILAVINA (DSI)" w:date="2024-11-15T08:05:00Z" w16du:dateUtc="2024-11-15T05:05:00Z"/>
            </w:rPr>
          </w:rPrChange>
        </w:rPr>
        <w:pPrChange w:id="405" w:author="Damien ANDRIATSILAVINA (DSI)" w:date="2024-11-15T08:07:00Z" w16du:dateUtc="2024-11-15T05:07:00Z">
          <w:pPr>
            <w:spacing w:line="360" w:lineRule="auto"/>
            <w:jc w:val="both"/>
          </w:pPr>
        </w:pPrChange>
      </w:pPr>
      <w:ins w:id="406" w:author="Damien ANDRIATSILAVINA (DSI)" w:date="2024-11-15T08:05:00Z" w16du:dateUtc="2024-11-15T05:05:00Z">
        <w:r w:rsidRPr="003B49AD">
          <w:rPr>
            <w:rFonts w:ascii="Times New Roman" w:hAnsi="Times New Roman" w:cs="Times New Roman"/>
            <w:b/>
            <w:bCs/>
            <w:sz w:val="24"/>
            <w:szCs w:val="24"/>
            <w:rPrChange w:id="407" w:author="Damien ANDRIATSILAVINA (DSI)" w:date="2024-11-15T08:07:00Z" w16du:dateUtc="2024-11-15T05:07:00Z">
              <w:rPr/>
            </w:rPrChange>
          </w:rPr>
          <w:t>Réduction des Coûts et Meilleure Rentabilité</w:t>
        </w:r>
        <w:r w:rsidRPr="003B49AD">
          <w:rPr>
            <w:rFonts w:ascii="Times New Roman" w:hAnsi="Times New Roman" w:cs="Times New Roman"/>
            <w:sz w:val="24"/>
            <w:szCs w:val="24"/>
            <w:rPrChange w:id="408" w:author="Damien ANDRIATSILAVINA (DSI)" w:date="2024-11-15T08:07:00Z" w16du:dateUtc="2024-11-15T05:07:00Z">
              <w:rPr/>
            </w:rPrChange>
          </w:rPr>
          <w:t xml:space="preserve"> : En limitant les erreurs, en optimisant les délais et en améliorant l’efficacité globale, l’outil contribue à un meilleur contrôle des coûts et à une meilleure rentabilité des projets.</w:t>
        </w:r>
      </w:ins>
    </w:p>
    <w:p w14:paraId="206876E3" w14:textId="77777777" w:rsidR="003B49AD" w:rsidRPr="003B49AD" w:rsidRDefault="003B49AD" w:rsidP="003B49AD">
      <w:pPr>
        <w:spacing w:line="360" w:lineRule="auto"/>
        <w:jc w:val="both"/>
        <w:rPr>
          <w:ins w:id="409" w:author="Damien ANDRIATSILAVINA (DSI)" w:date="2024-11-15T08:05:00Z" w16du:dateUtc="2024-11-15T05:05:00Z"/>
          <w:rFonts w:ascii="Times New Roman" w:hAnsi="Times New Roman" w:cs="Times New Roman"/>
          <w:sz w:val="24"/>
          <w:szCs w:val="24"/>
        </w:rPr>
      </w:pPr>
    </w:p>
    <w:p w14:paraId="5EA0C7A6" w14:textId="1D5C64B3" w:rsidR="00AD3AAB" w:rsidRPr="00175291" w:rsidRDefault="00AD3AA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410" w:name="_Toc182399582"/>
      <w:r w:rsidRPr="00175291">
        <w:rPr>
          <w:rFonts w:ascii="Times New Roman" w:hAnsi="Times New Roman" w:cs="Times New Roman"/>
          <w:b/>
          <w:i w:val="0"/>
          <w:iCs w:val="0"/>
          <w:color w:val="auto"/>
          <w:sz w:val="24"/>
          <w:szCs w:val="24"/>
          <w:lang w:eastAsia="ja-JP"/>
        </w:rPr>
        <w:t>3.2.2. Besoins de l’utilisateur</w:t>
      </w:r>
      <w:bookmarkEnd w:id="410"/>
    </w:p>
    <w:p w14:paraId="7C8FF64C" w14:textId="4CBF13C0" w:rsidR="00AD3AAB" w:rsidRPr="00175291" w:rsidRDefault="00AD3AAB" w:rsidP="00175291">
      <w:pPr>
        <w:pStyle w:val="Titre5"/>
        <w:spacing w:line="360" w:lineRule="auto"/>
        <w:ind w:left="708" w:firstLine="708"/>
        <w:jc w:val="both"/>
        <w:rPr>
          <w:rFonts w:ascii="Times New Roman" w:hAnsi="Times New Roman" w:cs="Times New Roman"/>
          <w:b/>
          <w:color w:val="auto"/>
          <w:sz w:val="24"/>
          <w:szCs w:val="24"/>
          <w:lang w:eastAsia="ja-JP"/>
        </w:rPr>
      </w:pPr>
      <w:bookmarkStart w:id="411" w:name="_Toc182399583"/>
      <w:r w:rsidRPr="00175291">
        <w:rPr>
          <w:rFonts w:ascii="Times New Roman" w:hAnsi="Times New Roman" w:cs="Times New Roman"/>
          <w:b/>
          <w:color w:val="auto"/>
          <w:sz w:val="24"/>
          <w:szCs w:val="24"/>
          <w:lang w:eastAsia="ja-JP"/>
        </w:rPr>
        <w:t>a) Besoins fonctionnel</w:t>
      </w:r>
      <w:bookmarkEnd w:id="411"/>
    </w:p>
    <w:p w14:paraId="2B30D5F2" w14:textId="5C62CDB6" w:rsidR="00AD3AAB" w:rsidRPr="00175291" w:rsidDel="003B49AD" w:rsidRDefault="00AD3AAB" w:rsidP="00175291">
      <w:pPr>
        <w:pStyle w:val="Paragraphedeliste"/>
        <w:numPr>
          <w:ilvl w:val="0"/>
          <w:numId w:val="15"/>
        </w:numPr>
        <w:spacing w:line="360" w:lineRule="auto"/>
        <w:jc w:val="both"/>
        <w:rPr>
          <w:del w:id="412" w:author="Damien ANDRIATSILAVINA (DSI)" w:date="2024-11-15T08:09:00Z" w16du:dateUtc="2024-11-15T05:09:00Z"/>
          <w:rFonts w:ascii="Times New Roman" w:hAnsi="Times New Roman" w:cs="Times New Roman"/>
          <w:sz w:val="24"/>
          <w:szCs w:val="24"/>
        </w:rPr>
      </w:pPr>
      <w:del w:id="413" w:author="Damien ANDRIATSILAVINA (DSI)" w:date="2024-11-15T08:09:00Z" w16du:dateUtc="2024-11-15T05:09:00Z">
        <w:r w:rsidRPr="00175291" w:rsidDel="003B49AD">
          <w:rPr>
            <w:rFonts w:ascii="Times New Roman" w:hAnsi="Times New Roman" w:cs="Times New Roman"/>
            <w:sz w:val="24"/>
            <w:szCs w:val="24"/>
          </w:rPr>
          <w:delText>En tant que Directeur des Systèmes Informatiques, je veux voir la disponibilité de mes équipes.</w:delText>
        </w:r>
      </w:del>
    </w:p>
    <w:p w14:paraId="0B8C5D7D" w14:textId="476D5C40" w:rsidR="00AD3AAB" w:rsidRPr="00175291" w:rsidDel="003B49AD" w:rsidRDefault="00AD3AAB" w:rsidP="00175291">
      <w:pPr>
        <w:pStyle w:val="Paragraphedeliste"/>
        <w:numPr>
          <w:ilvl w:val="0"/>
          <w:numId w:val="15"/>
        </w:numPr>
        <w:spacing w:line="360" w:lineRule="auto"/>
        <w:jc w:val="both"/>
        <w:rPr>
          <w:del w:id="414" w:author="Damien ANDRIATSILAVINA (DSI)" w:date="2024-11-15T08:09:00Z" w16du:dateUtc="2024-11-15T05:09:00Z"/>
          <w:rFonts w:ascii="Times New Roman" w:hAnsi="Times New Roman" w:cs="Times New Roman"/>
          <w:sz w:val="24"/>
          <w:szCs w:val="24"/>
        </w:rPr>
      </w:pPr>
      <w:del w:id="415" w:author="Damien ANDRIATSILAVINA (DSI)" w:date="2024-11-15T08:09:00Z" w16du:dateUtc="2024-11-15T05:09:00Z">
        <w:r w:rsidRPr="00175291" w:rsidDel="003B49AD">
          <w:rPr>
            <w:rFonts w:ascii="Times New Roman" w:hAnsi="Times New Roman" w:cs="Times New Roman"/>
            <w:sz w:val="24"/>
            <w:szCs w:val="24"/>
          </w:rPr>
          <w:delText>En tant qu’initiateur d’un projet je veux voir combien de temps durera ce projet.</w:delText>
        </w:r>
      </w:del>
    </w:p>
    <w:p w14:paraId="22EB3D35" w14:textId="3F58CF69" w:rsidR="00AD3AAB" w:rsidRPr="00175291" w:rsidDel="003B49AD" w:rsidRDefault="00AD3AAB" w:rsidP="00175291">
      <w:pPr>
        <w:pStyle w:val="Paragraphedeliste"/>
        <w:numPr>
          <w:ilvl w:val="0"/>
          <w:numId w:val="15"/>
        </w:numPr>
        <w:spacing w:line="360" w:lineRule="auto"/>
        <w:jc w:val="both"/>
        <w:rPr>
          <w:del w:id="416" w:author="Damien ANDRIATSILAVINA (DSI)" w:date="2024-11-15T08:09:00Z" w16du:dateUtc="2024-11-15T05:09:00Z"/>
          <w:rFonts w:ascii="Times New Roman" w:hAnsi="Times New Roman" w:cs="Times New Roman"/>
          <w:sz w:val="24"/>
          <w:szCs w:val="24"/>
        </w:rPr>
      </w:pPr>
      <w:del w:id="417" w:author="Damien ANDRIATSILAVINA (DSI)" w:date="2024-11-15T08:09:00Z" w16du:dateUtc="2024-11-15T05:09:00Z">
        <w:r w:rsidRPr="00175291" w:rsidDel="003B49AD">
          <w:rPr>
            <w:rFonts w:ascii="Times New Roman" w:hAnsi="Times New Roman" w:cs="Times New Roman"/>
            <w:sz w:val="24"/>
            <w:szCs w:val="24"/>
          </w:rPr>
          <w:delText>En tant que Directeur des Systèmes Informatiques, je veux voir les ressources utilisées par mes équipes.</w:delText>
        </w:r>
      </w:del>
    </w:p>
    <w:p w14:paraId="3597E7F5" w14:textId="737C437B" w:rsidR="00AD3AAB" w:rsidRPr="00175291" w:rsidDel="003B49AD" w:rsidRDefault="00AD3AAB" w:rsidP="00175291">
      <w:pPr>
        <w:pStyle w:val="Paragraphedeliste"/>
        <w:numPr>
          <w:ilvl w:val="0"/>
          <w:numId w:val="15"/>
        </w:numPr>
        <w:spacing w:line="360" w:lineRule="auto"/>
        <w:jc w:val="both"/>
        <w:rPr>
          <w:del w:id="418" w:author="Damien ANDRIATSILAVINA (DSI)" w:date="2024-11-15T08:09:00Z" w16du:dateUtc="2024-11-15T05:09:00Z"/>
          <w:rFonts w:ascii="Times New Roman" w:hAnsi="Times New Roman" w:cs="Times New Roman"/>
          <w:sz w:val="24"/>
          <w:szCs w:val="24"/>
        </w:rPr>
      </w:pPr>
      <w:del w:id="419" w:author="Damien ANDRIATSILAVINA (DSI)" w:date="2024-11-15T08:09:00Z" w16du:dateUtc="2024-11-15T05:09:00Z">
        <w:r w:rsidRPr="00175291" w:rsidDel="003B49AD">
          <w:rPr>
            <w:rFonts w:ascii="Times New Roman" w:hAnsi="Times New Roman" w:cs="Times New Roman"/>
            <w:sz w:val="24"/>
            <w:szCs w:val="24"/>
          </w:rPr>
          <w:delText>En tant que collaborateur dans un projet je veux avoir une vision précise de l’avancée de mon projet.</w:delText>
        </w:r>
      </w:del>
    </w:p>
    <w:p w14:paraId="1FAA6358" w14:textId="04B960E0" w:rsidR="00AD3AAB" w:rsidRPr="00175291" w:rsidDel="003B49AD" w:rsidRDefault="00AD3AAB" w:rsidP="00175291">
      <w:pPr>
        <w:pStyle w:val="Paragraphedeliste"/>
        <w:numPr>
          <w:ilvl w:val="0"/>
          <w:numId w:val="15"/>
        </w:numPr>
        <w:spacing w:line="360" w:lineRule="auto"/>
        <w:jc w:val="both"/>
        <w:rPr>
          <w:del w:id="420" w:author="Damien ANDRIATSILAVINA (DSI)" w:date="2024-11-15T08:09:00Z" w16du:dateUtc="2024-11-15T05:09:00Z"/>
          <w:rFonts w:ascii="Times New Roman" w:hAnsi="Times New Roman" w:cs="Times New Roman"/>
          <w:sz w:val="24"/>
          <w:szCs w:val="24"/>
        </w:rPr>
      </w:pPr>
      <w:del w:id="421" w:author="Damien ANDRIATSILAVINA (DSI)" w:date="2024-11-15T08:09:00Z" w16du:dateUtc="2024-11-15T05:09:00Z">
        <w:r w:rsidRPr="00175291" w:rsidDel="003B49AD">
          <w:rPr>
            <w:rFonts w:ascii="Times New Roman" w:hAnsi="Times New Roman" w:cs="Times New Roman"/>
            <w:sz w:val="24"/>
            <w:szCs w:val="24"/>
          </w:rPr>
          <w:delText>En tant que collaborateur dans un projet je veux voir le retard ou l’avance que j’ai sur un projet.</w:delText>
        </w:r>
      </w:del>
    </w:p>
    <w:p w14:paraId="66B1E96E" w14:textId="0C9A242F" w:rsidR="00AD3AAB" w:rsidRPr="00175291" w:rsidDel="003B49AD" w:rsidRDefault="00AD3AAB" w:rsidP="00175291">
      <w:pPr>
        <w:pStyle w:val="Paragraphedeliste"/>
        <w:numPr>
          <w:ilvl w:val="0"/>
          <w:numId w:val="15"/>
        </w:numPr>
        <w:spacing w:line="360" w:lineRule="auto"/>
        <w:jc w:val="both"/>
        <w:rPr>
          <w:del w:id="422" w:author="Damien ANDRIATSILAVINA (DSI)" w:date="2024-11-15T08:09:00Z" w16du:dateUtc="2024-11-15T05:09:00Z"/>
          <w:rFonts w:ascii="Times New Roman" w:hAnsi="Times New Roman" w:cs="Times New Roman"/>
          <w:sz w:val="24"/>
          <w:szCs w:val="24"/>
        </w:rPr>
      </w:pPr>
      <w:del w:id="423" w:author="Damien ANDRIATSILAVINA (DSI)" w:date="2024-11-15T08:09:00Z" w16du:dateUtc="2024-11-15T05:09:00Z">
        <w:r w:rsidRPr="00175291" w:rsidDel="003B49AD">
          <w:rPr>
            <w:rFonts w:ascii="Times New Roman" w:hAnsi="Times New Roman" w:cs="Times New Roman"/>
            <w:sz w:val="24"/>
            <w:szCs w:val="24"/>
          </w:rPr>
          <w:delText>En tant que collaborateur dans un projet je veux voir clairement les taches qui me sont associées.</w:delText>
        </w:r>
      </w:del>
    </w:p>
    <w:p w14:paraId="5254FF38" w14:textId="752CBFE0" w:rsidR="00AD3AAB" w:rsidRPr="00175291" w:rsidDel="003B49AD" w:rsidRDefault="00AD3AAB" w:rsidP="00175291">
      <w:pPr>
        <w:pStyle w:val="Paragraphedeliste"/>
        <w:numPr>
          <w:ilvl w:val="0"/>
          <w:numId w:val="15"/>
        </w:numPr>
        <w:spacing w:line="360" w:lineRule="auto"/>
        <w:jc w:val="both"/>
        <w:rPr>
          <w:del w:id="424" w:author="Damien ANDRIATSILAVINA (DSI)" w:date="2024-11-15T08:09:00Z" w16du:dateUtc="2024-11-15T05:09:00Z"/>
          <w:rFonts w:ascii="Times New Roman" w:hAnsi="Times New Roman" w:cs="Times New Roman"/>
          <w:sz w:val="24"/>
          <w:szCs w:val="24"/>
        </w:rPr>
      </w:pPr>
      <w:del w:id="425" w:author="Damien ANDRIATSILAVINA (DSI)" w:date="2024-11-15T08:09:00Z" w16du:dateUtc="2024-11-15T05:09:00Z">
        <w:r w:rsidRPr="00175291" w:rsidDel="003B49AD">
          <w:rPr>
            <w:rFonts w:ascii="Times New Roman" w:hAnsi="Times New Roman" w:cs="Times New Roman"/>
            <w:sz w:val="24"/>
            <w:szCs w:val="24"/>
          </w:rPr>
          <w:delText>En tant que collaborateurs dans un projet je veux voir quand il me sera favorable de prendre un congé.</w:delText>
        </w:r>
      </w:del>
    </w:p>
    <w:p w14:paraId="21CFF484" w14:textId="6F651BC0" w:rsidR="00AD3AAB" w:rsidRPr="00175291" w:rsidDel="003B49AD" w:rsidRDefault="00AD3AAB" w:rsidP="00175291">
      <w:pPr>
        <w:pStyle w:val="Paragraphedeliste"/>
        <w:numPr>
          <w:ilvl w:val="0"/>
          <w:numId w:val="15"/>
        </w:numPr>
        <w:spacing w:line="360" w:lineRule="auto"/>
        <w:jc w:val="both"/>
        <w:rPr>
          <w:del w:id="426" w:author="Damien ANDRIATSILAVINA (DSI)" w:date="2024-11-15T08:09:00Z" w16du:dateUtc="2024-11-15T05:09:00Z"/>
          <w:rFonts w:ascii="Times New Roman" w:hAnsi="Times New Roman" w:cs="Times New Roman"/>
          <w:sz w:val="24"/>
          <w:szCs w:val="24"/>
        </w:rPr>
      </w:pPr>
      <w:del w:id="427" w:author="Damien ANDRIATSILAVINA (DSI)" w:date="2024-11-15T08:09:00Z" w16du:dateUtc="2024-11-15T05:09:00Z">
        <w:r w:rsidRPr="00175291" w:rsidDel="003B49AD">
          <w:rPr>
            <w:rFonts w:ascii="Times New Roman" w:hAnsi="Times New Roman" w:cs="Times New Roman"/>
            <w:sz w:val="24"/>
            <w:szCs w:val="24"/>
          </w:rPr>
          <w:lastRenderedPageBreak/>
          <w:delText>En tant que Directeur des Systèmes informatiques je veux voir quand tel ou tel membre de mes équipes pourrait prendre un nouveau projet.</w:delText>
        </w:r>
      </w:del>
    </w:p>
    <w:p w14:paraId="41E43861" w14:textId="6B57D8B2" w:rsidR="00AD3AAB" w:rsidRPr="00175291" w:rsidDel="003B49AD" w:rsidRDefault="00AD3AAB" w:rsidP="00175291">
      <w:pPr>
        <w:pStyle w:val="Paragraphedeliste"/>
        <w:numPr>
          <w:ilvl w:val="0"/>
          <w:numId w:val="15"/>
        </w:numPr>
        <w:spacing w:line="360" w:lineRule="auto"/>
        <w:jc w:val="both"/>
        <w:rPr>
          <w:del w:id="428" w:author="Damien ANDRIATSILAVINA (DSI)" w:date="2024-11-15T08:09:00Z" w16du:dateUtc="2024-11-15T05:09:00Z"/>
          <w:rFonts w:ascii="Times New Roman" w:hAnsi="Times New Roman" w:cs="Times New Roman"/>
          <w:sz w:val="24"/>
          <w:szCs w:val="24"/>
        </w:rPr>
      </w:pPr>
      <w:del w:id="429" w:author="Damien ANDRIATSILAVINA (DSI)" w:date="2024-11-15T08:09:00Z" w16du:dateUtc="2024-11-15T05:09:00Z">
        <w:r w:rsidRPr="00175291" w:rsidDel="003B49AD">
          <w:rPr>
            <w:rFonts w:ascii="Times New Roman" w:hAnsi="Times New Roman" w:cs="Times New Roman"/>
            <w:sz w:val="24"/>
            <w:szCs w:val="24"/>
          </w:rPr>
          <w:delText>En tant que directeur des Systèmes informatiques je veux voir les productivités de chaque membre de mon équipe.</w:delText>
        </w:r>
      </w:del>
    </w:p>
    <w:p w14:paraId="6B53C591" w14:textId="23AD6BB5" w:rsidR="00AD3AAB" w:rsidDel="003B49AD" w:rsidRDefault="00AD3AAB" w:rsidP="00175291">
      <w:pPr>
        <w:pStyle w:val="Paragraphedeliste"/>
        <w:numPr>
          <w:ilvl w:val="0"/>
          <w:numId w:val="15"/>
        </w:numPr>
        <w:spacing w:line="360" w:lineRule="auto"/>
        <w:jc w:val="both"/>
        <w:rPr>
          <w:del w:id="430" w:author="Damien ANDRIATSILAVINA (DSI)" w:date="2024-11-15T08:09:00Z" w16du:dateUtc="2024-11-15T05:09:00Z"/>
          <w:rFonts w:ascii="Times New Roman" w:hAnsi="Times New Roman" w:cs="Times New Roman"/>
          <w:sz w:val="24"/>
          <w:szCs w:val="24"/>
        </w:rPr>
      </w:pPr>
      <w:del w:id="431" w:author="Damien ANDRIATSILAVINA (DSI)" w:date="2024-11-15T08:09:00Z" w16du:dateUtc="2024-11-15T05:09:00Z">
        <w:r w:rsidRPr="00175291" w:rsidDel="003B49AD">
          <w:rPr>
            <w:rFonts w:ascii="Times New Roman" w:hAnsi="Times New Roman" w:cs="Times New Roman"/>
            <w:sz w:val="24"/>
            <w:szCs w:val="24"/>
          </w:rPr>
          <w:delText>En tant que Directeur des Systèmes informatiques et collaborateurs je veux voir les priorités des projets auxquelles je participe.</w:delText>
        </w:r>
      </w:del>
    </w:p>
    <w:p w14:paraId="737192CA" w14:textId="77777777" w:rsidR="003B49AD" w:rsidRPr="003B49AD" w:rsidRDefault="003B49AD" w:rsidP="003B49AD">
      <w:pPr>
        <w:pStyle w:val="Paragraphedeliste"/>
        <w:numPr>
          <w:ilvl w:val="0"/>
          <w:numId w:val="15"/>
        </w:numPr>
        <w:spacing w:line="360" w:lineRule="auto"/>
        <w:jc w:val="both"/>
        <w:rPr>
          <w:ins w:id="432" w:author="Damien ANDRIATSILAVINA (DSI)" w:date="2024-11-15T08:10:00Z" w16du:dateUtc="2024-11-15T05:10:00Z"/>
          <w:rFonts w:ascii="Times New Roman" w:hAnsi="Times New Roman" w:cs="Times New Roman"/>
          <w:sz w:val="24"/>
          <w:szCs w:val="24"/>
        </w:rPr>
      </w:pPr>
      <w:ins w:id="433" w:author="Damien ANDRIATSILAVINA (DSI)" w:date="2024-11-15T08:10:00Z" w16du:dateUtc="2024-11-15T05:10:00Z">
        <w:r w:rsidRPr="003B49AD">
          <w:rPr>
            <w:rFonts w:ascii="Times New Roman" w:hAnsi="Times New Roman" w:cs="Times New Roman"/>
            <w:sz w:val="24"/>
            <w:szCs w:val="24"/>
          </w:rPr>
          <w:t>En tant que Directeur des Systèmes Informatiques, je souhaite avoir une visibilité en temps réel sur la disponibilité de mes équipes.</w:t>
        </w:r>
      </w:ins>
    </w:p>
    <w:p w14:paraId="67193EF3" w14:textId="77777777" w:rsidR="003B49AD" w:rsidRPr="003B49AD" w:rsidRDefault="003B49AD" w:rsidP="003B49AD">
      <w:pPr>
        <w:pStyle w:val="Paragraphedeliste"/>
        <w:numPr>
          <w:ilvl w:val="0"/>
          <w:numId w:val="15"/>
        </w:numPr>
        <w:spacing w:line="360" w:lineRule="auto"/>
        <w:jc w:val="both"/>
        <w:rPr>
          <w:ins w:id="434" w:author="Damien ANDRIATSILAVINA (DSI)" w:date="2024-11-15T08:10:00Z" w16du:dateUtc="2024-11-15T05:10:00Z"/>
          <w:rFonts w:ascii="Times New Roman" w:hAnsi="Times New Roman" w:cs="Times New Roman"/>
          <w:sz w:val="24"/>
          <w:szCs w:val="24"/>
        </w:rPr>
      </w:pPr>
      <w:ins w:id="435" w:author="Damien ANDRIATSILAVINA (DSI)" w:date="2024-11-15T08:10:00Z" w16du:dateUtc="2024-11-15T05:10:00Z">
        <w:r w:rsidRPr="003B49AD">
          <w:rPr>
            <w:rFonts w:ascii="Times New Roman" w:hAnsi="Times New Roman" w:cs="Times New Roman"/>
            <w:sz w:val="24"/>
            <w:szCs w:val="24"/>
          </w:rPr>
          <w:t>En tant qu’initiateur de projet, je souhaite connaître la durée estimée de réalisation de chaque projet.</w:t>
        </w:r>
      </w:ins>
    </w:p>
    <w:p w14:paraId="4E90DBF3" w14:textId="77777777" w:rsidR="003B49AD" w:rsidRPr="003B49AD" w:rsidRDefault="003B49AD" w:rsidP="003B49AD">
      <w:pPr>
        <w:pStyle w:val="Paragraphedeliste"/>
        <w:numPr>
          <w:ilvl w:val="0"/>
          <w:numId w:val="15"/>
        </w:numPr>
        <w:spacing w:line="360" w:lineRule="auto"/>
        <w:jc w:val="both"/>
        <w:rPr>
          <w:ins w:id="436" w:author="Damien ANDRIATSILAVINA (DSI)" w:date="2024-11-15T08:10:00Z" w16du:dateUtc="2024-11-15T05:10:00Z"/>
          <w:rFonts w:ascii="Times New Roman" w:hAnsi="Times New Roman" w:cs="Times New Roman"/>
          <w:sz w:val="24"/>
          <w:szCs w:val="24"/>
        </w:rPr>
      </w:pPr>
      <w:ins w:id="437" w:author="Damien ANDRIATSILAVINA (DSI)" w:date="2024-11-15T08:10:00Z" w16du:dateUtc="2024-11-15T05:10:00Z">
        <w:r w:rsidRPr="003B49AD">
          <w:rPr>
            <w:rFonts w:ascii="Times New Roman" w:hAnsi="Times New Roman" w:cs="Times New Roman"/>
            <w:sz w:val="24"/>
            <w:szCs w:val="24"/>
          </w:rPr>
          <w:t>En tant que Directeur des Systèmes Informatiques, je souhaite pouvoir visualiser les ressources mobilisées par mes équipes.</w:t>
        </w:r>
      </w:ins>
    </w:p>
    <w:p w14:paraId="2652D3CB" w14:textId="77777777" w:rsidR="003B49AD" w:rsidRPr="003B49AD" w:rsidRDefault="003B49AD" w:rsidP="003B49AD">
      <w:pPr>
        <w:pStyle w:val="Paragraphedeliste"/>
        <w:numPr>
          <w:ilvl w:val="0"/>
          <w:numId w:val="15"/>
        </w:numPr>
        <w:spacing w:line="360" w:lineRule="auto"/>
        <w:jc w:val="both"/>
        <w:rPr>
          <w:ins w:id="438" w:author="Damien ANDRIATSILAVINA (DSI)" w:date="2024-11-15T08:10:00Z" w16du:dateUtc="2024-11-15T05:10:00Z"/>
          <w:rFonts w:ascii="Times New Roman" w:hAnsi="Times New Roman" w:cs="Times New Roman"/>
          <w:sz w:val="24"/>
          <w:szCs w:val="24"/>
        </w:rPr>
      </w:pPr>
      <w:ins w:id="439" w:author="Damien ANDRIATSILAVINA (DSI)" w:date="2024-11-15T08:10:00Z" w16du:dateUtc="2024-11-15T05:10:00Z">
        <w:r w:rsidRPr="003B49AD">
          <w:rPr>
            <w:rFonts w:ascii="Times New Roman" w:hAnsi="Times New Roman" w:cs="Times New Roman"/>
            <w:sz w:val="24"/>
            <w:szCs w:val="24"/>
          </w:rPr>
          <w:t>En tant que collaborateur sur un projet, je souhaite avoir un aperçu clair de l’avancement du projet.</w:t>
        </w:r>
      </w:ins>
    </w:p>
    <w:p w14:paraId="5293D668" w14:textId="77777777" w:rsidR="003B49AD" w:rsidRPr="003B49AD" w:rsidRDefault="003B49AD" w:rsidP="003B49AD">
      <w:pPr>
        <w:pStyle w:val="Paragraphedeliste"/>
        <w:numPr>
          <w:ilvl w:val="0"/>
          <w:numId w:val="15"/>
        </w:numPr>
        <w:spacing w:line="360" w:lineRule="auto"/>
        <w:jc w:val="both"/>
        <w:rPr>
          <w:ins w:id="440" w:author="Damien ANDRIATSILAVINA (DSI)" w:date="2024-11-15T08:10:00Z" w16du:dateUtc="2024-11-15T05:10:00Z"/>
          <w:rFonts w:ascii="Times New Roman" w:hAnsi="Times New Roman" w:cs="Times New Roman"/>
          <w:sz w:val="24"/>
          <w:szCs w:val="24"/>
        </w:rPr>
      </w:pPr>
      <w:ins w:id="441" w:author="Damien ANDRIATSILAVINA (DSI)" w:date="2024-11-15T08:10:00Z" w16du:dateUtc="2024-11-15T05:10:00Z">
        <w:r w:rsidRPr="003B49AD">
          <w:rPr>
            <w:rFonts w:ascii="Times New Roman" w:hAnsi="Times New Roman" w:cs="Times New Roman"/>
            <w:sz w:val="24"/>
            <w:szCs w:val="24"/>
          </w:rPr>
          <w:t>En tant que collaborateur sur un projet, je souhaite être informé des éventuels retards ou avances sur les délais de mon projet.</w:t>
        </w:r>
      </w:ins>
    </w:p>
    <w:p w14:paraId="0C952E73" w14:textId="77777777" w:rsidR="003B49AD" w:rsidRPr="003B49AD" w:rsidRDefault="003B49AD" w:rsidP="003B49AD">
      <w:pPr>
        <w:pStyle w:val="Paragraphedeliste"/>
        <w:numPr>
          <w:ilvl w:val="0"/>
          <w:numId w:val="15"/>
        </w:numPr>
        <w:spacing w:line="360" w:lineRule="auto"/>
        <w:jc w:val="both"/>
        <w:rPr>
          <w:ins w:id="442" w:author="Damien ANDRIATSILAVINA (DSI)" w:date="2024-11-15T08:10:00Z" w16du:dateUtc="2024-11-15T05:10:00Z"/>
          <w:rFonts w:ascii="Times New Roman" w:hAnsi="Times New Roman" w:cs="Times New Roman"/>
          <w:sz w:val="24"/>
          <w:szCs w:val="24"/>
        </w:rPr>
      </w:pPr>
      <w:ins w:id="443" w:author="Damien ANDRIATSILAVINA (DSI)" w:date="2024-11-15T08:10:00Z" w16du:dateUtc="2024-11-15T05:10:00Z">
        <w:r w:rsidRPr="003B49AD">
          <w:rPr>
            <w:rFonts w:ascii="Times New Roman" w:hAnsi="Times New Roman" w:cs="Times New Roman"/>
            <w:sz w:val="24"/>
            <w:szCs w:val="24"/>
          </w:rPr>
          <w:t>En tant que collaborateur sur un projet, je souhaite voir de manière explicite les tâches qui me sont assignées.</w:t>
        </w:r>
      </w:ins>
    </w:p>
    <w:p w14:paraId="52239D03" w14:textId="77777777" w:rsidR="003B49AD" w:rsidRPr="003B49AD" w:rsidRDefault="003B49AD" w:rsidP="003B49AD">
      <w:pPr>
        <w:pStyle w:val="Paragraphedeliste"/>
        <w:numPr>
          <w:ilvl w:val="0"/>
          <w:numId w:val="15"/>
        </w:numPr>
        <w:spacing w:line="360" w:lineRule="auto"/>
        <w:jc w:val="both"/>
        <w:rPr>
          <w:ins w:id="444" w:author="Damien ANDRIATSILAVINA (DSI)" w:date="2024-11-15T08:10:00Z" w16du:dateUtc="2024-11-15T05:10:00Z"/>
          <w:rFonts w:ascii="Times New Roman" w:hAnsi="Times New Roman" w:cs="Times New Roman"/>
          <w:sz w:val="24"/>
          <w:szCs w:val="24"/>
        </w:rPr>
      </w:pPr>
      <w:ins w:id="445" w:author="Damien ANDRIATSILAVINA (DSI)" w:date="2024-11-15T08:10:00Z" w16du:dateUtc="2024-11-15T05:10:00Z">
        <w:r w:rsidRPr="003B49AD">
          <w:rPr>
            <w:rFonts w:ascii="Times New Roman" w:hAnsi="Times New Roman" w:cs="Times New Roman"/>
            <w:sz w:val="24"/>
            <w:szCs w:val="24"/>
          </w:rPr>
          <w:t>En tant que collaborateur sur un projet, je souhaite pouvoir identifier les périodes les plus adaptées pour prendre un congé.</w:t>
        </w:r>
      </w:ins>
    </w:p>
    <w:p w14:paraId="3B4B4E83" w14:textId="77777777" w:rsidR="003B49AD" w:rsidRPr="003B49AD" w:rsidRDefault="003B49AD" w:rsidP="003B49AD">
      <w:pPr>
        <w:pStyle w:val="Paragraphedeliste"/>
        <w:numPr>
          <w:ilvl w:val="0"/>
          <w:numId w:val="15"/>
        </w:numPr>
        <w:spacing w:line="360" w:lineRule="auto"/>
        <w:jc w:val="both"/>
        <w:rPr>
          <w:ins w:id="446" w:author="Damien ANDRIATSILAVINA (DSI)" w:date="2024-11-15T08:10:00Z" w16du:dateUtc="2024-11-15T05:10:00Z"/>
          <w:rFonts w:ascii="Times New Roman" w:hAnsi="Times New Roman" w:cs="Times New Roman"/>
          <w:sz w:val="24"/>
          <w:szCs w:val="24"/>
        </w:rPr>
      </w:pPr>
      <w:ins w:id="447" w:author="Damien ANDRIATSILAVINA (DSI)" w:date="2024-11-15T08:10:00Z" w16du:dateUtc="2024-11-15T05:10:00Z">
        <w:r w:rsidRPr="003B49AD">
          <w:rPr>
            <w:rFonts w:ascii="Times New Roman" w:hAnsi="Times New Roman" w:cs="Times New Roman"/>
            <w:sz w:val="24"/>
            <w:szCs w:val="24"/>
          </w:rPr>
          <w:t>En tant que Directeur des Systèmes Informatiques, je souhaite connaître la disponibilité de chaque membre de mon équipe pour l’attribution de nouveaux projets.</w:t>
        </w:r>
      </w:ins>
    </w:p>
    <w:p w14:paraId="530FC9EF" w14:textId="77777777" w:rsidR="003B49AD" w:rsidRPr="003B49AD" w:rsidRDefault="003B49AD" w:rsidP="003B49AD">
      <w:pPr>
        <w:pStyle w:val="Paragraphedeliste"/>
        <w:numPr>
          <w:ilvl w:val="0"/>
          <w:numId w:val="15"/>
        </w:numPr>
        <w:spacing w:line="360" w:lineRule="auto"/>
        <w:jc w:val="both"/>
        <w:rPr>
          <w:ins w:id="448" w:author="Damien ANDRIATSILAVINA (DSI)" w:date="2024-11-15T08:10:00Z" w16du:dateUtc="2024-11-15T05:10:00Z"/>
          <w:rFonts w:ascii="Times New Roman" w:hAnsi="Times New Roman" w:cs="Times New Roman"/>
          <w:sz w:val="24"/>
          <w:szCs w:val="24"/>
        </w:rPr>
      </w:pPr>
      <w:ins w:id="449" w:author="Damien ANDRIATSILAVINA (DSI)" w:date="2024-11-15T08:10:00Z" w16du:dateUtc="2024-11-15T05:10:00Z">
        <w:r w:rsidRPr="003B49AD">
          <w:rPr>
            <w:rFonts w:ascii="Times New Roman" w:hAnsi="Times New Roman" w:cs="Times New Roman"/>
            <w:sz w:val="24"/>
            <w:szCs w:val="24"/>
          </w:rPr>
          <w:t>En tant que Directeur des Systèmes Informatiques, je souhaite avoir un suivi de la productivité de chaque membre de mon équipe.</w:t>
        </w:r>
      </w:ins>
    </w:p>
    <w:p w14:paraId="2BFE3E2B" w14:textId="1FC2C791" w:rsidR="003B49AD" w:rsidRPr="00175291" w:rsidRDefault="003B49AD" w:rsidP="003B49AD">
      <w:pPr>
        <w:pStyle w:val="Paragraphedeliste"/>
        <w:numPr>
          <w:ilvl w:val="0"/>
          <w:numId w:val="15"/>
        </w:numPr>
        <w:spacing w:line="360" w:lineRule="auto"/>
        <w:jc w:val="both"/>
        <w:rPr>
          <w:ins w:id="450" w:author="Damien ANDRIATSILAVINA (DSI)" w:date="2024-11-15T08:10:00Z" w16du:dateUtc="2024-11-15T05:10:00Z"/>
          <w:rFonts w:ascii="Times New Roman" w:hAnsi="Times New Roman" w:cs="Times New Roman"/>
          <w:sz w:val="24"/>
          <w:szCs w:val="24"/>
        </w:rPr>
      </w:pPr>
      <w:ins w:id="451" w:author="Damien ANDRIATSILAVINA (DSI)" w:date="2024-11-15T08:10:00Z" w16du:dateUtc="2024-11-15T05:10:00Z">
        <w:r w:rsidRPr="003B49AD">
          <w:rPr>
            <w:rFonts w:ascii="Times New Roman" w:hAnsi="Times New Roman" w:cs="Times New Roman"/>
            <w:sz w:val="24"/>
            <w:szCs w:val="24"/>
          </w:rPr>
          <w:t>En tant que Directeur des Systèmes Informatiques et collaborateur, je souhaite pouvoir consulter les priorités des projets auxquels je participe.</w:t>
        </w:r>
      </w:ins>
    </w:p>
    <w:p w14:paraId="38F7B178" w14:textId="7381AF10" w:rsidR="00AD3AAB" w:rsidRPr="00175291" w:rsidRDefault="00AD3AAB" w:rsidP="00175291">
      <w:pPr>
        <w:pStyle w:val="Titre5"/>
        <w:spacing w:line="360" w:lineRule="auto"/>
        <w:ind w:left="708" w:firstLine="708"/>
        <w:jc w:val="both"/>
        <w:rPr>
          <w:rFonts w:ascii="Times New Roman" w:hAnsi="Times New Roman" w:cs="Times New Roman"/>
          <w:b/>
          <w:color w:val="auto"/>
          <w:sz w:val="24"/>
          <w:szCs w:val="24"/>
        </w:rPr>
      </w:pPr>
      <w:bookmarkStart w:id="452" w:name="_Toc182399584"/>
      <w:r w:rsidRPr="00175291">
        <w:rPr>
          <w:rFonts w:ascii="Times New Roman" w:hAnsi="Times New Roman" w:cs="Times New Roman"/>
          <w:b/>
          <w:color w:val="auto"/>
          <w:sz w:val="24"/>
          <w:szCs w:val="24"/>
        </w:rPr>
        <w:t>b) Besoins non-fonctionnel</w:t>
      </w:r>
      <w:bookmarkEnd w:id="452"/>
    </w:p>
    <w:p w14:paraId="7359E7E8" w14:textId="07144A80" w:rsidR="00AD3AAB" w:rsidRPr="00175291" w:rsidRDefault="00AD3AAB" w:rsidP="00175291">
      <w:pPr>
        <w:pStyle w:val="Paragraphedeliste"/>
        <w:numPr>
          <w:ilvl w:val="0"/>
          <w:numId w:val="16"/>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projet doit être synchronisé avec les outils d’office 365 (Teams, Outlook, …).</w:t>
      </w:r>
    </w:p>
    <w:p w14:paraId="795E8581" w14:textId="135395DF" w:rsidR="003B49AD" w:rsidRDefault="00AD3AAB" w:rsidP="003B49AD">
      <w:pPr>
        <w:pStyle w:val="Paragraphedeliste"/>
        <w:numPr>
          <w:ilvl w:val="0"/>
          <w:numId w:val="16"/>
        </w:numPr>
        <w:spacing w:line="360" w:lineRule="auto"/>
        <w:jc w:val="both"/>
        <w:rPr>
          <w:ins w:id="453" w:author="Damien ANDRIATSILAVINA (DSI)" w:date="2024-11-15T08:11:00Z" w16du:dateUtc="2024-11-15T05:11:00Z"/>
          <w:rFonts w:ascii="Times New Roman" w:hAnsi="Times New Roman" w:cs="Times New Roman"/>
          <w:sz w:val="24"/>
          <w:szCs w:val="24"/>
        </w:rPr>
      </w:pPr>
      <w:r w:rsidRPr="00175291">
        <w:rPr>
          <w:rFonts w:ascii="Times New Roman" w:hAnsi="Times New Roman" w:cs="Times New Roman"/>
          <w:sz w:val="24"/>
          <w:szCs w:val="24"/>
        </w:rPr>
        <w:t>Le login de l’application doit être lié aux données des utilisateurs dans l’Active directory (identifiants et mot de passe)</w:t>
      </w:r>
    </w:p>
    <w:p w14:paraId="136C9BC4" w14:textId="77777777" w:rsidR="003B49AD" w:rsidRPr="003B49AD" w:rsidRDefault="003B49AD" w:rsidP="003B49AD">
      <w:pPr>
        <w:spacing w:line="360" w:lineRule="auto"/>
        <w:ind w:left="360"/>
        <w:jc w:val="both"/>
        <w:rPr>
          <w:ins w:id="454" w:author="Damien ANDRIATSILAVINA (DSI)" w:date="2024-11-15T08:12:00Z" w16du:dateUtc="2024-11-15T05:12:00Z"/>
          <w:rFonts w:ascii="Times New Roman" w:hAnsi="Times New Roman" w:cs="Times New Roman"/>
          <w:sz w:val="24"/>
          <w:szCs w:val="24"/>
        </w:rPr>
      </w:pPr>
      <w:ins w:id="455" w:author="Damien ANDRIATSILAVINA (DSI)" w:date="2024-11-15T08:12:00Z" w16du:dateUtc="2024-11-15T05:12:00Z">
        <w:r w:rsidRPr="003B49AD">
          <w:rPr>
            <w:rFonts w:ascii="Times New Roman" w:hAnsi="Times New Roman" w:cs="Times New Roman"/>
            <w:sz w:val="24"/>
            <w:szCs w:val="24"/>
          </w:rPr>
          <w:t>. Sécurité</w:t>
        </w:r>
      </w:ins>
    </w:p>
    <w:p w14:paraId="48A064AD" w14:textId="67489478" w:rsidR="003B49AD" w:rsidRPr="003B49AD" w:rsidRDefault="003B49AD" w:rsidP="003B49AD">
      <w:pPr>
        <w:spacing w:line="360" w:lineRule="auto"/>
        <w:ind w:left="360"/>
        <w:jc w:val="both"/>
        <w:rPr>
          <w:ins w:id="456" w:author="Damien ANDRIATSILAVINA (DSI)" w:date="2024-11-15T08:12:00Z" w16du:dateUtc="2024-11-15T05:12:00Z"/>
          <w:rFonts w:ascii="Times New Roman" w:hAnsi="Times New Roman" w:cs="Times New Roman"/>
          <w:sz w:val="24"/>
          <w:szCs w:val="24"/>
        </w:rPr>
      </w:pPr>
      <w:ins w:id="457" w:author="Damien ANDRIATSILAVINA (DSI)" w:date="2024-11-15T08:12:00Z" w16du:dateUtc="2024-11-15T05:12:00Z">
        <w:r w:rsidRPr="003B49AD">
          <w:rPr>
            <w:rFonts w:ascii="Times New Roman" w:hAnsi="Times New Roman" w:cs="Times New Roman"/>
            <w:sz w:val="24"/>
            <w:szCs w:val="24"/>
          </w:rPr>
          <w:lastRenderedPageBreak/>
          <w:t>Contrôle d’accès : L’outil doit implémenter des niveaux d’accès basés sur les rôles (ex. : directeur, chef de projet, collaborateur) pour restreindre l’accès aux informations sensibles.</w:t>
        </w:r>
        <w:r>
          <w:rPr>
            <w:rFonts w:ascii="Times New Roman" w:hAnsi="Times New Roman" w:cs="Times New Roman"/>
            <w:sz w:val="24"/>
            <w:szCs w:val="24"/>
          </w:rPr>
          <w:t xml:space="preserve"> </w:t>
        </w:r>
      </w:ins>
    </w:p>
    <w:p w14:paraId="4C431CB6" w14:textId="170197CC" w:rsidR="003B49AD" w:rsidRPr="003B49AD" w:rsidRDefault="003B49AD" w:rsidP="003B49AD">
      <w:pPr>
        <w:spacing w:line="360" w:lineRule="auto"/>
        <w:ind w:left="360"/>
        <w:jc w:val="both"/>
        <w:rPr>
          <w:ins w:id="458" w:author="Damien ANDRIATSILAVINA (DSI)" w:date="2024-11-15T08:12:00Z" w16du:dateUtc="2024-11-15T05:12:00Z"/>
          <w:rFonts w:ascii="Times New Roman" w:hAnsi="Times New Roman" w:cs="Times New Roman"/>
          <w:sz w:val="24"/>
          <w:szCs w:val="24"/>
        </w:rPr>
      </w:pPr>
      <w:ins w:id="459" w:author="Damien ANDRIATSILAVINA (DSI)" w:date="2024-11-15T08:12:00Z" w16du:dateUtc="2024-11-15T05:12:00Z">
        <w:r w:rsidRPr="003B49AD">
          <w:rPr>
            <w:rFonts w:ascii="Times New Roman" w:hAnsi="Times New Roman" w:cs="Times New Roman"/>
            <w:sz w:val="24"/>
            <w:szCs w:val="24"/>
          </w:rPr>
          <w:t xml:space="preserve">Authentification : Utilisation d’une authentification </w:t>
        </w:r>
      </w:ins>
      <w:ins w:id="460" w:author="Damien ANDRIATSILAVINA (DSI)" w:date="2024-11-15T08:13:00Z" w16du:dateUtc="2024-11-15T05:13:00Z">
        <w:r>
          <w:rPr>
            <w:rFonts w:ascii="Times New Roman" w:hAnsi="Times New Roman" w:cs="Times New Roman"/>
            <w:sz w:val="24"/>
            <w:szCs w:val="24"/>
          </w:rPr>
          <w:t xml:space="preserve">LDAP (Active Directory) </w:t>
        </w:r>
      </w:ins>
      <w:ins w:id="461" w:author="Damien ANDRIATSILAVINA (DSI)" w:date="2024-11-15T08:12:00Z" w16du:dateUtc="2024-11-15T05:12:00Z">
        <w:r w:rsidRPr="003B49AD">
          <w:rPr>
            <w:rFonts w:ascii="Times New Roman" w:hAnsi="Times New Roman" w:cs="Times New Roman"/>
            <w:sz w:val="24"/>
            <w:szCs w:val="24"/>
          </w:rPr>
          <w:t xml:space="preserve"> pour renforcer la sécurité des connexions</w:t>
        </w:r>
      </w:ins>
      <w:ins w:id="462" w:author="Damien ANDRIATSILAVINA (DSI)" w:date="2024-11-15T08:13:00Z" w16du:dateUtc="2024-11-15T05:13:00Z">
        <w:r>
          <w:rPr>
            <w:rFonts w:ascii="Times New Roman" w:hAnsi="Times New Roman" w:cs="Times New Roman"/>
            <w:sz w:val="24"/>
            <w:szCs w:val="24"/>
          </w:rPr>
          <w:t xml:space="preserve"> et pour n’autoriser l’application que pour les utilisateurs internes </w:t>
        </w:r>
      </w:ins>
    </w:p>
    <w:p w14:paraId="3BF59C1C" w14:textId="77777777" w:rsidR="003B49AD" w:rsidRPr="003B49AD" w:rsidRDefault="003B49AD" w:rsidP="003B49AD">
      <w:pPr>
        <w:spacing w:line="360" w:lineRule="auto"/>
        <w:ind w:left="360"/>
        <w:jc w:val="both"/>
        <w:rPr>
          <w:ins w:id="463" w:author="Damien ANDRIATSILAVINA (DSI)" w:date="2024-11-15T08:12:00Z" w16du:dateUtc="2024-11-15T05:12:00Z"/>
          <w:rFonts w:ascii="Times New Roman" w:hAnsi="Times New Roman" w:cs="Times New Roman"/>
          <w:sz w:val="24"/>
          <w:szCs w:val="24"/>
        </w:rPr>
      </w:pPr>
      <w:ins w:id="464" w:author="Damien ANDRIATSILAVINA (DSI)" w:date="2024-11-15T08:12:00Z" w16du:dateUtc="2024-11-15T05:12:00Z">
        <w:r w:rsidRPr="003B49AD">
          <w:rPr>
            <w:rFonts w:ascii="Times New Roman" w:hAnsi="Times New Roman" w:cs="Times New Roman"/>
            <w:sz w:val="24"/>
            <w:szCs w:val="24"/>
          </w:rPr>
          <w:t>Journalisation et audit : L’outil doit générer des journaux détaillés pour tracer toutes les actions effectuées (accès, modifications de données, etc.), permettant un suivi en cas de problème.</w:t>
        </w:r>
      </w:ins>
    </w:p>
    <w:p w14:paraId="5872B683" w14:textId="77777777" w:rsidR="003B49AD" w:rsidRPr="003B49AD" w:rsidRDefault="003B49AD" w:rsidP="003B49AD">
      <w:pPr>
        <w:spacing w:line="360" w:lineRule="auto"/>
        <w:ind w:left="360"/>
        <w:jc w:val="both"/>
        <w:rPr>
          <w:ins w:id="465" w:author="Damien ANDRIATSILAVINA (DSI)" w:date="2024-11-15T08:12:00Z" w16du:dateUtc="2024-11-15T05:12:00Z"/>
          <w:rFonts w:ascii="Times New Roman" w:hAnsi="Times New Roman" w:cs="Times New Roman"/>
          <w:sz w:val="24"/>
          <w:szCs w:val="24"/>
        </w:rPr>
      </w:pPr>
      <w:ins w:id="466" w:author="Damien ANDRIATSILAVINA (DSI)" w:date="2024-11-15T08:12:00Z" w16du:dateUtc="2024-11-15T05:12:00Z">
        <w:r w:rsidRPr="003B49AD">
          <w:rPr>
            <w:rFonts w:ascii="Times New Roman" w:hAnsi="Times New Roman" w:cs="Times New Roman"/>
            <w:sz w:val="24"/>
            <w:szCs w:val="24"/>
          </w:rPr>
          <w:t>2. Disponibilité</w:t>
        </w:r>
      </w:ins>
    </w:p>
    <w:p w14:paraId="43D09F59" w14:textId="77777777" w:rsidR="003B49AD" w:rsidRPr="003B49AD" w:rsidRDefault="003B49AD" w:rsidP="003B49AD">
      <w:pPr>
        <w:spacing w:line="360" w:lineRule="auto"/>
        <w:ind w:left="360"/>
        <w:jc w:val="both"/>
        <w:rPr>
          <w:ins w:id="467" w:author="Damien ANDRIATSILAVINA (DSI)" w:date="2024-11-15T08:12:00Z" w16du:dateUtc="2024-11-15T05:12:00Z"/>
          <w:rFonts w:ascii="Times New Roman" w:hAnsi="Times New Roman" w:cs="Times New Roman"/>
          <w:sz w:val="24"/>
          <w:szCs w:val="24"/>
        </w:rPr>
      </w:pPr>
      <w:ins w:id="468" w:author="Damien ANDRIATSILAVINA (DSI)" w:date="2024-11-15T08:12:00Z" w16du:dateUtc="2024-11-15T05:12:00Z">
        <w:r w:rsidRPr="003B49AD">
          <w:rPr>
            <w:rFonts w:ascii="Times New Roman" w:hAnsi="Times New Roman" w:cs="Times New Roman"/>
            <w:sz w:val="24"/>
            <w:szCs w:val="24"/>
          </w:rPr>
          <w:t>Temps de disponibilité : L’outil doit garantir un temps de disponibilité d’au moins 99,9 % pour assurer la continuité des opérations, surtout pendant les périodes de forte activité.</w:t>
        </w:r>
      </w:ins>
    </w:p>
    <w:p w14:paraId="3CAFE79B" w14:textId="77777777" w:rsidR="003B49AD" w:rsidRPr="003B49AD" w:rsidRDefault="003B49AD" w:rsidP="003B49AD">
      <w:pPr>
        <w:spacing w:line="360" w:lineRule="auto"/>
        <w:ind w:left="360"/>
        <w:jc w:val="both"/>
        <w:rPr>
          <w:ins w:id="469" w:author="Damien ANDRIATSILAVINA (DSI)" w:date="2024-11-15T08:12:00Z" w16du:dateUtc="2024-11-15T05:12:00Z"/>
          <w:rFonts w:ascii="Times New Roman" w:hAnsi="Times New Roman" w:cs="Times New Roman"/>
          <w:sz w:val="24"/>
          <w:szCs w:val="24"/>
        </w:rPr>
      </w:pPr>
      <w:ins w:id="470" w:author="Damien ANDRIATSILAVINA (DSI)" w:date="2024-11-15T08:12:00Z" w16du:dateUtc="2024-11-15T05:12:00Z">
        <w:r w:rsidRPr="003B49AD">
          <w:rPr>
            <w:rFonts w:ascii="Times New Roman" w:hAnsi="Times New Roman" w:cs="Times New Roman"/>
            <w:sz w:val="24"/>
            <w:szCs w:val="24"/>
          </w:rPr>
          <w:t>Maintenance planifiée : Les périodes de maintenance doivent être programmées et notifiées aux utilisateurs à l’avance pour réduire l’impact sur les opérations.</w:t>
        </w:r>
      </w:ins>
    </w:p>
    <w:p w14:paraId="4354EAC4" w14:textId="77777777" w:rsidR="003B49AD" w:rsidRPr="003B49AD" w:rsidRDefault="003B49AD" w:rsidP="003B49AD">
      <w:pPr>
        <w:spacing w:line="360" w:lineRule="auto"/>
        <w:ind w:left="360"/>
        <w:jc w:val="both"/>
        <w:rPr>
          <w:ins w:id="471" w:author="Damien ANDRIATSILAVINA (DSI)" w:date="2024-11-15T08:12:00Z" w16du:dateUtc="2024-11-15T05:12:00Z"/>
          <w:rFonts w:ascii="Times New Roman" w:hAnsi="Times New Roman" w:cs="Times New Roman"/>
          <w:sz w:val="24"/>
          <w:szCs w:val="24"/>
        </w:rPr>
      </w:pPr>
      <w:ins w:id="472" w:author="Damien ANDRIATSILAVINA (DSI)" w:date="2024-11-15T08:12:00Z" w16du:dateUtc="2024-11-15T05:12:00Z">
        <w:r w:rsidRPr="003B49AD">
          <w:rPr>
            <w:rFonts w:ascii="Times New Roman" w:hAnsi="Times New Roman" w:cs="Times New Roman"/>
            <w:sz w:val="24"/>
            <w:szCs w:val="24"/>
          </w:rPr>
          <w:t>3. Accessibilité</w:t>
        </w:r>
      </w:ins>
    </w:p>
    <w:p w14:paraId="2BBF49A8" w14:textId="77777777" w:rsidR="003B49AD" w:rsidRPr="003B49AD" w:rsidRDefault="003B49AD" w:rsidP="003B49AD">
      <w:pPr>
        <w:spacing w:line="360" w:lineRule="auto"/>
        <w:ind w:left="360"/>
        <w:jc w:val="both"/>
        <w:rPr>
          <w:ins w:id="473" w:author="Damien ANDRIATSILAVINA (DSI)" w:date="2024-11-15T08:12:00Z" w16du:dateUtc="2024-11-15T05:12:00Z"/>
          <w:rFonts w:ascii="Times New Roman" w:hAnsi="Times New Roman" w:cs="Times New Roman"/>
          <w:sz w:val="24"/>
          <w:szCs w:val="24"/>
        </w:rPr>
      </w:pPr>
      <w:ins w:id="474" w:author="Damien ANDRIATSILAVINA (DSI)" w:date="2024-11-15T08:12:00Z" w16du:dateUtc="2024-11-15T05:12:00Z">
        <w:r w:rsidRPr="003B49AD">
          <w:rPr>
            <w:rFonts w:ascii="Times New Roman" w:hAnsi="Times New Roman" w:cs="Times New Roman"/>
            <w:sz w:val="24"/>
            <w:szCs w:val="24"/>
          </w:rPr>
          <w:t>Accessibilité multi-plateformes : L’outil doit être accessible depuis différents appareils (ordinateurs, tablettes, smartphones) et compatible avec les principaux navigateurs (Chrome, Firefox, Edge).</w:t>
        </w:r>
      </w:ins>
    </w:p>
    <w:p w14:paraId="64796D73" w14:textId="77777777" w:rsidR="003B49AD" w:rsidRPr="003B49AD" w:rsidRDefault="003B49AD" w:rsidP="003B49AD">
      <w:pPr>
        <w:spacing w:line="360" w:lineRule="auto"/>
        <w:ind w:left="360"/>
        <w:jc w:val="both"/>
        <w:rPr>
          <w:ins w:id="475" w:author="Damien ANDRIATSILAVINA (DSI)" w:date="2024-11-15T08:12:00Z" w16du:dateUtc="2024-11-15T05:12:00Z"/>
          <w:rFonts w:ascii="Times New Roman" w:hAnsi="Times New Roman" w:cs="Times New Roman"/>
          <w:sz w:val="24"/>
          <w:szCs w:val="24"/>
        </w:rPr>
      </w:pPr>
      <w:ins w:id="476" w:author="Damien ANDRIATSILAVINA (DSI)" w:date="2024-11-15T08:12:00Z" w16du:dateUtc="2024-11-15T05:12:00Z">
        <w:r w:rsidRPr="003B49AD">
          <w:rPr>
            <w:rFonts w:ascii="Times New Roman" w:hAnsi="Times New Roman" w:cs="Times New Roman"/>
            <w:sz w:val="24"/>
            <w:szCs w:val="24"/>
          </w:rPr>
          <w:t>Interface utilisateur adaptée : L’interface doit être ergonomique et intuitive, avec une mise en page et des polices adaptées aux différents profils d’utilisateurs, y compris ceux ayant des besoins spécifiques en matière d’accessibilité.</w:t>
        </w:r>
      </w:ins>
    </w:p>
    <w:p w14:paraId="483C125B" w14:textId="77777777" w:rsidR="003B49AD" w:rsidRPr="003B49AD" w:rsidRDefault="003B49AD" w:rsidP="003B49AD">
      <w:pPr>
        <w:spacing w:line="360" w:lineRule="auto"/>
        <w:ind w:left="360"/>
        <w:jc w:val="both"/>
        <w:rPr>
          <w:ins w:id="477" w:author="Damien ANDRIATSILAVINA (DSI)" w:date="2024-11-15T08:12:00Z" w16du:dateUtc="2024-11-15T05:12:00Z"/>
          <w:rFonts w:ascii="Times New Roman" w:hAnsi="Times New Roman" w:cs="Times New Roman"/>
          <w:sz w:val="24"/>
          <w:szCs w:val="24"/>
        </w:rPr>
      </w:pPr>
      <w:ins w:id="478" w:author="Damien ANDRIATSILAVINA (DSI)" w:date="2024-11-15T08:12:00Z" w16du:dateUtc="2024-11-15T05:12:00Z">
        <w:r w:rsidRPr="003B49AD">
          <w:rPr>
            <w:rFonts w:ascii="Times New Roman" w:hAnsi="Times New Roman" w:cs="Times New Roman"/>
            <w:sz w:val="24"/>
            <w:szCs w:val="24"/>
          </w:rPr>
          <w:t>4. Performance</w:t>
        </w:r>
      </w:ins>
    </w:p>
    <w:p w14:paraId="4398FCA2" w14:textId="77777777" w:rsidR="003B49AD" w:rsidRPr="003B49AD" w:rsidRDefault="003B49AD" w:rsidP="003B49AD">
      <w:pPr>
        <w:spacing w:line="360" w:lineRule="auto"/>
        <w:ind w:left="360"/>
        <w:jc w:val="both"/>
        <w:rPr>
          <w:ins w:id="479" w:author="Damien ANDRIATSILAVINA (DSI)" w:date="2024-11-15T08:12:00Z" w16du:dateUtc="2024-11-15T05:12:00Z"/>
          <w:rFonts w:ascii="Times New Roman" w:hAnsi="Times New Roman" w:cs="Times New Roman"/>
          <w:sz w:val="24"/>
          <w:szCs w:val="24"/>
        </w:rPr>
      </w:pPr>
      <w:ins w:id="480" w:author="Damien ANDRIATSILAVINA (DSI)" w:date="2024-11-15T08:12:00Z" w16du:dateUtc="2024-11-15T05:12:00Z">
        <w:r w:rsidRPr="003B49AD">
          <w:rPr>
            <w:rFonts w:ascii="Times New Roman" w:hAnsi="Times New Roman" w:cs="Times New Roman"/>
            <w:sz w:val="24"/>
            <w:szCs w:val="24"/>
          </w:rPr>
          <w:t>Temps de réponse : Les actions courantes, telles que l’accès aux tableaux de bord ou la mise à jour des tâches, doivent avoir un temps de réponse inférieur à 2 secondes dans des conditions de charge normale.</w:t>
        </w:r>
      </w:ins>
    </w:p>
    <w:p w14:paraId="5F20A8F1" w14:textId="77777777" w:rsidR="003B49AD" w:rsidRPr="003B49AD" w:rsidRDefault="003B49AD" w:rsidP="003B49AD">
      <w:pPr>
        <w:spacing w:line="360" w:lineRule="auto"/>
        <w:ind w:left="360"/>
        <w:jc w:val="both"/>
        <w:rPr>
          <w:ins w:id="481" w:author="Damien ANDRIATSILAVINA (DSI)" w:date="2024-11-15T08:12:00Z" w16du:dateUtc="2024-11-15T05:12:00Z"/>
          <w:rFonts w:ascii="Times New Roman" w:hAnsi="Times New Roman" w:cs="Times New Roman"/>
          <w:sz w:val="24"/>
          <w:szCs w:val="24"/>
        </w:rPr>
      </w:pPr>
      <w:ins w:id="482" w:author="Damien ANDRIATSILAVINA (DSI)" w:date="2024-11-15T08:12:00Z" w16du:dateUtc="2024-11-15T05:12:00Z">
        <w:r w:rsidRPr="003B49AD">
          <w:rPr>
            <w:rFonts w:ascii="Times New Roman" w:hAnsi="Times New Roman" w:cs="Times New Roman"/>
            <w:sz w:val="24"/>
            <w:szCs w:val="24"/>
          </w:rPr>
          <w:t>Scalabilité : L’outil doit pouvoir gérer une augmentation du nombre d’utilisateurs et de projets sans dégradation des performances.</w:t>
        </w:r>
      </w:ins>
    </w:p>
    <w:p w14:paraId="02FE1A71" w14:textId="77777777" w:rsidR="003B49AD" w:rsidRPr="003B49AD" w:rsidRDefault="003B49AD" w:rsidP="003B49AD">
      <w:pPr>
        <w:spacing w:line="360" w:lineRule="auto"/>
        <w:ind w:left="360"/>
        <w:jc w:val="both"/>
        <w:rPr>
          <w:ins w:id="483" w:author="Damien ANDRIATSILAVINA (DSI)" w:date="2024-11-15T08:12:00Z" w16du:dateUtc="2024-11-15T05:12:00Z"/>
          <w:rFonts w:ascii="Times New Roman" w:hAnsi="Times New Roman" w:cs="Times New Roman"/>
          <w:sz w:val="24"/>
          <w:szCs w:val="24"/>
        </w:rPr>
      </w:pPr>
      <w:ins w:id="484" w:author="Damien ANDRIATSILAVINA (DSI)" w:date="2024-11-15T08:12:00Z" w16du:dateUtc="2024-11-15T05:12:00Z">
        <w:r w:rsidRPr="003B49AD">
          <w:rPr>
            <w:rFonts w:ascii="Times New Roman" w:hAnsi="Times New Roman" w:cs="Times New Roman"/>
            <w:sz w:val="24"/>
            <w:szCs w:val="24"/>
          </w:rPr>
          <w:t>Optimisation des ressources : L’outil doit être optimisé pour minimiser la consommation de ressources (CPU, mémoire) et ainsi réduire les coûts d'infrastructure.</w:t>
        </w:r>
      </w:ins>
    </w:p>
    <w:p w14:paraId="69492250" w14:textId="77777777" w:rsidR="003B49AD" w:rsidRPr="003B49AD" w:rsidRDefault="003B49AD" w:rsidP="003B49AD">
      <w:pPr>
        <w:spacing w:line="360" w:lineRule="auto"/>
        <w:ind w:left="360"/>
        <w:jc w:val="both"/>
        <w:rPr>
          <w:ins w:id="485" w:author="Damien ANDRIATSILAVINA (DSI)" w:date="2024-11-15T08:12:00Z" w16du:dateUtc="2024-11-15T05:12:00Z"/>
          <w:rFonts w:ascii="Times New Roman" w:hAnsi="Times New Roman" w:cs="Times New Roman"/>
          <w:sz w:val="24"/>
          <w:szCs w:val="24"/>
        </w:rPr>
      </w:pPr>
      <w:ins w:id="486" w:author="Damien ANDRIATSILAVINA (DSI)" w:date="2024-11-15T08:12:00Z" w16du:dateUtc="2024-11-15T05:12:00Z">
        <w:r w:rsidRPr="003B49AD">
          <w:rPr>
            <w:rFonts w:ascii="Times New Roman" w:hAnsi="Times New Roman" w:cs="Times New Roman"/>
            <w:sz w:val="24"/>
            <w:szCs w:val="24"/>
          </w:rPr>
          <w:t>5. Fiabilité</w:t>
        </w:r>
      </w:ins>
    </w:p>
    <w:p w14:paraId="35B638EC" w14:textId="77777777" w:rsidR="003B49AD" w:rsidRPr="003B49AD" w:rsidRDefault="003B49AD" w:rsidP="003B49AD">
      <w:pPr>
        <w:spacing w:line="360" w:lineRule="auto"/>
        <w:ind w:left="360"/>
        <w:jc w:val="both"/>
        <w:rPr>
          <w:ins w:id="487" w:author="Damien ANDRIATSILAVINA (DSI)" w:date="2024-11-15T08:12:00Z" w16du:dateUtc="2024-11-15T05:12:00Z"/>
          <w:rFonts w:ascii="Times New Roman" w:hAnsi="Times New Roman" w:cs="Times New Roman"/>
          <w:sz w:val="24"/>
          <w:szCs w:val="24"/>
        </w:rPr>
      </w:pPr>
      <w:ins w:id="488" w:author="Damien ANDRIATSILAVINA (DSI)" w:date="2024-11-15T08:12:00Z" w16du:dateUtc="2024-11-15T05:12:00Z">
        <w:r w:rsidRPr="003B49AD">
          <w:rPr>
            <w:rFonts w:ascii="Times New Roman" w:hAnsi="Times New Roman" w:cs="Times New Roman"/>
            <w:sz w:val="24"/>
            <w:szCs w:val="24"/>
          </w:rPr>
          <w:lastRenderedPageBreak/>
          <w:t>Sauvegardes régulières : Les données doivent être sauvegardées régulièrement avec une rétention d'au moins 30 jours, pour éviter toute perte de données.</w:t>
        </w:r>
      </w:ins>
    </w:p>
    <w:p w14:paraId="72B1D443" w14:textId="2AB288C2" w:rsidR="003B49AD" w:rsidRPr="003B49AD" w:rsidRDefault="003B49AD" w:rsidP="003B49AD">
      <w:pPr>
        <w:spacing w:line="360" w:lineRule="auto"/>
        <w:ind w:left="360"/>
        <w:jc w:val="both"/>
        <w:rPr>
          <w:rFonts w:ascii="Times New Roman" w:hAnsi="Times New Roman" w:cs="Times New Roman"/>
          <w:sz w:val="24"/>
          <w:szCs w:val="24"/>
          <w:rPrChange w:id="489" w:author="Damien ANDRIATSILAVINA (DSI)" w:date="2024-11-15T08:11:00Z" w16du:dateUtc="2024-11-15T05:11:00Z">
            <w:rPr/>
          </w:rPrChange>
        </w:rPr>
        <w:pPrChange w:id="490" w:author="Damien ANDRIATSILAVINA (DSI)" w:date="2024-11-15T08:11:00Z" w16du:dateUtc="2024-11-15T05:11:00Z">
          <w:pPr>
            <w:pStyle w:val="Paragraphedeliste"/>
            <w:numPr>
              <w:numId w:val="16"/>
            </w:numPr>
            <w:spacing w:line="360" w:lineRule="auto"/>
            <w:ind w:hanging="360"/>
            <w:jc w:val="both"/>
          </w:pPr>
        </w:pPrChange>
      </w:pPr>
      <w:ins w:id="491" w:author="Damien ANDRIATSILAVINA (DSI)" w:date="2024-11-15T08:12:00Z" w16du:dateUtc="2024-11-15T05:12:00Z">
        <w:r w:rsidRPr="003B49AD">
          <w:rPr>
            <w:rFonts w:ascii="Times New Roman" w:hAnsi="Times New Roman" w:cs="Times New Roman"/>
            <w:sz w:val="24"/>
            <w:szCs w:val="24"/>
          </w:rPr>
          <w:t>Tests et validation : L’outil doit faire l’objet de tests réguliers pour détecter et corriger les bugs avant chaque mise à jour ou ajout de nouvelles fonctionnalités.</w:t>
        </w:r>
      </w:ins>
    </w:p>
    <w:p w14:paraId="05B59281" w14:textId="7BAC2661" w:rsidR="000B0605" w:rsidRPr="00175291" w:rsidRDefault="000B0605" w:rsidP="00175291">
      <w:pPr>
        <w:pStyle w:val="Titre3"/>
        <w:spacing w:line="360" w:lineRule="auto"/>
        <w:jc w:val="both"/>
        <w:rPr>
          <w:rFonts w:ascii="Times New Roman" w:hAnsi="Times New Roman" w:cs="Times New Roman"/>
          <w:b/>
          <w:color w:val="auto"/>
        </w:rPr>
      </w:pPr>
      <w:bookmarkStart w:id="492" w:name="_Toc182399141"/>
      <w:bookmarkStart w:id="493" w:name="_Toc182399585"/>
      <w:r w:rsidRPr="00175291">
        <w:rPr>
          <w:rFonts w:ascii="Times New Roman" w:hAnsi="Times New Roman" w:cs="Times New Roman"/>
          <w:b/>
          <w:color w:val="auto"/>
        </w:rPr>
        <w:t>3.3.</w:t>
      </w:r>
      <w:r w:rsidRPr="00175291">
        <w:rPr>
          <w:rFonts w:ascii="Times New Roman" w:hAnsi="Times New Roman" w:cs="Times New Roman"/>
          <w:b/>
          <w:color w:val="auto"/>
        </w:rPr>
        <w:tab/>
        <w:t>Moyen</w:t>
      </w:r>
      <w:del w:id="494" w:author="Damien ANDRIATSILAVINA (DSI)" w:date="2024-11-15T08:21:00Z" w16du:dateUtc="2024-11-15T05:21:00Z">
        <w:r w:rsidRPr="00175291" w:rsidDel="00B9093D">
          <w:rPr>
            <w:rFonts w:ascii="Times New Roman" w:hAnsi="Times New Roman" w:cs="Times New Roman"/>
            <w:b/>
            <w:color w:val="auto"/>
          </w:rPr>
          <w:delText>s</w:delText>
        </w:r>
      </w:del>
      <w:r w:rsidRPr="00175291">
        <w:rPr>
          <w:rFonts w:ascii="Times New Roman" w:hAnsi="Times New Roman" w:cs="Times New Roman"/>
          <w:b/>
          <w:color w:val="auto"/>
        </w:rPr>
        <w:t xml:space="preserve"> nécessaire</w:t>
      </w:r>
      <w:del w:id="495" w:author="Damien ANDRIATSILAVINA (DSI)" w:date="2024-11-15T08:21:00Z" w16du:dateUtc="2024-11-15T05:21:00Z">
        <w:r w:rsidRPr="00175291" w:rsidDel="00B9093D">
          <w:rPr>
            <w:rFonts w:ascii="Times New Roman" w:hAnsi="Times New Roman" w:cs="Times New Roman"/>
            <w:b/>
            <w:color w:val="auto"/>
          </w:rPr>
          <w:delText>s</w:delText>
        </w:r>
      </w:del>
      <w:r w:rsidRPr="00175291">
        <w:rPr>
          <w:rFonts w:ascii="Times New Roman" w:hAnsi="Times New Roman" w:cs="Times New Roman"/>
          <w:b/>
          <w:color w:val="auto"/>
        </w:rPr>
        <w:t xml:space="preserve"> à la réalisation du projet</w:t>
      </w:r>
      <w:bookmarkEnd w:id="492"/>
      <w:bookmarkEnd w:id="493"/>
    </w:p>
    <w:p w14:paraId="0DE871FC" w14:textId="786EE1C8" w:rsidR="00783D1A" w:rsidRPr="00175291" w:rsidRDefault="00783D1A"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496" w:name="_Toc182399586"/>
      <w:r w:rsidRPr="00175291">
        <w:rPr>
          <w:rFonts w:ascii="Times New Roman" w:hAnsi="Times New Roman" w:cs="Times New Roman"/>
          <w:b/>
          <w:i w:val="0"/>
          <w:iCs w:val="0"/>
          <w:color w:val="auto"/>
          <w:sz w:val="24"/>
          <w:szCs w:val="24"/>
          <w:lang w:eastAsia="ja-JP"/>
        </w:rPr>
        <w:t>3.3.1. Moyen</w:t>
      </w:r>
      <w:del w:id="497" w:author="Damien ANDRIATSILAVINA (DSI)" w:date="2024-11-15T08:21:00Z" w16du:dateUtc="2024-11-15T05:21:00Z">
        <w:r w:rsidRPr="00175291" w:rsidDel="00B9093D">
          <w:rPr>
            <w:rFonts w:ascii="Times New Roman" w:hAnsi="Times New Roman" w:cs="Times New Roman"/>
            <w:b/>
            <w:i w:val="0"/>
            <w:iCs w:val="0"/>
            <w:color w:val="auto"/>
            <w:sz w:val="24"/>
            <w:szCs w:val="24"/>
            <w:lang w:eastAsia="ja-JP"/>
          </w:rPr>
          <w:delText>s</w:delText>
        </w:r>
      </w:del>
      <w:r w:rsidRPr="00175291">
        <w:rPr>
          <w:rFonts w:ascii="Times New Roman" w:hAnsi="Times New Roman" w:cs="Times New Roman"/>
          <w:b/>
          <w:i w:val="0"/>
          <w:iCs w:val="0"/>
          <w:color w:val="auto"/>
          <w:sz w:val="24"/>
          <w:szCs w:val="24"/>
          <w:lang w:eastAsia="ja-JP"/>
        </w:rPr>
        <w:t xml:space="preserve"> matériel</w:t>
      </w:r>
      <w:del w:id="498" w:author="Damien ANDRIATSILAVINA (DSI)" w:date="2024-11-15T08:21:00Z" w16du:dateUtc="2024-11-15T05:21:00Z">
        <w:r w:rsidRPr="00175291" w:rsidDel="00B9093D">
          <w:rPr>
            <w:rFonts w:ascii="Times New Roman" w:hAnsi="Times New Roman" w:cs="Times New Roman"/>
            <w:b/>
            <w:i w:val="0"/>
            <w:iCs w:val="0"/>
            <w:color w:val="auto"/>
            <w:sz w:val="24"/>
            <w:szCs w:val="24"/>
            <w:lang w:eastAsia="ja-JP"/>
          </w:rPr>
          <w:delText>s</w:delText>
        </w:r>
      </w:del>
      <w:bookmarkEnd w:id="496"/>
    </w:p>
    <w:p w14:paraId="5235731E" w14:textId="47F512FA" w:rsidR="00783D1A" w:rsidRPr="00175291" w:rsidRDefault="00783D1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tableau suivant décrit les caractéristiques des moyens matériels mis à la disposition lors de ce projet :</w:t>
      </w:r>
    </w:p>
    <w:p w14:paraId="6EC72E3C" w14:textId="40D2174B" w:rsidR="00C73D70" w:rsidRPr="00175291" w:rsidRDefault="00C73D70" w:rsidP="00175291">
      <w:pPr>
        <w:pStyle w:val="Lgende"/>
        <w:keepNext/>
        <w:spacing w:line="360" w:lineRule="auto"/>
        <w:jc w:val="both"/>
        <w:rPr>
          <w:color w:val="auto"/>
          <w:sz w:val="24"/>
          <w:szCs w:val="24"/>
        </w:rPr>
      </w:pPr>
      <w:bookmarkStart w:id="499" w:name="_Toc182399219"/>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5</w:t>
      </w:r>
      <w:r w:rsidR="008D1EC6" w:rsidRPr="00175291">
        <w:rPr>
          <w:noProof/>
          <w:color w:val="auto"/>
          <w:sz w:val="24"/>
          <w:szCs w:val="24"/>
        </w:rPr>
        <w:fldChar w:fldCharType="end"/>
      </w:r>
      <w:r w:rsidRPr="00175291">
        <w:rPr>
          <w:color w:val="auto"/>
          <w:sz w:val="24"/>
          <w:szCs w:val="24"/>
        </w:rPr>
        <w:t xml:space="preserve">. </w:t>
      </w:r>
      <w:r w:rsidR="00175291" w:rsidRPr="00175291">
        <w:rPr>
          <w:color w:val="auto"/>
          <w:sz w:val="24"/>
          <w:szCs w:val="24"/>
        </w:rPr>
        <w:t>Caractéristique</w:t>
      </w:r>
      <w:r w:rsidRPr="00175291">
        <w:rPr>
          <w:color w:val="auto"/>
          <w:sz w:val="24"/>
          <w:szCs w:val="24"/>
        </w:rPr>
        <w:t xml:space="preserve"> des moyens matériels disponible</w:t>
      </w:r>
      <w:bookmarkEnd w:id="499"/>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374"/>
        <w:gridCol w:w="2374"/>
        <w:gridCol w:w="2374"/>
      </w:tblGrid>
      <w:tr w:rsidR="00175291" w:rsidRPr="00175291" w14:paraId="6C16A0C7" w14:textId="77777777" w:rsidTr="00175291">
        <w:trPr>
          <w:trHeight w:val="776"/>
        </w:trPr>
        <w:tc>
          <w:tcPr>
            <w:tcW w:w="2374" w:type="dxa"/>
            <w:shd w:val="clear" w:color="auto" w:fill="D0CECE" w:themeFill="background2" w:themeFillShade="E6"/>
          </w:tcPr>
          <w:p w14:paraId="63AC0A63" w14:textId="26A34033"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Système d’exploitation</w:t>
            </w:r>
          </w:p>
        </w:tc>
        <w:tc>
          <w:tcPr>
            <w:tcW w:w="2374" w:type="dxa"/>
            <w:shd w:val="clear" w:color="auto" w:fill="D0CECE" w:themeFill="background2" w:themeFillShade="E6"/>
          </w:tcPr>
          <w:p w14:paraId="5A1766A2" w14:textId="13A6E1C1"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RAM</w:t>
            </w:r>
          </w:p>
        </w:tc>
        <w:tc>
          <w:tcPr>
            <w:tcW w:w="2374" w:type="dxa"/>
            <w:shd w:val="clear" w:color="auto" w:fill="D0CECE" w:themeFill="background2" w:themeFillShade="E6"/>
          </w:tcPr>
          <w:p w14:paraId="4EC9398E" w14:textId="42B69A4E"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Capacité disque dur</w:t>
            </w:r>
          </w:p>
        </w:tc>
        <w:tc>
          <w:tcPr>
            <w:tcW w:w="2374" w:type="dxa"/>
            <w:shd w:val="clear" w:color="auto" w:fill="D0CECE" w:themeFill="background2" w:themeFillShade="E6"/>
          </w:tcPr>
          <w:p w14:paraId="18B1DB39" w14:textId="2DBF29FF" w:rsidR="00783D1A" w:rsidRPr="005D645C" w:rsidRDefault="00783D1A" w:rsidP="00175291">
            <w:pPr>
              <w:spacing w:line="360" w:lineRule="auto"/>
              <w:jc w:val="center"/>
              <w:rPr>
                <w:rFonts w:ascii="Times New Roman" w:hAnsi="Times New Roman" w:cs="Times New Roman"/>
                <w:sz w:val="24"/>
                <w:szCs w:val="24"/>
              </w:rPr>
            </w:pPr>
            <w:r w:rsidRPr="005D645C">
              <w:rPr>
                <w:rFonts w:ascii="Times New Roman" w:hAnsi="Times New Roman" w:cs="Times New Roman"/>
                <w:sz w:val="24"/>
                <w:szCs w:val="24"/>
              </w:rPr>
              <w:t>Processeur</w:t>
            </w:r>
          </w:p>
        </w:tc>
      </w:tr>
      <w:tr w:rsidR="00175291" w:rsidRPr="00175291" w14:paraId="1FBBA1DD" w14:textId="77777777" w:rsidTr="00175291">
        <w:trPr>
          <w:trHeight w:val="639"/>
        </w:trPr>
        <w:tc>
          <w:tcPr>
            <w:tcW w:w="2374" w:type="dxa"/>
          </w:tcPr>
          <w:p w14:paraId="3B22F02C" w14:textId="4A1183B0"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Windows 11</w:t>
            </w:r>
          </w:p>
        </w:tc>
        <w:tc>
          <w:tcPr>
            <w:tcW w:w="2374" w:type="dxa"/>
          </w:tcPr>
          <w:p w14:paraId="4664A7D1" w14:textId="0A7735A2"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16Go</w:t>
            </w:r>
          </w:p>
        </w:tc>
        <w:tc>
          <w:tcPr>
            <w:tcW w:w="2374" w:type="dxa"/>
          </w:tcPr>
          <w:p w14:paraId="1E86E2FB" w14:textId="0FBA78A3"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500Go</w:t>
            </w:r>
          </w:p>
        </w:tc>
        <w:tc>
          <w:tcPr>
            <w:tcW w:w="2374" w:type="dxa"/>
          </w:tcPr>
          <w:p w14:paraId="37BE79CC" w14:textId="65808B17" w:rsidR="00783D1A" w:rsidRPr="00175291" w:rsidRDefault="00783D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Corei5 7</w:t>
            </w:r>
          </w:p>
        </w:tc>
      </w:tr>
    </w:tbl>
    <w:p w14:paraId="1FE5CA41" w14:textId="216973E2" w:rsidR="00783D1A" w:rsidRPr="00325FE2" w:rsidRDefault="00783D1A"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500" w:name="_Toc182399587"/>
      <w:r w:rsidRPr="00325FE2">
        <w:rPr>
          <w:rFonts w:ascii="Times New Roman" w:hAnsi="Times New Roman" w:cs="Times New Roman"/>
          <w:b/>
          <w:i w:val="0"/>
          <w:iCs w:val="0"/>
          <w:color w:val="auto"/>
          <w:sz w:val="24"/>
          <w:szCs w:val="24"/>
          <w:lang w:eastAsia="ja-JP"/>
        </w:rPr>
        <w:t>3.3.2. Moyens logiciels</w:t>
      </w:r>
      <w:bookmarkEnd w:id="500"/>
    </w:p>
    <w:p w14:paraId="658F5641" w14:textId="48914CED" w:rsidR="00A23442" w:rsidRPr="00A23442" w:rsidRDefault="00A23442" w:rsidP="00A23442">
      <w:pPr>
        <w:rPr>
          <w:lang w:eastAsia="ja-JP"/>
        </w:rPr>
      </w:pPr>
      <w:r>
        <w:rPr>
          <w:lang w:eastAsia="ja-JP"/>
        </w:rPr>
        <w:t xml:space="preserve">Le tableau 6 montre les moyens logiciels utilisés durant </w:t>
      </w:r>
      <w:ins w:id="501" w:author="Damien ANDRIATSILAVINA (DSI)" w:date="2024-11-15T08:21:00Z" w16du:dateUtc="2024-11-15T05:21:00Z">
        <w:r w:rsidR="00B9093D">
          <w:rPr>
            <w:lang w:eastAsia="ja-JP"/>
          </w:rPr>
          <w:t>l</w:t>
        </w:r>
      </w:ins>
      <w:r>
        <w:rPr>
          <w:lang w:eastAsia="ja-JP"/>
        </w:rPr>
        <w:t>e développement de l’application.</w:t>
      </w:r>
    </w:p>
    <w:p w14:paraId="5027D0B9" w14:textId="7AABAD45" w:rsidR="00C73D70" w:rsidRPr="00175291" w:rsidRDefault="00C73D70" w:rsidP="00175291">
      <w:pPr>
        <w:pStyle w:val="Lgende"/>
        <w:keepNext/>
        <w:spacing w:line="360" w:lineRule="auto"/>
        <w:jc w:val="both"/>
        <w:rPr>
          <w:color w:val="auto"/>
          <w:sz w:val="24"/>
          <w:szCs w:val="24"/>
        </w:rPr>
      </w:pPr>
      <w:bookmarkStart w:id="502" w:name="_Toc182399220"/>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6</w:t>
      </w:r>
      <w:r w:rsidR="008D1EC6" w:rsidRPr="00175291">
        <w:rPr>
          <w:noProof/>
          <w:color w:val="auto"/>
          <w:sz w:val="24"/>
          <w:szCs w:val="24"/>
        </w:rPr>
        <w:fldChar w:fldCharType="end"/>
      </w:r>
      <w:r w:rsidRPr="00175291">
        <w:rPr>
          <w:color w:val="auto"/>
          <w:sz w:val="24"/>
          <w:szCs w:val="24"/>
        </w:rPr>
        <w:t>. Moyens logiciels disponible</w:t>
      </w:r>
      <w:bookmarkEnd w:id="502"/>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8"/>
        <w:gridCol w:w="3158"/>
        <w:gridCol w:w="3158"/>
      </w:tblGrid>
      <w:tr w:rsidR="00175291" w:rsidRPr="00175291" w14:paraId="05E69391" w14:textId="77777777" w:rsidTr="00A23442">
        <w:trPr>
          <w:trHeight w:val="397"/>
        </w:trPr>
        <w:tc>
          <w:tcPr>
            <w:tcW w:w="3158" w:type="dxa"/>
            <w:shd w:val="clear" w:color="auto" w:fill="D0CECE" w:themeFill="background2" w:themeFillShade="E6"/>
          </w:tcPr>
          <w:p w14:paraId="36EA27C7" w14:textId="1FC883E4" w:rsidR="00D02CEB" w:rsidRPr="00175291" w:rsidRDefault="00D02CEB" w:rsidP="00A2344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Logiciel</w:t>
            </w:r>
          </w:p>
        </w:tc>
        <w:tc>
          <w:tcPr>
            <w:tcW w:w="3158" w:type="dxa"/>
            <w:shd w:val="clear" w:color="auto" w:fill="D0CECE" w:themeFill="background2" w:themeFillShade="E6"/>
          </w:tcPr>
          <w:p w14:paraId="5004DB67" w14:textId="37C443A2" w:rsidR="00D02CEB" w:rsidRPr="00175291" w:rsidRDefault="00D02CEB" w:rsidP="00A2344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Version</w:t>
            </w:r>
          </w:p>
        </w:tc>
        <w:tc>
          <w:tcPr>
            <w:tcW w:w="3158" w:type="dxa"/>
            <w:shd w:val="clear" w:color="auto" w:fill="D0CECE" w:themeFill="background2" w:themeFillShade="E6"/>
          </w:tcPr>
          <w:p w14:paraId="6561DDA6" w14:textId="5C90FFF3" w:rsidR="00D02CEB" w:rsidRPr="00175291" w:rsidRDefault="00D02CEB" w:rsidP="00A2344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Utilisation</w:t>
            </w:r>
          </w:p>
        </w:tc>
      </w:tr>
      <w:tr w:rsidR="00175291" w:rsidRPr="00175291" w14:paraId="09D4AF7E" w14:textId="77777777" w:rsidTr="00325FE2">
        <w:trPr>
          <w:trHeight w:val="624"/>
        </w:trPr>
        <w:tc>
          <w:tcPr>
            <w:tcW w:w="3158" w:type="dxa"/>
          </w:tcPr>
          <w:p w14:paraId="79B7DD04" w14:textId="232A8D55"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Visual studio Code</w:t>
            </w:r>
          </w:p>
        </w:tc>
        <w:tc>
          <w:tcPr>
            <w:tcW w:w="3158" w:type="dxa"/>
          </w:tcPr>
          <w:p w14:paraId="1DA6DD43" w14:textId="7EEF3354"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1.95.2</w:t>
            </w:r>
          </w:p>
        </w:tc>
        <w:tc>
          <w:tcPr>
            <w:tcW w:w="3158" w:type="dxa"/>
          </w:tcPr>
          <w:p w14:paraId="25832217" w14:textId="54D8CC26"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Développement</w:t>
            </w:r>
            <w:r w:rsidR="005D6414" w:rsidRPr="00175291">
              <w:rPr>
                <w:rFonts w:ascii="Times New Roman" w:hAnsi="Times New Roman" w:cs="Times New Roman"/>
                <w:sz w:val="24"/>
                <w:szCs w:val="24"/>
              </w:rPr>
              <w:t xml:space="preserve"> </w:t>
            </w:r>
            <w:r w:rsidRPr="00175291">
              <w:rPr>
                <w:rFonts w:ascii="Times New Roman" w:hAnsi="Times New Roman" w:cs="Times New Roman"/>
                <w:sz w:val="24"/>
                <w:szCs w:val="24"/>
              </w:rPr>
              <w:t>de l’application</w:t>
            </w:r>
          </w:p>
        </w:tc>
      </w:tr>
      <w:tr w:rsidR="00175291" w:rsidRPr="00175291" w14:paraId="26ACE7AB" w14:textId="77777777" w:rsidTr="00325FE2">
        <w:trPr>
          <w:trHeight w:val="624"/>
        </w:trPr>
        <w:tc>
          <w:tcPr>
            <w:tcW w:w="3158" w:type="dxa"/>
          </w:tcPr>
          <w:p w14:paraId="3F5D30A4" w14:textId="7E786A9A"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Visual </w:t>
            </w:r>
            <w:proofErr w:type="spellStart"/>
            <w:r w:rsidRPr="00175291">
              <w:rPr>
                <w:rFonts w:ascii="Times New Roman" w:hAnsi="Times New Roman" w:cs="Times New Roman"/>
                <w:sz w:val="24"/>
                <w:szCs w:val="24"/>
              </w:rPr>
              <w:t>paradigm</w:t>
            </w:r>
            <w:proofErr w:type="spellEnd"/>
          </w:p>
        </w:tc>
        <w:tc>
          <w:tcPr>
            <w:tcW w:w="3158" w:type="dxa"/>
          </w:tcPr>
          <w:p w14:paraId="751FE26F" w14:textId="0613B56F"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17.2</w:t>
            </w:r>
          </w:p>
        </w:tc>
        <w:tc>
          <w:tcPr>
            <w:tcW w:w="3158" w:type="dxa"/>
          </w:tcPr>
          <w:p w14:paraId="633EBAE0" w14:textId="75106CA6"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Conception et architecture</w:t>
            </w:r>
          </w:p>
        </w:tc>
      </w:tr>
      <w:tr w:rsidR="00175291" w:rsidRPr="00175291" w14:paraId="0A026BCB" w14:textId="77777777" w:rsidTr="00325FE2">
        <w:trPr>
          <w:trHeight w:val="624"/>
        </w:trPr>
        <w:tc>
          <w:tcPr>
            <w:tcW w:w="3158" w:type="dxa"/>
          </w:tcPr>
          <w:p w14:paraId="6BF6F4D5" w14:textId="7EA294EA" w:rsidR="00D02CEB" w:rsidRPr="00175291" w:rsidRDefault="00D02C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SQLServeur</w:t>
            </w:r>
            <w:proofErr w:type="spellEnd"/>
          </w:p>
        </w:tc>
        <w:tc>
          <w:tcPr>
            <w:tcW w:w="3158" w:type="dxa"/>
          </w:tcPr>
          <w:p w14:paraId="7C1B7235" w14:textId="09D514E1"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16.0.1000.6</w:t>
            </w:r>
          </w:p>
        </w:tc>
        <w:tc>
          <w:tcPr>
            <w:tcW w:w="3158" w:type="dxa"/>
          </w:tcPr>
          <w:p w14:paraId="43F94B92" w14:textId="418A54FA"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Gestion de la base de données</w:t>
            </w:r>
          </w:p>
        </w:tc>
      </w:tr>
      <w:tr w:rsidR="00175291" w:rsidRPr="00175291" w14:paraId="2952381E" w14:textId="77777777" w:rsidTr="00325FE2">
        <w:trPr>
          <w:trHeight w:val="624"/>
        </w:trPr>
        <w:tc>
          <w:tcPr>
            <w:tcW w:w="3158" w:type="dxa"/>
          </w:tcPr>
          <w:p w14:paraId="4B0A8545" w14:textId="2CADD34D"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Git</w:t>
            </w:r>
          </w:p>
        </w:tc>
        <w:tc>
          <w:tcPr>
            <w:tcW w:w="3158" w:type="dxa"/>
          </w:tcPr>
          <w:p w14:paraId="6DA78B7E" w14:textId="7C98E5ED" w:rsidR="00D02CEB" w:rsidRPr="00175291" w:rsidRDefault="005D6414"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2.45.2.windows.1</w:t>
            </w:r>
          </w:p>
        </w:tc>
        <w:tc>
          <w:tcPr>
            <w:tcW w:w="3158" w:type="dxa"/>
          </w:tcPr>
          <w:p w14:paraId="4F9F6266" w14:textId="710B7516" w:rsidR="00D02CEB" w:rsidRPr="00175291" w:rsidRDefault="00D02C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Gestion des versions et </w:t>
            </w:r>
            <w:del w:id="503" w:author="Damien ANDRIATSILAVINA (DSI)" w:date="2024-11-15T08:20:00Z" w16du:dateUtc="2024-11-15T05:20:00Z">
              <w:r w:rsidRPr="00175291" w:rsidDel="00B9093D">
                <w:rPr>
                  <w:rFonts w:ascii="Times New Roman" w:hAnsi="Times New Roman" w:cs="Times New Roman"/>
                  <w:sz w:val="24"/>
                  <w:szCs w:val="24"/>
                </w:rPr>
                <w:delText xml:space="preserve">avancements </w:delText>
              </w:r>
            </w:del>
            <w:ins w:id="504" w:author="Damien ANDRIATSILAVINA (DSI)" w:date="2024-11-15T08:20:00Z" w16du:dateUtc="2024-11-15T05:20:00Z">
              <w:r w:rsidR="00B9093D">
                <w:rPr>
                  <w:rFonts w:ascii="Times New Roman" w:hAnsi="Times New Roman" w:cs="Times New Roman"/>
                  <w:sz w:val="24"/>
                  <w:szCs w:val="24"/>
                </w:rPr>
                <w:t xml:space="preserve">du déploiement </w:t>
              </w:r>
              <w:r w:rsidR="00B9093D" w:rsidRPr="00175291">
                <w:rPr>
                  <w:rFonts w:ascii="Times New Roman" w:hAnsi="Times New Roman" w:cs="Times New Roman"/>
                  <w:sz w:val="24"/>
                  <w:szCs w:val="24"/>
                </w:rPr>
                <w:t xml:space="preserve"> </w:t>
              </w:r>
            </w:ins>
            <w:r w:rsidRPr="00175291">
              <w:rPr>
                <w:rFonts w:ascii="Times New Roman" w:hAnsi="Times New Roman" w:cs="Times New Roman"/>
                <w:sz w:val="24"/>
                <w:szCs w:val="24"/>
              </w:rPr>
              <w:t xml:space="preserve">dans le projet </w:t>
            </w:r>
          </w:p>
        </w:tc>
      </w:tr>
    </w:tbl>
    <w:p w14:paraId="56EF35DA" w14:textId="4438D4C3" w:rsidR="00325FE2" w:rsidRDefault="00325FE2" w:rsidP="00175291">
      <w:pPr>
        <w:pStyle w:val="Lgende"/>
        <w:keepNext/>
        <w:spacing w:line="360" w:lineRule="auto"/>
        <w:jc w:val="both"/>
        <w:rPr>
          <w:color w:val="auto"/>
          <w:sz w:val="24"/>
          <w:szCs w:val="24"/>
        </w:rPr>
      </w:pPr>
    </w:p>
    <w:p w14:paraId="5347145B" w14:textId="68E4C6E4" w:rsidR="00325FE2" w:rsidRDefault="00325FE2" w:rsidP="00325FE2">
      <w:pPr>
        <w:rPr>
          <w:lang w:eastAsia="fr-FR"/>
        </w:rPr>
      </w:pPr>
    </w:p>
    <w:p w14:paraId="31D9E3CD" w14:textId="36BDAED4" w:rsidR="00325FE2" w:rsidRDefault="00325FE2" w:rsidP="00175291">
      <w:pPr>
        <w:pStyle w:val="Lgende"/>
        <w:keepNext/>
        <w:spacing w:line="360" w:lineRule="auto"/>
        <w:jc w:val="both"/>
        <w:rPr>
          <w:rFonts w:asciiTheme="minorHAnsi" w:eastAsiaTheme="minorHAnsi" w:hAnsiTheme="minorHAnsi" w:cstheme="minorBidi"/>
          <w:i w:val="0"/>
          <w:iCs w:val="0"/>
          <w:color w:val="auto"/>
          <w:kern w:val="2"/>
          <w:sz w:val="22"/>
          <w:szCs w:val="22"/>
          <w14:ligatures w14:val="standardContextual"/>
        </w:rPr>
      </w:pPr>
    </w:p>
    <w:p w14:paraId="25E8C8CB" w14:textId="77777777" w:rsidR="00325FE2" w:rsidRPr="00325FE2" w:rsidRDefault="00325FE2" w:rsidP="00325FE2">
      <w:pPr>
        <w:rPr>
          <w:lang w:eastAsia="fr-FR"/>
        </w:rPr>
      </w:pPr>
    </w:p>
    <w:p w14:paraId="4DBC2552" w14:textId="77777777" w:rsidR="00325FE2" w:rsidRPr="00325FE2" w:rsidRDefault="00325FE2" w:rsidP="00325FE2">
      <w:pPr>
        <w:pStyle w:val="Titre4"/>
        <w:spacing w:line="360" w:lineRule="auto"/>
        <w:ind w:firstLine="708"/>
        <w:jc w:val="both"/>
        <w:rPr>
          <w:rFonts w:ascii="Times New Roman" w:hAnsi="Times New Roman" w:cs="Times New Roman"/>
          <w:b/>
          <w:i w:val="0"/>
          <w:iCs w:val="0"/>
          <w:color w:val="auto"/>
          <w:sz w:val="24"/>
          <w:szCs w:val="24"/>
          <w:lang w:eastAsia="ja-JP"/>
        </w:rPr>
      </w:pPr>
      <w:bookmarkStart w:id="505" w:name="_Toc182399588"/>
      <w:r w:rsidRPr="00325FE2">
        <w:rPr>
          <w:rFonts w:ascii="Times New Roman" w:hAnsi="Times New Roman" w:cs="Times New Roman"/>
          <w:b/>
          <w:i w:val="0"/>
          <w:iCs w:val="0"/>
          <w:color w:val="auto"/>
          <w:sz w:val="24"/>
          <w:szCs w:val="24"/>
          <w:lang w:eastAsia="ja-JP"/>
        </w:rPr>
        <w:lastRenderedPageBreak/>
        <w:t>3.3.3. Moyen humain</w:t>
      </w:r>
      <w:bookmarkEnd w:id="505"/>
    </w:p>
    <w:p w14:paraId="4AEB06AC" w14:textId="06D06174" w:rsidR="00C73D70" w:rsidRPr="00175291" w:rsidRDefault="00C73D70" w:rsidP="00175291">
      <w:pPr>
        <w:pStyle w:val="Lgende"/>
        <w:keepNext/>
        <w:spacing w:line="360" w:lineRule="auto"/>
        <w:jc w:val="both"/>
        <w:rPr>
          <w:color w:val="auto"/>
          <w:sz w:val="24"/>
          <w:szCs w:val="24"/>
        </w:rPr>
      </w:pPr>
      <w:bookmarkStart w:id="506" w:name="_Toc182399221"/>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7</w:t>
      </w:r>
      <w:r w:rsidR="008D1EC6" w:rsidRPr="00175291">
        <w:rPr>
          <w:noProof/>
          <w:color w:val="auto"/>
          <w:sz w:val="24"/>
          <w:szCs w:val="24"/>
        </w:rPr>
        <w:fldChar w:fldCharType="end"/>
      </w:r>
      <w:r w:rsidRPr="00175291">
        <w:rPr>
          <w:color w:val="auto"/>
          <w:sz w:val="24"/>
          <w:szCs w:val="24"/>
        </w:rPr>
        <w:t>. Moyen humain</w:t>
      </w:r>
      <w:bookmarkEnd w:id="506"/>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3159"/>
        <w:gridCol w:w="3159"/>
      </w:tblGrid>
      <w:tr w:rsidR="00175291" w:rsidRPr="00175291" w14:paraId="24108FC7" w14:textId="77777777" w:rsidTr="00325FE2">
        <w:trPr>
          <w:trHeight w:val="261"/>
        </w:trPr>
        <w:tc>
          <w:tcPr>
            <w:tcW w:w="3159" w:type="dxa"/>
            <w:shd w:val="clear" w:color="auto" w:fill="D0CECE" w:themeFill="background2" w:themeFillShade="E6"/>
          </w:tcPr>
          <w:p w14:paraId="420C3CD6" w14:textId="345B8534" w:rsidR="00AD3AAB" w:rsidRPr="00175291" w:rsidRDefault="00AD3AAB" w:rsidP="00325FE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Fonction</w:t>
            </w:r>
          </w:p>
        </w:tc>
        <w:tc>
          <w:tcPr>
            <w:tcW w:w="3159" w:type="dxa"/>
            <w:shd w:val="clear" w:color="auto" w:fill="D0CECE" w:themeFill="background2" w:themeFillShade="E6"/>
          </w:tcPr>
          <w:p w14:paraId="6A86B22F" w14:textId="130BB058" w:rsidR="00AD3AAB" w:rsidRPr="00175291" w:rsidRDefault="00AD3AAB" w:rsidP="00325FE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Nombre</w:t>
            </w:r>
          </w:p>
        </w:tc>
        <w:tc>
          <w:tcPr>
            <w:tcW w:w="3159" w:type="dxa"/>
            <w:shd w:val="clear" w:color="auto" w:fill="D0CECE" w:themeFill="background2" w:themeFillShade="E6"/>
          </w:tcPr>
          <w:p w14:paraId="4C6EAA1D" w14:textId="469566FA" w:rsidR="00AD3AAB" w:rsidRPr="00175291" w:rsidRDefault="00AD3AAB" w:rsidP="00325FE2">
            <w:pPr>
              <w:spacing w:line="360" w:lineRule="auto"/>
              <w:jc w:val="center"/>
              <w:rPr>
                <w:rFonts w:ascii="Times New Roman" w:hAnsi="Times New Roman" w:cs="Times New Roman"/>
                <w:sz w:val="24"/>
                <w:szCs w:val="24"/>
              </w:rPr>
            </w:pPr>
            <w:r w:rsidRPr="00175291">
              <w:rPr>
                <w:rFonts w:ascii="Times New Roman" w:hAnsi="Times New Roman" w:cs="Times New Roman"/>
                <w:sz w:val="24"/>
                <w:szCs w:val="24"/>
              </w:rPr>
              <w:t>Rôle</w:t>
            </w:r>
          </w:p>
        </w:tc>
      </w:tr>
      <w:tr w:rsidR="00B470A6" w:rsidRPr="00175291" w14:paraId="7B271467" w14:textId="77777777" w:rsidTr="00325FE2">
        <w:trPr>
          <w:trHeight w:val="850"/>
          <w:ins w:id="507" w:author="Damien ANDRIATSILAVINA (DSI)" w:date="2024-11-15T08:22:00Z" w16du:dateUtc="2024-11-15T05:22:00Z"/>
        </w:trPr>
        <w:tc>
          <w:tcPr>
            <w:tcW w:w="3159" w:type="dxa"/>
          </w:tcPr>
          <w:p w14:paraId="726AE1AA" w14:textId="6A0FC8E5" w:rsidR="00B470A6" w:rsidRPr="00175291" w:rsidRDefault="00B470A6" w:rsidP="00B470A6">
            <w:pPr>
              <w:spacing w:line="360" w:lineRule="auto"/>
              <w:jc w:val="both"/>
              <w:rPr>
                <w:ins w:id="508" w:author="Damien ANDRIATSILAVINA (DSI)" w:date="2024-11-15T08:22:00Z" w16du:dateUtc="2024-11-15T05:22:00Z"/>
                <w:rFonts w:ascii="Times New Roman" w:hAnsi="Times New Roman" w:cs="Times New Roman"/>
                <w:sz w:val="24"/>
                <w:szCs w:val="24"/>
              </w:rPr>
            </w:pPr>
            <w:ins w:id="509" w:author="Damien ANDRIATSILAVINA (DSI)" w:date="2024-11-15T08:22:00Z" w16du:dateUtc="2024-11-15T05:22:00Z">
              <w:r w:rsidRPr="00175291">
                <w:rPr>
                  <w:rFonts w:ascii="Times New Roman" w:hAnsi="Times New Roman" w:cs="Times New Roman"/>
                  <w:sz w:val="24"/>
                  <w:szCs w:val="24"/>
                </w:rPr>
                <w:t>DSI</w:t>
              </w:r>
            </w:ins>
          </w:p>
        </w:tc>
        <w:tc>
          <w:tcPr>
            <w:tcW w:w="3159" w:type="dxa"/>
          </w:tcPr>
          <w:p w14:paraId="09602641" w14:textId="7A9ADD38" w:rsidR="00B470A6" w:rsidRPr="00175291" w:rsidRDefault="00B470A6" w:rsidP="00B470A6">
            <w:pPr>
              <w:spacing w:line="360" w:lineRule="auto"/>
              <w:jc w:val="both"/>
              <w:rPr>
                <w:ins w:id="510" w:author="Damien ANDRIATSILAVINA (DSI)" w:date="2024-11-15T08:22:00Z" w16du:dateUtc="2024-11-15T05:22:00Z"/>
                <w:rFonts w:ascii="Times New Roman" w:hAnsi="Times New Roman" w:cs="Times New Roman"/>
                <w:sz w:val="24"/>
                <w:szCs w:val="24"/>
              </w:rPr>
            </w:pPr>
            <w:ins w:id="511" w:author="Damien ANDRIATSILAVINA (DSI)" w:date="2024-11-15T08:22:00Z" w16du:dateUtc="2024-11-15T05:22:00Z">
              <w:r w:rsidRPr="00175291">
                <w:rPr>
                  <w:rFonts w:ascii="Times New Roman" w:hAnsi="Times New Roman" w:cs="Times New Roman"/>
                  <w:sz w:val="24"/>
                  <w:szCs w:val="24"/>
                </w:rPr>
                <w:t>1</w:t>
              </w:r>
            </w:ins>
          </w:p>
        </w:tc>
        <w:tc>
          <w:tcPr>
            <w:tcW w:w="3159" w:type="dxa"/>
          </w:tcPr>
          <w:p w14:paraId="48A849E1" w14:textId="222599FE" w:rsidR="00B470A6" w:rsidRPr="00175291" w:rsidRDefault="00B470A6" w:rsidP="00B470A6">
            <w:pPr>
              <w:spacing w:line="360" w:lineRule="auto"/>
              <w:jc w:val="both"/>
              <w:rPr>
                <w:ins w:id="512" w:author="Damien ANDRIATSILAVINA (DSI)" w:date="2024-11-15T08:22:00Z" w16du:dateUtc="2024-11-15T05:22:00Z"/>
                <w:rFonts w:ascii="Times New Roman" w:hAnsi="Times New Roman" w:cs="Times New Roman"/>
                <w:sz w:val="24"/>
                <w:szCs w:val="24"/>
              </w:rPr>
            </w:pPr>
            <w:ins w:id="513" w:author="Damien ANDRIATSILAVINA (DSI)" w:date="2024-11-15T08:22:00Z" w16du:dateUtc="2024-11-15T05:22:00Z">
              <w:r w:rsidRPr="00175291">
                <w:rPr>
                  <w:rFonts w:ascii="Times New Roman" w:hAnsi="Times New Roman" w:cs="Times New Roman"/>
                  <w:sz w:val="24"/>
                  <w:szCs w:val="24"/>
                </w:rPr>
                <w:t>Validateur final</w:t>
              </w:r>
            </w:ins>
          </w:p>
        </w:tc>
      </w:tr>
      <w:tr w:rsidR="00B470A6" w:rsidRPr="00175291" w14:paraId="2DD3BE06" w14:textId="77777777" w:rsidTr="00325FE2">
        <w:trPr>
          <w:trHeight w:val="850"/>
          <w:ins w:id="514" w:author="Damien ANDRIATSILAVINA (DSI)" w:date="2024-11-15T08:22:00Z" w16du:dateUtc="2024-11-15T05:22:00Z"/>
        </w:trPr>
        <w:tc>
          <w:tcPr>
            <w:tcW w:w="3159" w:type="dxa"/>
          </w:tcPr>
          <w:p w14:paraId="126B67A2" w14:textId="17916770" w:rsidR="00B470A6" w:rsidRPr="00175291" w:rsidRDefault="00B470A6" w:rsidP="00B470A6">
            <w:pPr>
              <w:spacing w:line="360" w:lineRule="auto"/>
              <w:jc w:val="both"/>
              <w:rPr>
                <w:ins w:id="515" w:author="Damien ANDRIATSILAVINA (DSI)" w:date="2024-11-15T08:22:00Z" w16du:dateUtc="2024-11-15T05:22:00Z"/>
                <w:rFonts w:ascii="Times New Roman" w:hAnsi="Times New Roman" w:cs="Times New Roman"/>
                <w:sz w:val="24"/>
                <w:szCs w:val="24"/>
              </w:rPr>
            </w:pPr>
            <w:ins w:id="516" w:author="Damien ANDRIATSILAVINA (DSI)" w:date="2024-11-15T08:22:00Z" w16du:dateUtc="2024-11-15T05:22:00Z">
              <w:r w:rsidRPr="00175291">
                <w:rPr>
                  <w:rFonts w:ascii="Times New Roman" w:hAnsi="Times New Roman" w:cs="Times New Roman"/>
                  <w:sz w:val="24"/>
                  <w:szCs w:val="24"/>
                </w:rPr>
                <w:t>Chef de département</w:t>
              </w:r>
            </w:ins>
          </w:p>
        </w:tc>
        <w:tc>
          <w:tcPr>
            <w:tcW w:w="3159" w:type="dxa"/>
          </w:tcPr>
          <w:p w14:paraId="3D737703" w14:textId="4039F613" w:rsidR="00B470A6" w:rsidRPr="00175291" w:rsidRDefault="00B470A6" w:rsidP="00B470A6">
            <w:pPr>
              <w:spacing w:line="360" w:lineRule="auto"/>
              <w:jc w:val="both"/>
              <w:rPr>
                <w:ins w:id="517" w:author="Damien ANDRIATSILAVINA (DSI)" w:date="2024-11-15T08:22:00Z" w16du:dateUtc="2024-11-15T05:22:00Z"/>
                <w:rFonts w:ascii="Times New Roman" w:hAnsi="Times New Roman" w:cs="Times New Roman"/>
                <w:sz w:val="24"/>
                <w:szCs w:val="24"/>
              </w:rPr>
            </w:pPr>
            <w:ins w:id="518" w:author="Damien ANDRIATSILAVINA (DSI)" w:date="2024-11-15T08:22:00Z" w16du:dateUtc="2024-11-15T05:22:00Z">
              <w:r w:rsidRPr="00175291">
                <w:rPr>
                  <w:rFonts w:ascii="Times New Roman" w:hAnsi="Times New Roman" w:cs="Times New Roman"/>
                  <w:sz w:val="24"/>
                  <w:szCs w:val="24"/>
                </w:rPr>
                <w:t>1</w:t>
              </w:r>
            </w:ins>
          </w:p>
        </w:tc>
        <w:tc>
          <w:tcPr>
            <w:tcW w:w="3159" w:type="dxa"/>
          </w:tcPr>
          <w:p w14:paraId="11A97AAB" w14:textId="0AA20E33" w:rsidR="00B470A6" w:rsidRPr="00175291" w:rsidRDefault="00B470A6" w:rsidP="00B470A6">
            <w:pPr>
              <w:spacing w:line="360" w:lineRule="auto"/>
              <w:jc w:val="both"/>
              <w:rPr>
                <w:ins w:id="519" w:author="Damien ANDRIATSILAVINA (DSI)" w:date="2024-11-15T08:22:00Z" w16du:dateUtc="2024-11-15T05:22:00Z"/>
                <w:rFonts w:ascii="Times New Roman" w:hAnsi="Times New Roman" w:cs="Times New Roman"/>
                <w:sz w:val="24"/>
                <w:szCs w:val="24"/>
              </w:rPr>
            </w:pPr>
            <w:ins w:id="520" w:author="Damien ANDRIATSILAVINA (DSI)" w:date="2024-11-15T08:22:00Z" w16du:dateUtc="2024-11-15T05:22:00Z">
              <w:r w:rsidRPr="00175291">
                <w:rPr>
                  <w:rFonts w:ascii="Times New Roman" w:hAnsi="Times New Roman" w:cs="Times New Roman"/>
                  <w:sz w:val="24"/>
                  <w:szCs w:val="24"/>
                </w:rPr>
                <w:t>Concepteur, et premier validateur</w:t>
              </w:r>
            </w:ins>
          </w:p>
        </w:tc>
      </w:tr>
      <w:tr w:rsidR="00B470A6" w:rsidRPr="00175291" w14:paraId="69A90624" w14:textId="77777777" w:rsidTr="00325FE2">
        <w:trPr>
          <w:trHeight w:val="850"/>
          <w:ins w:id="521" w:author="Damien ANDRIATSILAVINA (DSI)" w:date="2024-11-15T08:23:00Z" w16du:dateUtc="2024-11-15T05:23:00Z"/>
        </w:trPr>
        <w:tc>
          <w:tcPr>
            <w:tcW w:w="3159" w:type="dxa"/>
          </w:tcPr>
          <w:p w14:paraId="7B76E909" w14:textId="086A9464" w:rsidR="00B470A6" w:rsidRPr="00175291" w:rsidRDefault="00B470A6" w:rsidP="00B470A6">
            <w:pPr>
              <w:spacing w:line="360" w:lineRule="auto"/>
              <w:jc w:val="both"/>
              <w:rPr>
                <w:ins w:id="522" w:author="Damien ANDRIATSILAVINA (DSI)" w:date="2024-11-15T08:23:00Z" w16du:dateUtc="2024-11-15T05:23:00Z"/>
                <w:rFonts w:ascii="Times New Roman" w:hAnsi="Times New Roman" w:cs="Times New Roman"/>
                <w:sz w:val="24"/>
                <w:szCs w:val="24"/>
              </w:rPr>
            </w:pPr>
            <w:ins w:id="523" w:author="Damien ANDRIATSILAVINA (DSI)" w:date="2024-11-15T08:23:00Z" w16du:dateUtc="2024-11-15T05:23:00Z">
              <w:r w:rsidRPr="00175291">
                <w:rPr>
                  <w:rFonts w:ascii="Times New Roman" w:hAnsi="Times New Roman" w:cs="Times New Roman"/>
                  <w:sz w:val="24"/>
                  <w:szCs w:val="24"/>
                </w:rPr>
                <w:t>RSSI</w:t>
              </w:r>
            </w:ins>
          </w:p>
        </w:tc>
        <w:tc>
          <w:tcPr>
            <w:tcW w:w="3159" w:type="dxa"/>
          </w:tcPr>
          <w:p w14:paraId="1BD70059" w14:textId="7BCB791F" w:rsidR="00B470A6" w:rsidRPr="00175291" w:rsidRDefault="00B470A6" w:rsidP="00B470A6">
            <w:pPr>
              <w:spacing w:line="360" w:lineRule="auto"/>
              <w:jc w:val="both"/>
              <w:rPr>
                <w:ins w:id="524" w:author="Damien ANDRIATSILAVINA (DSI)" w:date="2024-11-15T08:23:00Z" w16du:dateUtc="2024-11-15T05:23:00Z"/>
                <w:rFonts w:ascii="Times New Roman" w:hAnsi="Times New Roman" w:cs="Times New Roman"/>
                <w:sz w:val="24"/>
                <w:szCs w:val="24"/>
              </w:rPr>
            </w:pPr>
            <w:ins w:id="525" w:author="Damien ANDRIATSILAVINA (DSI)" w:date="2024-11-15T08:23:00Z" w16du:dateUtc="2024-11-15T05:23:00Z">
              <w:r w:rsidRPr="00175291">
                <w:rPr>
                  <w:rFonts w:ascii="Times New Roman" w:hAnsi="Times New Roman" w:cs="Times New Roman"/>
                  <w:sz w:val="24"/>
                  <w:szCs w:val="24"/>
                </w:rPr>
                <w:t>1</w:t>
              </w:r>
            </w:ins>
          </w:p>
        </w:tc>
        <w:tc>
          <w:tcPr>
            <w:tcW w:w="3159" w:type="dxa"/>
          </w:tcPr>
          <w:p w14:paraId="22351666" w14:textId="47F28E53" w:rsidR="00B470A6" w:rsidRPr="00175291" w:rsidRDefault="00B470A6" w:rsidP="00B470A6">
            <w:pPr>
              <w:spacing w:line="360" w:lineRule="auto"/>
              <w:jc w:val="both"/>
              <w:rPr>
                <w:ins w:id="526" w:author="Damien ANDRIATSILAVINA (DSI)" w:date="2024-11-15T08:23:00Z" w16du:dateUtc="2024-11-15T05:23:00Z"/>
                <w:rFonts w:ascii="Times New Roman" w:hAnsi="Times New Roman" w:cs="Times New Roman"/>
                <w:sz w:val="24"/>
                <w:szCs w:val="24"/>
              </w:rPr>
            </w:pPr>
            <w:ins w:id="527" w:author="Damien ANDRIATSILAVINA (DSI)" w:date="2024-11-15T08:23:00Z" w16du:dateUtc="2024-11-15T05:23:00Z">
              <w:r w:rsidRPr="00175291">
                <w:rPr>
                  <w:rFonts w:ascii="Times New Roman" w:hAnsi="Times New Roman" w:cs="Times New Roman"/>
                  <w:sz w:val="24"/>
                  <w:szCs w:val="24"/>
                </w:rPr>
                <w:t>Validateur de l’architecture coté sécurité.</w:t>
              </w:r>
            </w:ins>
          </w:p>
        </w:tc>
      </w:tr>
      <w:tr w:rsidR="00175291" w:rsidRPr="00175291" w14:paraId="6B2DFD81" w14:textId="77777777" w:rsidTr="00325FE2">
        <w:trPr>
          <w:trHeight w:val="850"/>
        </w:trPr>
        <w:tc>
          <w:tcPr>
            <w:tcW w:w="3159" w:type="dxa"/>
          </w:tcPr>
          <w:p w14:paraId="2A6884AF" w14:textId="0A12A35D"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Chef de projet</w:t>
            </w:r>
          </w:p>
        </w:tc>
        <w:tc>
          <w:tcPr>
            <w:tcW w:w="3159" w:type="dxa"/>
          </w:tcPr>
          <w:p w14:paraId="06B6FAAE" w14:textId="6AED91C1"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34BB952B" w14:textId="40E8F8DC"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Initiateur du projet, concepteur et validateur des avancées.</w:t>
            </w:r>
          </w:p>
        </w:tc>
      </w:tr>
      <w:tr w:rsidR="00175291" w:rsidRPr="00175291" w:rsidDel="00B470A6" w14:paraId="7E95D844" w14:textId="7F4176BA" w:rsidTr="00325FE2">
        <w:trPr>
          <w:trHeight w:val="850"/>
          <w:del w:id="528" w:author="Damien ANDRIATSILAVINA (DSI)" w:date="2024-11-15T08:23:00Z" w16du:dateUtc="2024-11-15T05:23:00Z"/>
        </w:trPr>
        <w:tc>
          <w:tcPr>
            <w:tcW w:w="3159" w:type="dxa"/>
          </w:tcPr>
          <w:p w14:paraId="5E633C0A" w14:textId="5042509B" w:rsidR="00AD3AAB" w:rsidRPr="00175291" w:rsidDel="00B470A6" w:rsidRDefault="00AD3AAB" w:rsidP="00175291">
            <w:pPr>
              <w:spacing w:line="360" w:lineRule="auto"/>
              <w:jc w:val="both"/>
              <w:rPr>
                <w:del w:id="529" w:author="Damien ANDRIATSILAVINA (DSI)" w:date="2024-11-15T08:23:00Z" w16du:dateUtc="2024-11-15T05:23:00Z"/>
                <w:rFonts w:ascii="Times New Roman" w:hAnsi="Times New Roman" w:cs="Times New Roman"/>
                <w:sz w:val="24"/>
                <w:szCs w:val="24"/>
              </w:rPr>
            </w:pPr>
            <w:del w:id="530" w:author="Damien ANDRIATSILAVINA (DSI)" w:date="2024-11-15T08:23:00Z" w16du:dateUtc="2024-11-15T05:23:00Z">
              <w:r w:rsidRPr="00175291" w:rsidDel="00B470A6">
                <w:rPr>
                  <w:rFonts w:ascii="Times New Roman" w:hAnsi="Times New Roman" w:cs="Times New Roman"/>
                  <w:sz w:val="24"/>
                  <w:szCs w:val="24"/>
                </w:rPr>
                <w:delText>RSSI</w:delText>
              </w:r>
            </w:del>
          </w:p>
        </w:tc>
        <w:tc>
          <w:tcPr>
            <w:tcW w:w="3159" w:type="dxa"/>
          </w:tcPr>
          <w:p w14:paraId="20034757" w14:textId="7A580235" w:rsidR="00AD3AAB" w:rsidRPr="00175291" w:rsidDel="00B470A6" w:rsidRDefault="00AD3AAB" w:rsidP="00175291">
            <w:pPr>
              <w:spacing w:line="360" w:lineRule="auto"/>
              <w:jc w:val="both"/>
              <w:rPr>
                <w:del w:id="531" w:author="Damien ANDRIATSILAVINA (DSI)" w:date="2024-11-15T08:23:00Z" w16du:dateUtc="2024-11-15T05:23:00Z"/>
                <w:rFonts w:ascii="Times New Roman" w:hAnsi="Times New Roman" w:cs="Times New Roman"/>
                <w:sz w:val="24"/>
                <w:szCs w:val="24"/>
              </w:rPr>
            </w:pPr>
            <w:del w:id="532" w:author="Damien ANDRIATSILAVINA (DSI)" w:date="2024-11-15T08:23:00Z" w16du:dateUtc="2024-11-15T05:23:00Z">
              <w:r w:rsidRPr="00175291" w:rsidDel="00B470A6">
                <w:rPr>
                  <w:rFonts w:ascii="Times New Roman" w:hAnsi="Times New Roman" w:cs="Times New Roman"/>
                  <w:sz w:val="24"/>
                  <w:szCs w:val="24"/>
                </w:rPr>
                <w:delText>1</w:delText>
              </w:r>
            </w:del>
          </w:p>
        </w:tc>
        <w:tc>
          <w:tcPr>
            <w:tcW w:w="3159" w:type="dxa"/>
          </w:tcPr>
          <w:p w14:paraId="38D4AA2D" w14:textId="2EA807D6" w:rsidR="00AD3AAB" w:rsidRPr="00175291" w:rsidDel="00B470A6" w:rsidRDefault="00AD3AAB" w:rsidP="00175291">
            <w:pPr>
              <w:spacing w:line="360" w:lineRule="auto"/>
              <w:jc w:val="both"/>
              <w:rPr>
                <w:del w:id="533" w:author="Damien ANDRIATSILAVINA (DSI)" w:date="2024-11-15T08:23:00Z" w16du:dateUtc="2024-11-15T05:23:00Z"/>
                <w:rFonts w:ascii="Times New Roman" w:hAnsi="Times New Roman" w:cs="Times New Roman"/>
                <w:sz w:val="24"/>
                <w:szCs w:val="24"/>
              </w:rPr>
            </w:pPr>
            <w:del w:id="534" w:author="Damien ANDRIATSILAVINA (DSI)" w:date="2024-11-15T08:23:00Z" w16du:dateUtc="2024-11-15T05:23:00Z">
              <w:r w:rsidRPr="00175291" w:rsidDel="00B470A6">
                <w:rPr>
                  <w:rFonts w:ascii="Times New Roman" w:hAnsi="Times New Roman" w:cs="Times New Roman"/>
                  <w:sz w:val="24"/>
                  <w:szCs w:val="24"/>
                </w:rPr>
                <w:delText>Validateur de l’architecture coté sécurité.</w:delText>
              </w:r>
            </w:del>
          </w:p>
        </w:tc>
      </w:tr>
      <w:tr w:rsidR="00175291" w:rsidRPr="00175291" w14:paraId="7B8DB7B3" w14:textId="77777777" w:rsidTr="00325FE2">
        <w:trPr>
          <w:trHeight w:val="850"/>
        </w:trPr>
        <w:tc>
          <w:tcPr>
            <w:tcW w:w="3159" w:type="dxa"/>
          </w:tcPr>
          <w:p w14:paraId="350D6F57" w14:textId="5E018D35"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Développeur</w:t>
            </w:r>
          </w:p>
        </w:tc>
        <w:tc>
          <w:tcPr>
            <w:tcW w:w="3159" w:type="dxa"/>
          </w:tcPr>
          <w:p w14:paraId="5F752DE7" w14:textId="44810D87"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3159" w:type="dxa"/>
          </w:tcPr>
          <w:p w14:paraId="2D6ED3D5" w14:textId="2BA0C2E6" w:rsidR="00AD3AAB" w:rsidRPr="00175291" w:rsidRDefault="00AD3AA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Concepteur et développeur de l’outil</w:t>
            </w:r>
          </w:p>
        </w:tc>
      </w:tr>
      <w:tr w:rsidR="00175291" w:rsidRPr="00175291" w:rsidDel="00B470A6" w14:paraId="21A5A69D" w14:textId="75BC42AD" w:rsidTr="00325FE2">
        <w:trPr>
          <w:trHeight w:val="850"/>
          <w:del w:id="535" w:author="Damien ANDRIATSILAVINA (DSI)" w:date="2024-11-15T08:23:00Z" w16du:dateUtc="2024-11-15T05:23:00Z"/>
        </w:trPr>
        <w:tc>
          <w:tcPr>
            <w:tcW w:w="3159" w:type="dxa"/>
          </w:tcPr>
          <w:p w14:paraId="5328A24D" w14:textId="5A74A39F" w:rsidR="00AD3AAB" w:rsidRPr="00175291" w:rsidDel="00B470A6" w:rsidRDefault="00AD3AAB" w:rsidP="00175291">
            <w:pPr>
              <w:spacing w:line="360" w:lineRule="auto"/>
              <w:jc w:val="both"/>
              <w:rPr>
                <w:del w:id="536" w:author="Damien ANDRIATSILAVINA (DSI)" w:date="2024-11-15T08:23:00Z" w16du:dateUtc="2024-11-15T05:23:00Z"/>
                <w:rFonts w:ascii="Times New Roman" w:hAnsi="Times New Roman" w:cs="Times New Roman"/>
                <w:sz w:val="24"/>
                <w:szCs w:val="24"/>
              </w:rPr>
            </w:pPr>
            <w:del w:id="537" w:author="Damien ANDRIATSILAVINA (DSI)" w:date="2024-11-15T08:22:00Z" w16du:dateUtc="2024-11-15T05:22:00Z">
              <w:r w:rsidRPr="00175291" w:rsidDel="00B470A6">
                <w:rPr>
                  <w:rFonts w:ascii="Times New Roman" w:hAnsi="Times New Roman" w:cs="Times New Roman"/>
                  <w:sz w:val="24"/>
                  <w:szCs w:val="24"/>
                </w:rPr>
                <w:delText>DSI</w:delText>
              </w:r>
            </w:del>
          </w:p>
        </w:tc>
        <w:tc>
          <w:tcPr>
            <w:tcW w:w="3159" w:type="dxa"/>
          </w:tcPr>
          <w:p w14:paraId="58E74454" w14:textId="47B600C6" w:rsidR="00AD3AAB" w:rsidRPr="00175291" w:rsidDel="00B470A6" w:rsidRDefault="00AD3AAB" w:rsidP="00175291">
            <w:pPr>
              <w:spacing w:line="360" w:lineRule="auto"/>
              <w:jc w:val="both"/>
              <w:rPr>
                <w:del w:id="538" w:author="Damien ANDRIATSILAVINA (DSI)" w:date="2024-11-15T08:23:00Z" w16du:dateUtc="2024-11-15T05:23:00Z"/>
                <w:rFonts w:ascii="Times New Roman" w:hAnsi="Times New Roman" w:cs="Times New Roman"/>
                <w:sz w:val="24"/>
                <w:szCs w:val="24"/>
              </w:rPr>
            </w:pPr>
            <w:del w:id="539" w:author="Damien ANDRIATSILAVINA (DSI)" w:date="2024-11-15T08:22:00Z" w16du:dateUtc="2024-11-15T05:22:00Z">
              <w:r w:rsidRPr="00175291" w:rsidDel="00B470A6">
                <w:rPr>
                  <w:rFonts w:ascii="Times New Roman" w:hAnsi="Times New Roman" w:cs="Times New Roman"/>
                  <w:sz w:val="24"/>
                  <w:szCs w:val="24"/>
                </w:rPr>
                <w:delText>1</w:delText>
              </w:r>
            </w:del>
          </w:p>
        </w:tc>
        <w:tc>
          <w:tcPr>
            <w:tcW w:w="3159" w:type="dxa"/>
          </w:tcPr>
          <w:p w14:paraId="3B353AFC" w14:textId="2C4888FE" w:rsidR="00AD3AAB" w:rsidRPr="00175291" w:rsidDel="00B470A6" w:rsidRDefault="00AD3AAB" w:rsidP="00175291">
            <w:pPr>
              <w:spacing w:line="360" w:lineRule="auto"/>
              <w:jc w:val="both"/>
              <w:rPr>
                <w:del w:id="540" w:author="Damien ANDRIATSILAVINA (DSI)" w:date="2024-11-15T08:23:00Z" w16du:dateUtc="2024-11-15T05:23:00Z"/>
                <w:rFonts w:ascii="Times New Roman" w:hAnsi="Times New Roman" w:cs="Times New Roman"/>
                <w:sz w:val="24"/>
                <w:szCs w:val="24"/>
              </w:rPr>
            </w:pPr>
            <w:del w:id="541" w:author="Damien ANDRIATSILAVINA (DSI)" w:date="2024-11-15T08:22:00Z" w16du:dateUtc="2024-11-15T05:22:00Z">
              <w:r w:rsidRPr="00175291" w:rsidDel="00B470A6">
                <w:rPr>
                  <w:rFonts w:ascii="Times New Roman" w:hAnsi="Times New Roman" w:cs="Times New Roman"/>
                  <w:sz w:val="24"/>
                  <w:szCs w:val="24"/>
                </w:rPr>
                <w:delText>Validateur final</w:delText>
              </w:r>
            </w:del>
          </w:p>
        </w:tc>
      </w:tr>
      <w:tr w:rsidR="00175291" w:rsidRPr="00175291" w:rsidDel="00B470A6" w14:paraId="62F3C1A4" w14:textId="38CFB55C" w:rsidTr="00325FE2">
        <w:trPr>
          <w:trHeight w:val="850"/>
          <w:del w:id="542" w:author="Damien ANDRIATSILAVINA (DSI)" w:date="2024-11-15T08:23:00Z" w16du:dateUtc="2024-11-15T05:23:00Z"/>
        </w:trPr>
        <w:tc>
          <w:tcPr>
            <w:tcW w:w="3159" w:type="dxa"/>
          </w:tcPr>
          <w:p w14:paraId="3C690ACB" w14:textId="5256CED9" w:rsidR="00AD3AAB" w:rsidRPr="00175291" w:rsidDel="00B470A6" w:rsidRDefault="00AD3AAB" w:rsidP="00175291">
            <w:pPr>
              <w:spacing w:line="360" w:lineRule="auto"/>
              <w:jc w:val="both"/>
              <w:rPr>
                <w:del w:id="543" w:author="Damien ANDRIATSILAVINA (DSI)" w:date="2024-11-15T08:23:00Z" w16du:dateUtc="2024-11-15T05:23:00Z"/>
                <w:rFonts w:ascii="Times New Roman" w:hAnsi="Times New Roman" w:cs="Times New Roman"/>
                <w:sz w:val="24"/>
                <w:szCs w:val="24"/>
              </w:rPr>
            </w:pPr>
            <w:del w:id="544" w:author="Damien ANDRIATSILAVINA (DSI)" w:date="2024-11-15T08:22:00Z" w16du:dateUtc="2024-11-15T05:22:00Z">
              <w:r w:rsidRPr="00175291" w:rsidDel="00B470A6">
                <w:rPr>
                  <w:rFonts w:ascii="Times New Roman" w:hAnsi="Times New Roman" w:cs="Times New Roman"/>
                  <w:sz w:val="24"/>
                  <w:szCs w:val="24"/>
                </w:rPr>
                <w:delText>Chef de département</w:delText>
              </w:r>
            </w:del>
          </w:p>
        </w:tc>
        <w:tc>
          <w:tcPr>
            <w:tcW w:w="3159" w:type="dxa"/>
          </w:tcPr>
          <w:p w14:paraId="24CFDB4D" w14:textId="674A392A" w:rsidR="00AD3AAB" w:rsidRPr="00175291" w:rsidDel="00B470A6" w:rsidRDefault="00AD3AAB" w:rsidP="00175291">
            <w:pPr>
              <w:spacing w:line="360" w:lineRule="auto"/>
              <w:jc w:val="both"/>
              <w:rPr>
                <w:del w:id="545" w:author="Damien ANDRIATSILAVINA (DSI)" w:date="2024-11-15T08:23:00Z" w16du:dateUtc="2024-11-15T05:23:00Z"/>
                <w:rFonts w:ascii="Times New Roman" w:hAnsi="Times New Roman" w:cs="Times New Roman"/>
                <w:sz w:val="24"/>
                <w:szCs w:val="24"/>
              </w:rPr>
            </w:pPr>
            <w:del w:id="546" w:author="Damien ANDRIATSILAVINA (DSI)" w:date="2024-11-15T08:22:00Z" w16du:dateUtc="2024-11-15T05:22:00Z">
              <w:r w:rsidRPr="00175291" w:rsidDel="00B470A6">
                <w:rPr>
                  <w:rFonts w:ascii="Times New Roman" w:hAnsi="Times New Roman" w:cs="Times New Roman"/>
                  <w:sz w:val="24"/>
                  <w:szCs w:val="24"/>
                </w:rPr>
                <w:delText>1</w:delText>
              </w:r>
            </w:del>
          </w:p>
        </w:tc>
        <w:tc>
          <w:tcPr>
            <w:tcW w:w="3159" w:type="dxa"/>
          </w:tcPr>
          <w:p w14:paraId="551CCC5F" w14:textId="257FF466" w:rsidR="00AD3AAB" w:rsidRPr="00175291" w:rsidDel="00B470A6" w:rsidRDefault="00AD3AAB" w:rsidP="00175291">
            <w:pPr>
              <w:spacing w:line="360" w:lineRule="auto"/>
              <w:jc w:val="both"/>
              <w:rPr>
                <w:del w:id="547" w:author="Damien ANDRIATSILAVINA (DSI)" w:date="2024-11-15T08:23:00Z" w16du:dateUtc="2024-11-15T05:23:00Z"/>
                <w:rFonts w:ascii="Times New Roman" w:hAnsi="Times New Roman" w:cs="Times New Roman"/>
                <w:sz w:val="24"/>
                <w:szCs w:val="24"/>
              </w:rPr>
            </w:pPr>
            <w:del w:id="548" w:author="Damien ANDRIATSILAVINA (DSI)" w:date="2024-11-15T08:22:00Z" w16du:dateUtc="2024-11-15T05:22:00Z">
              <w:r w:rsidRPr="00175291" w:rsidDel="00B470A6">
                <w:rPr>
                  <w:rFonts w:ascii="Times New Roman" w:hAnsi="Times New Roman" w:cs="Times New Roman"/>
                  <w:sz w:val="24"/>
                  <w:szCs w:val="24"/>
                </w:rPr>
                <w:delText>Concepteur, et premier validateur</w:delText>
              </w:r>
            </w:del>
          </w:p>
        </w:tc>
      </w:tr>
    </w:tbl>
    <w:p w14:paraId="2A33B345" w14:textId="77777777" w:rsidR="00D02CEB" w:rsidRPr="00175291" w:rsidRDefault="00D02CEB" w:rsidP="00175291">
      <w:pPr>
        <w:spacing w:line="360" w:lineRule="auto"/>
        <w:jc w:val="both"/>
        <w:rPr>
          <w:rFonts w:ascii="Times New Roman" w:hAnsi="Times New Roman" w:cs="Times New Roman"/>
          <w:sz w:val="24"/>
          <w:szCs w:val="24"/>
          <w:lang w:eastAsia="ja-JP"/>
        </w:rPr>
      </w:pPr>
    </w:p>
    <w:p w14:paraId="54D91332" w14:textId="786439B2" w:rsidR="000B0605" w:rsidRPr="00175291" w:rsidRDefault="000B0605" w:rsidP="00175291">
      <w:pPr>
        <w:pStyle w:val="Titre3"/>
        <w:spacing w:line="360" w:lineRule="auto"/>
        <w:jc w:val="both"/>
        <w:rPr>
          <w:rFonts w:ascii="Times New Roman" w:hAnsi="Times New Roman" w:cs="Times New Roman"/>
          <w:b/>
          <w:color w:val="auto"/>
        </w:rPr>
      </w:pPr>
      <w:bookmarkStart w:id="549" w:name="_Toc182399142"/>
      <w:bookmarkStart w:id="550" w:name="_Toc182399589"/>
      <w:r w:rsidRPr="00175291">
        <w:rPr>
          <w:rFonts w:ascii="Times New Roman" w:hAnsi="Times New Roman" w:cs="Times New Roman"/>
          <w:b/>
          <w:color w:val="auto"/>
        </w:rPr>
        <w:t>3.4.</w:t>
      </w:r>
      <w:r w:rsidR="00325FE2">
        <w:rPr>
          <w:rFonts w:ascii="Times New Roman" w:hAnsi="Times New Roman" w:cs="Times New Roman"/>
          <w:b/>
          <w:color w:val="auto"/>
        </w:rPr>
        <w:t xml:space="preserve"> </w:t>
      </w:r>
      <w:r w:rsidRPr="00175291">
        <w:rPr>
          <w:rFonts w:ascii="Times New Roman" w:hAnsi="Times New Roman" w:cs="Times New Roman"/>
          <w:b/>
          <w:color w:val="auto"/>
        </w:rPr>
        <w:t>Résultats attendus</w:t>
      </w:r>
      <w:bookmarkEnd w:id="549"/>
      <w:bookmarkEnd w:id="550"/>
    </w:p>
    <w:p w14:paraId="1E01E679" w14:textId="5413EF82" w:rsidR="00325FE2" w:rsidRPr="00175291" w:rsidRDefault="007C6CA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L’outil développer doit être déployé, testé et </w:t>
      </w:r>
      <w:del w:id="551" w:author="Damien ANDRIATSILAVINA (DSI)" w:date="2024-11-15T08:27:00Z" w16du:dateUtc="2024-11-15T05:27:00Z">
        <w:r w:rsidRPr="00175291" w:rsidDel="003903D6">
          <w:rPr>
            <w:rFonts w:ascii="Times New Roman" w:hAnsi="Times New Roman" w:cs="Times New Roman"/>
            <w:sz w:val="24"/>
            <w:szCs w:val="24"/>
            <w:lang w:eastAsia="ja-JP"/>
          </w:rPr>
          <w:delText xml:space="preserve">prêt à être </w:delText>
        </w:r>
        <w:r w:rsidR="005D6414" w:rsidRPr="00175291" w:rsidDel="003903D6">
          <w:rPr>
            <w:rFonts w:ascii="Times New Roman" w:hAnsi="Times New Roman" w:cs="Times New Roman"/>
            <w:sz w:val="24"/>
            <w:szCs w:val="24"/>
            <w:lang w:eastAsia="ja-JP"/>
          </w:rPr>
          <w:delText>utilisé</w:delText>
        </w:r>
      </w:del>
      <w:del w:id="552" w:author="Damien ANDRIATSILAVINA (DSI)" w:date="2024-11-15T08:26:00Z" w16du:dateUtc="2024-11-15T05:26:00Z">
        <w:r w:rsidR="005D6414" w:rsidRPr="00175291" w:rsidDel="003903D6">
          <w:rPr>
            <w:rFonts w:ascii="Times New Roman" w:hAnsi="Times New Roman" w:cs="Times New Roman"/>
            <w:sz w:val="24"/>
            <w:szCs w:val="24"/>
            <w:lang w:eastAsia="ja-JP"/>
          </w:rPr>
          <w:delText>s</w:delText>
        </w:r>
      </w:del>
      <w:proofErr w:type="spellStart"/>
      <w:ins w:id="553" w:author="Damien ANDRIATSILAVINA (DSI)" w:date="2024-11-15T08:27:00Z" w16du:dateUtc="2024-11-15T05:27:00Z">
        <w:r w:rsidR="003903D6">
          <w:rPr>
            <w:rFonts w:ascii="Times New Roman" w:hAnsi="Times New Roman" w:cs="Times New Roman"/>
            <w:sz w:val="24"/>
            <w:szCs w:val="24"/>
            <w:lang w:eastAsia="ja-JP"/>
          </w:rPr>
          <w:t>adpoté</w:t>
        </w:r>
      </w:ins>
      <w:proofErr w:type="spellEnd"/>
      <w:r w:rsidRPr="00175291">
        <w:rPr>
          <w:rFonts w:ascii="Times New Roman" w:hAnsi="Times New Roman" w:cs="Times New Roman"/>
          <w:sz w:val="24"/>
          <w:szCs w:val="24"/>
          <w:lang w:eastAsia="ja-JP"/>
        </w:rPr>
        <w:t xml:space="preserve"> par toutes </w:t>
      </w:r>
      <w:del w:id="554" w:author="Damien ANDRIATSILAVINA (DSI)" w:date="2024-11-15T08:24:00Z" w16du:dateUtc="2024-11-15T05:24:00Z">
        <w:r w:rsidRPr="00175291" w:rsidDel="00B470A6">
          <w:rPr>
            <w:rFonts w:ascii="Times New Roman" w:hAnsi="Times New Roman" w:cs="Times New Roman"/>
            <w:sz w:val="24"/>
            <w:szCs w:val="24"/>
            <w:lang w:eastAsia="ja-JP"/>
          </w:rPr>
          <w:delText xml:space="preserve">les </w:delText>
        </w:r>
        <w:r w:rsidR="0043344C" w:rsidRPr="00175291" w:rsidDel="00B470A6">
          <w:rPr>
            <w:rFonts w:ascii="Times New Roman" w:hAnsi="Times New Roman" w:cs="Times New Roman"/>
            <w:sz w:val="24"/>
            <w:szCs w:val="24"/>
            <w:lang w:eastAsia="ja-JP"/>
          </w:rPr>
          <w:delText>départements</w:delText>
        </w:r>
      </w:del>
      <w:ins w:id="555" w:author="Damien ANDRIATSILAVINA (DSI)" w:date="2024-11-15T08:24:00Z" w16du:dateUtc="2024-11-15T05:24:00Z">
        <w:r w:rsidR="00B470A6">
          <w:rPr>
            <w:rFonts w:ascii="Times New Roman" w:hAnsi="Times New Roman" w:cs="Times New Roman"/>
            <w:sz w:val="24"/>
            <w:szCs w:val="24"/>
            <w:lang w:eastAsia="ja-JP"/>
          </w:rPr>
          <w:t xml:space="preserve">les directions </w:t>
        </w:r>
      </w:ins>
      <w:r w:rsidRPr="00175291">
        <w:rPr>
          <w:rFonts w:ascii="Times New Roman" w:hAnsi="Times New Roman" w:cs="Times New Roman"/>
          <w:sz w:val="24"/>
          <w:szCs w:val="24"/>
          <w:lang w:eastAsia="ja-JP"/>
        </w:rPr>
        <w:t xml:space="preserve"> au sein de Ravinala Airports</w:t>
      </w:r>
      <w:ins w:id="556" w:author="Damien ANDRIATSILAVINA (DSI)" w:date="2024-11-15T08:27:00Z" w16du:dateUtc="2024-11-15T05:27:00Z">
        <w:r w:rsidR="003903D6">
          <w:rPr>
            <w:rFonts w:ascii="Times New Roman" w:hAnsi="Times New Roman" w:cs="Times New Roman"/>
            <w:sz w:val="24"/>
            <w:szCs w:val="24"/>
            <w:lang w:eastAsia="ja-JP"/>
          </w:rPr>
          <w:t xml:space="preserve"> permettant ainsi de standardiser la gestion de projet au sein de l’organisation</w:t>
        </w:r>
      </w:ins>
      <w:del w:id="557" w:author="Damien ANDRIATSILAVINA (DSI)" w:date="2024-11-15T08:27:00Z" w16du:dateUtc="2024-11-15T05:27:00Z">
        <w:r w:rsidRPr="00175291" w:rsidDel="003903D6">
          <w:rPr>
            <w:rFonts w:ascii="Times New Roman" w:hAnsi="Times New Roman" w:cs="Times New Roman"/>
            <w:sz w:val="24"/>
            <w:szCs w:val="24"/>
            <w:lang w:eastAsia="ja-JP"/>
          </w:rPr>
          <w:delText xml:space="preserve">. Tout aussi important le fait de remplir </w:delText>
        </w:r>
        <w:r w:rsidR="0043344C" w:rsidRPr="00175291" w:rsidDel="003903D6">
          <w:rPr>
            <w:rFonts w:ascii="Times New Roman" w:hAnsi="Times New Roman" w:cs="Times New Roman"/>
            <w:sz w:val="24"/>
            <w:szCs w:val="24"/>
            <w:lang w:eastAsia="ja-JP"/>
          </w:rPr>
          <w:delText>tous les besoins</w:delText>
        </w:r>
        <w:r w:rsidRPr="00175291" w:rsidDel="003903D6">
          <w:rPr>
            <w:rFonts w:ascii="Times New Roman" w:hAnsi="Times New Roman" w:cs="Times New Roman"/>
            <w:sz w:val="24"/>
            <w:szCs w:val="24"/>
            <w:lang w:eastAsia="ja-JP"/>
          </w:rPr>
          <w:delText xml:space="preserve"> des utilisateurs.</w:delText>
        </w:r>
      </w:del>
    </w:p>
    <w:p w14:paraId="12CBBF61" w14:textId="68191111" w:rsidR="000B0605" w:rsidRPr="00175291" w:rsidRDefault="000B0605" w:rsidP="00175291">
      <w:pPr>
        <w:pStyle w:val="Titre3"/>
        <w:spacing w:line="360" w:lineRule="auto"/>
        <w:jc w:val="both"/>
        <w:rPr>
          <w:rFonts w:ascii="Times New Roman" w:hAnsi="Times New Roman" w:cs="Times New Roman"/>
          <w:b/>
          <w:color w:val="auto"/>
        </w:rPr>
      </w:pPr>
      <w:bookmarkStart w:id="558" w:name="_Toc182399143"/>
      <w:bookmarkStart w:id="559" w:name="_Toc182399590"/>
      <w:r w:rsidRPr="00175291">
        <w:rPr>
          <w:rFonts w:ascii="Times New Roman" w:hAnsi="Times New Roman" w:cs="Times New Roman"/>
          <w:b/>
          <w:color w:val="auto"/>
        </w:rPr>
        <w:t>3.5.</w:t>
      </w:r>
      <w:r w:rsidR="00325FE2">
        <w:rPr>
          <w:rFonts w:ascii="Times New Roman" w:hAnsi="Times New Roman" w:cs="Times New Roman"/>
          <w:b/>
          <w:color w:val="auto"/>
        </w:rPr>
        <w:t xml:space="preserve"> </w:t>
      </w:r>
      <w:r w:rsidRPr="00175291">
        <w:rPr>
          <w:rFonts w:ascii="Times New Roman" w:hAnsi="Times New Roman" w:cs="Times New Roman"/>
          <w:b/>
          <w:color w:val="auto"/>
        </w:rPr>
        <w:t>Chronogramme de travail</w:t>
      </w:r>
      <w:bookmarkEnd w:id="558"/>
      <w:bookmarkEnd w:id="559"/>
    </w:p>
    <w:p w14:paraId="2D799E84" w14:textId="4026B139" w:rsidR="000B0605" w:rsidRPr="00175291" w:rsidRDefault="007C6CAC"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Avant la réalisation et la conception, on s’est fixé un planning à suivre pour organiser le travail à faire.</w:t>
      </w:r>
    </w:p>
    <w:p w14:paraId="2769B90A" w14:textId="3995E66E" w:rsidR="007C6CAC" w:rsidRDefault="007C6CAC"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La figure </w:t>
      </w:r>
      <w:r w:rsidR="00C73D70" w:rsidRPr="00175291">
        <w:rPr>
          <w:rFonts w:ascii="Times New Roman" w:hAnsi="Times New Roman" w:cs="Times New Roman"/>
          <w:sz w:val="24"/>
          <w:szCs w:val="24"/>
        </w:rPr>
        <w:t>3</w:t>
      </w:r>
      <w:r w:rsidRPr="00175291">
        <w:rPr>
          <w:rFonts w:ascii="Times New Roman" w:hAnsi="Times New Roman" w:cs="Times New Roman"/>
          <w:sz w:val="24"/>
          <w:szCs w:val="24"/>
        </w:rPr>
        <w:t xml:space="preserve"> représente le planning suivi lors de la réalisation de ce projet.</w:t>
      </w:r>
    </w:p>
    <w:p w14:paraId="46B5CCB9" w14:textId="477BA8FA" w:rsidR="00325FE2" w:rsidRDefault="00325FE2" w:rsidP="00175291">
      <w:pPr>
        <w:spacing w:after="0" w:line="360" w:lineRule="auto"/>
        <w:jc w:val="both"/>
        <w:rPr>
          <w:rFonts w:ascii="Times New Roman" w:hAnsi="Times New Roman" w:cs="Times New Roman"/>
          <w:sz w:val="24"/>
          <w:szCs w:val="24"/>
        </w:rPr>
      </w:pPr>
    </w:p>
    <w:p w14:paraId="6E0E5B81" w14:textId="37D95827" w:rsidR="00325FE2" w:rsidRDefault="00325FE2" w:rsidP="00175291">
      <w:pPr>
        <w:spacing w:after="0" w:line="360" w:lineRule="auto"/>
        <w:jc w:val="both"/>
        <w:rPr>
          <w:rFonts w:ascii="Times New Roman" w:hAnsi="Times New Roman" w:cs="Times New Roman"/>
          <w:sz w:val="24"/>
          <w:szCs w:val="24"/>
        </w:rPr>
      </w:pPr>
    </w:p>
    <w:p w14:paraId="2817A66A" w14:textId="2E57E69C" w:rsidR="00325FE2" w:rsidRDefault="00325FE2" w:rsidP="00175291">
      <w:pPr>
        <w:spacing w:after="0" w:line="360" w:lineRule="auto"/>
        <w:jc w:val="both"/>
        <w:rPr>
          <w:rFonts w:ascii="Times New Roman" w:hAnsi="Times New Roman" w:cs="Times New Roman"/>
          <w:sz w:val="24"/>
          <w:szCs w:val="24"/>
        </w:rPr>
      </w:pPr>
    </w:p>
    <w:p w14:paraId="7D36A7B0" w14:textId="34CC13E8" w:rsidR="00325FE2" w:rsidRDefault="00325FE2" w:rsidP="00175291">
      <w:pPr>
        <w:spacing w:after="0" w:line="360" w:lineRule="auto"/>
        <w:jc w:val="both"/>
        <w:rPr>
          <w:rFonts w:ascii="Times New Roman" w:hAnsi="Times New Roman" w:cs="Times New Roman"/>
          <w:sz w:val="24"/>
          <w:szCs w:val="24"/>
        </w:rPr>
      </w:pPr>
    </w:p>
    <w:p w14:paraId="1424869F" w14:textId="584D4559" w:rsidR="00325FE2" w:rsidRDefault="00325FE2" w:rsidP="00175291">
      <w:pPr>
        <w:spacing w:after="0" w:line="360" w:lineRule="auto"/>
        <w:jc w:val="both"/>
        <w:rPr>
          <w:rFonts w:ascii="Times New Roman" w:hAnsi="Times New Roman" w:cs="Times New Roman"/>
          <w:sz w:val="24"/>
          <w:szCs w:val="24"/>
        </w:rPr>
      </w:pPr>
    </w:p>
    <w:p w14:paraId="276A3B07" w14:textId="31675143" w:rsidR="00325FE2" w:rsidRDefault="00325FE2" w:rsidP="00175291">
      <w:pPr>
        <w:spacing w:after="0" w:line="360" w:lineRule="auto"/>
        <w:jc w:val="both"/>
        <w:rPr>
          <w:rFonts w:ascii="Times New Roman" w:hAnsi="Times New Roman" w:cs="Times New Roman"/>
          <w:sz w:val="24"/>
          <w:szCs w:val="24"/>
        </w:rPr>
      </w:pPr>
    </w:p>
    <w:p w14:paraId="63A54962" w14:textId="56FD30D5" w:rsidR="00325FE2" w:rsidRDefault="00325FE2" w:rsidP="00175291">
      <w:pPr>
        <w:spacing w:after="0" w:line="360" w:lineRule="auto"/>
        <w:jc w:val="both"/>
        <w:rPr>
          <w:rFonts w:ascii="Times New Roman" w:hAnsi="Times New Roman" w:cs="Times New Roman"/>
          <w:sz w:val="24"/>
          <w:szCs w:val="24"/>
        </w:rPr>
      </w:pPr>
    </w:p>
    <w:p w14:paraId="4A473B5D" w14:textId="29BD2C6A" w:rsidR="00325FE2" w:rsidRDefault="00325FE2" w:rsidP="00175291">
      <w:pPr>
        <w:spacing w:after="0" w:line="360" w:lineRule="auto"/>
        <w:jc w:val="both"/>
        <w:rPr>
          <w:rFonts w:ascii="Times New Roman" w:hAnsi="Times New Roman" w:cs="Times New Roman"/>
          <w:sz w:val="24"/>
          <w:szCs w:val="24"/>
        </w:rPr>
      </w:pPr>
    </w:p>
    <w:p w14:paraId="595D98E0" w14:textId="76BEB651" w:rsidR="00325FE2" w:rsidRDefault="00325FE2" w:rsidP="00175291">
      <w:pPr>
        <w:spacing w:after="0" w:line="360" w:lineRule="auto"/>
        <w:jc w:val="both"/>
        <w:rPr>
          <w:rFonts w:ascii="Times New Roman" w:hAnsi="Times New Roman" w:cs="Times New Roman"/>
          <w:sz w:val="24"/>
          <w:szCs w:val="24"/>
        </w:rPr>
      </w:pPr>
    </w:p>
    <w:p w14:paraId="0D6545AD" w14:textId="012EC841" w:rsidR="00325FE2" w:rsidRDefault="00325FE2" w:rsidP="00175291">
      <w:pPr>
        <w:spacing w:after="0" w:line="360" w:lineRule="auto"/>
        <w:jc w:val="both"/>
        <w:rPr>
          <w:rFonts w:ascii="Times New Roman" w:hAnsi="Times New Roman" w:cs="Times New Roman"/>
          <w:sz w:val="24"/>
          <w:szCs w:val="24"/>
        </w:rPr>
      </w:pPr>
    </w:p>
    <w:p w14:paraId="0F68BF16" w14:textId="77777777" w:rsidR="00325FE2" w:rsidRPr="00175291" w:rsidRDefault="00325FE2" w:rsidP="00175291">
      <w:pPr>
        <w:spacing w:after="0" w:line="360" w:lineRule="auto"/>
        <w:jc w:val="both"/>
        <w:rPr>
          <w:rFonts w:ascii="Times New Roman" w:hAnsi="Times New Roman" w:cs="Times New Roman"/>
          <w:sz w:val="24"/>
          <w:szCs w:val="24"/>
        </w:rPr>
      </w:pPr>
    </w:p>
    <w:p w14:paraId="4B0BE76E" w14:textId="77777777" w:rsidR="00C73D70" w:rsidRPr="00175291" w:rsidRDefault="005D6414" w:rsidP="00175291">
      <w:pPr>
        <w:keepNext/>
        <w:spacing w:after="0"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w:drawing>
          <wp:inline distT="0" distB="0" distL="0" distR="0" wp14:anchorId="6FD35CB5" wp14:editId="088CDA64">
            <wp:extent cx="5760720" cy="2896870"/>
            <wp:effectExtent l="0" t="0" r="0" b="0"/>
            <wp:docPr id="165061161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1613" name="Image 1650611613"/>
                    <pic:cNvPicPr/>
                  </pic:nvPicPr>
                  <pic:blipFill>
                    <a:blip r:embed="rId17">
                      <a:extLst>
                        <a:ext uri="{28A0092B-C50C-407E-A947-70E740481C1C}">
                          <a14:useLocalDpi xmlns:a14="http://schemas.microsoft.com/office/drawing/2010/main" val="0"/>
                        </a:ext>
                      </a:extLst>
                    </a:blip>
                    <a:stretch>
                      <a:fillRect/>
                    </a:stretch>
                  </pic:blipFill>
                  <pic:spPr>
                    <a:xfrm>
                      <a:off x="0" y="0"/>
                      <a:ext cx="5760720" cy="2896870"/>
                    </a:xfrm>
                    <a:prstGeom prst="rect">
                      <a:avLst/>
                    </a:prstGeom>
                  </pic:spPr>
                </pic:pic>
              </a:graphicData>
            </a:graphic>
          </wp:inline>
        </w:drawing>
      </w:r>
    </w:p>
    <w:p w14:paraId="058D8178" w14:textId="75F57178" w:rsidR="007C6CAC" w:rsidRPr="00D90C72" w:rsidRDefault="00C73D70" w:rsidP="00D90C72">
      <w:pPr>
        <w:pStyle w:val="Lgende"/>
        <w:spacing w:line="360" w:lineRule="auto"/>
        <w:jc w:val="center"/>
        <w:rPr>
          <w:i w:val="0"/>
          <w:iCs w:val="0"/>
          <w:color w:val="auto"/>
          <w:sz w:val="24"/>
          <w:szCs w:val="24"/>
        </w:rPr>
      </w:pPr>
      <w:bookmarkStart w:id="560" w:name="_Toc182399179"/>
      <w:r w:rsidRPr="00D90C72">
        <w:rPr>
          <w:i w:val="0"/>
          <w:iCs w:val="0"/>
          <w:color w:val="auto"/>
          <w:sz w:val="24"/>
          <w:szCs w:val="24"/>
        </w:rPr>
        <w:t xml:space="preserve">Figure </w:t>
      </w:r>
      <w:r w:rsidRPr="00D90C72">
        <w:rPr>
          <w:i w:val="0"/>
          <w:iCs w:val="0"/>
          <w:color w:val="auto"/>
          <w:sz w:val="24"/>
          <w:szCs w:val="24"/>
        </w:rPr>
        <w:fldChar w:fldCharType="begin"/>
      </w:r>
      <w:r w:rsidRPr="00D90C72">
        <w:rPr>
          <w:i w:val="0"/>
          <w:iCs w:val="0"/>
          <w:color w:val="auto"/>
          <w:sz w:val="24"/>
          <w:szCs w:val="24"/>
        </w:rPr>
        <w:instrText xml:space="preserve"> SEQ Figure \* ARABIC </w:instrText>
      </w:r>
      <w:r w:rsidRPr="00D90C72">
        <w:rPr>
          <w:i w:val="0"/>
          <w:iCs w:val="0"/>
          <w:color w:val="auto"/>
          <w:sz w:val="24"/>
          <w:szCs w:val="24"/>
        </w:rPr>
        <w:fldChar w:fldCharType="separate"/>
      </w:r>
      <w:r w:rsidR="00AC68CA" w:rsidRPr="00D90C72">
        <w:rPr>
          <w:i w:val="0"/>
          <w:iCs w:val="0"/>
          <w:noProof/>
          <w:color w:val="auto"/>
          <w:sz w:val="24"/>
          <w:szCs w:val="24"/>
        </w:rPr>
        <w:t>3</w:t>
      </w:r>
      <w:r w:rsidRPr="00D90C72">
        <w:rPr>
          <w:i w:val="0"/>
          <w:iCs w:val="0"/>
          <w:noProof/>
          <w:color w:val="auto"/>
          <w:sz w:val="24"/>
          <w:szCs w:val="24"/>
        </w:rPr>
        <w:fldChar w:fldCharType="end"/>
      </w:r>
      <w:r w:rsidRPr="00D90C72">
        <w:rPr>
          <w:i w:val="0"/>
          <w:iCs w:val="0"/>
          <w:color w:val="auto"/>
          <w:sz w:val="24"/>
          <w:szCs w:val="24"/>
        </w:rPr>
        <w:t>. Planning de réalisation</w:t>
      </w:r>
      <w:bookmarkEnd w:id="560"/>
    </w:p>
    <w:p w14:paraId="2DC30339" w14:textId="407759A0" w:rsidR="000B0605" w:rsidRDefault="000B0605" w:rsidP="00175291">
      <w:pPr>
        <w:spacing w:after="0" w:line="360" w:lineRule="auto"/>
        <w:jc w:val="both"/>
        <w:rPr>
          <w:rFonts w:ascii="Times New Roman" w:hAnsi="Times New Roman" w:cs="Times New Roman"/>
          <w:sz w:val="24"/>
          <w:szCs w:val="24"/>
        </w:rPr>
      </w:pPr>
    </w:p>
    <w:p w14:paraId="3DB63687" w14:textId="1256A5FF" w:rsidR="00325FE2" w:rsidRDefault="00325FE2" w:rsidP="00175291">
      <w:pPr>
        <w:spacing w:after="0" w:line="360" w:lineRule="auto"/>
        <w:jc w:val="both"/>
        <w:rPr>
          <w:rFonts w:ascii="Times New Roman" w:hAnsi="Times New Roman" w:cs="Times New Roman"/>
          <w:sz w:val="24"/>
          <w:szCs w:val="24"/>
        </w:rPr>
      </w:pPr>
    </w:p>
    <w:p w14:paraId="212AF005" w14:textId="0746B521" w:rsidR="00325FE2" w:rsidRDefault="00325FE2" w:rsidP="00175291">
      <w:pPr>
        <w:spacing w:after="0" w:line="360" w:lineRule="auto"/>
        <w:jc w:val="both"/>
        <w:rPr>
          <w:rFonts w:ascii="Times New Roman" w:hAnsi="Times New Roman" w:cs="Times New Roman"/>
          <w:sz w:val="24"/>
          <w:szCs w:val="24"/>
        </w:rPr>
      </w:pPr>
    </w:p>
    <w:p w14:paraId="3E9F6724" w14:textId="044493BE" w:rsidR="00325FE2" w:rsidRDefault="00325FE2" w:rsidP="00175291">
      <w:pPr>
        <w:spacing w:after="0" w:line="360" w:lineRule="auto"/>
        <w:jc w:val="both"/>
        <w:rPr>
          <w:rFonts w:ascii="Times New Roman" w:hAnsi="Times New Roman" w:cs="Times New Roman"/>
          <w:sz w:val="24"/>
          <w:szCs w:val="24"/>
        </w:rPr>
      </w:pPr>
    </w:p>
    <w:p w14:paraId="55E49453" w14:textId="3D1B05C0" w:rsidR="00325FE2" w:rsidRDefault="00325FE2" w:rsidP="00175291">
      <w:pPr>
        <w:spacing w:after="0" w:line="360" w:lineRule="auto"/>
        <w:jc w:val="both"/>
        <w:rPr>
          <w:rFonts w:ascii="Times New Roman" w:hAnsi="Times New Roman" w:cs="Times New Roman"/>
          <w:sz w:val="24"/>
          <w:szCs w:val="24"/>
        </w:rPr>
      </w:pPr>
    </w:p>
    <w:p w14:paraId="50B8692C" w14:textId="4DA78F54" w:rsidR="00325FE2" w:rsidRDefault="00325FE2" w:rsidP="00175291">
      <w:pPr>
        <w:spacing w:after="0" w:line="360" w:lineRule="auto"/>
        <w:jc w:val="both"/>
        <w:rPr>
          <w:rFonts w:ascii="Times New Roman" w:hAnsi="Times New Roman" w:cs="Times New Roman"/>
          <w:sz w:val="24"/>
          <w:szCs w:val="24"/>
        </w:rPr>
      </w:pPr>
    </w:p>
    <w:p w14:paraId="30327B42" w14:textId="1BAF627A" w:rsidR="00325FE2" w:rsidRDefault="00325FE2" w:rsidP="00175291">
      <w:pPr>
        <w:spacing w:after="0" w:line="360" w:lineRule="auto"/>
        <w:jc w:val="both"/>
        <w:rPr>
          <w:rFonts w:ascii="Times New Roman" w:hAnsi="Times New Roman" w:cs="Times New Roman"/>
          <w:sz w:val="24"/>
          <w:szCs w:val="24"/>
        </w:rPr>
      </w:pPr>
    </w:p>
    <w:p w14:paraId="3261B172" w14:textId="68E1350F" w:rsidR="00325FE2" w:rsidRDefault="00325FE2" w:rsidP="00175291">
      <w:pPr>
        <w:spacing w:after="0" w:line="360" w:lineRule="auto"/>
        <w:jc w:val="both"/>
        <w:rPr>
          <w:rFonts w:ascii="Times New Roman" w:hAnsi="Times New Roman" w:cs="Times New Roman"/>
          <w:sz w:val="24"/>
          <w:szCs w:val="24"/>
        </w:rPr>
      </w:pPr>
    </w:p>
    <w:p w14:paraId="22BD67B4" w14:textId="77777777" w:rsidR="00325FE2" w:rsidRPr="00175291" w:rsidRDefault="00325FE2" w:rsidP="00175291">
      <w:pPr>
        <w:spacing w:after="0" w:line="360" w:lineRule="auto"/>
        <w:jc w:val="both"/>
        <w:rPr>
          <w:rFonts w:ascii="Times New Roman" w:hAnsi="Times New Roman" w:cs="Times New Roman"/>
          <w:sz w:val="24"/>
          <w:szCs w:val="24"/>
        </w:rPr>
      </w:pPr>
    </w:p>
    <w:p w14:paraId="2D5F704F" w14:textId="77777777" w:rsidR="000B0605" w:rsidRPr="00175291" w:rsidRDefault="000B0605" w:rsidP="00175291">
      <w:pPr>
        <w:spacing w:after="0" w:line="360" w:lineRule="auto"/>
        <w:jc w:val="both"/>
        <w:rPr>
          <w:rFonts w:ascii="Times New Roman" w:hAnsi="Times New Roman" w:cs="Times New Roman"/>
          <w:sz w:val="24"/>
          <w:szCs w:val="24"/>
        </w:rPr>
      </w:pPr>
    </w:p>
    <w:p w14:paraId="41644EEE" w14:textId="77777777" w:rsidR="000B0605" w:rsidRPr="00175291" w:rsidRDefault="000B0605" w:rsidP="00175291">
      <w:pPr>
        <w:spacing w:after="0" w:line="360" w:lineRule="auto"/>
        <w:jc w:val="both"/>
        <w:rPr>
          <w:rFonts w:ascii="Times New Roman" w:hAnsi="Times New Roman" w:cs="Times New Roman"/>
          <w:sz w:val="24"/>
          <w:szCs w:val="24"/>
        </w:rPr>
      </w:pPr>
    </w:p>
    <w:p w14:paraId="4034DE32" w14:textId="77777777" w:rsidR="000B0605" w:rsidRPr="00175291" w:rsidRDefault="000B0605" w:rsidP="00175291">
      <w:pPr>
        <w:spacing w:after="0" w:line="360" w:lineRule="auto"/>
        <w:jc w:val="both"/>
        <w:rPr>
          <w:rFonts w:ascii="Times New Roman" w:hAnsi="Times New Roman" w:cs="Times New Roman"/>
          <w:sz w:val="24"/>
          <w:szCs w:val="24"/>
        </w:rPr>
      </w:pPr>
    </w:p>
    <w:p w14:paraId="473D06EB" w14:textId="77777777" w:rsidR="000B0605" w:rsidRPr="00175291" w:rsidRDefault="000B0605" w:rsidP="00175291">
      <w:pPr>
        <w:spacing w:after="0" w:line="360" w:lineRule="auto"/>
        <w:jc w:val="both"/>
        <w:rPr>
          <w:rFonts w:ascii="Times New Roman" w:hAnsi="Times New Roman" w:cs="Times New Roman"/>
          <w:sz w:val="24"/>
          <w:szCs w:val="24"/>
        </w:rPr>
      </w:pPr>
    </w:p>
    <w:p w14:paraId="777CFBA5" w14:textId="77777777" w:rsidR="003249E6" w:rsidRPr="00175291" w:rsidRDefault="003249E6" w:rsidP="00175291">
      <w:pPr>
        <w:spacing w:after="0" w:line="360" w:lineRule="auto"/>
        <w:jc w:val="both"/>
        <w:rPr>
          <w:rFonts w:ascii="Times New Roman" w:hAnsi="Times New Roman" w:cs="Times New Roman"/>
          <w:sz w:val="24"/>
          <w:szCs w:val="24"/>
        </w:rPr>
      </w:pPr>
    </w:p>
    <w:p w14:paraId="692691C4" w14:textId="77777777" w:rsidR="003249E6" w:rsidRPr="00175291" w:rsidRDefault="003249E6" w:rsidP="00175291">
      <w:pPr>
        <w:spacing w:after="0" w:line="360" w:lineRule="auto"/>
        <w:jc w:val="both"/>
        <w:rPr>
          <w:rFonts w:ascii="Times New Roman" w:hAnsi="Times New Roman" w:cs="Times New Roman"/>
          <w:sz w:val="24"/>
          <w:szCs w:val="24"/>
        </w:rPr>
      </w:pPr>
    </w:p>
    <w:p w14:paraId="52C93235" w14:textId="77777777" w:rsidR="003249E6" w:rsidRPr="00175291" w:rsidRDefault="003249E6" w:rsidP="00175291">
      <w:pPr>
        <w:spacing w:after="0" w:line="360" w:lineRule="auto"/>
        <w:jc w:val="both"/>
        <w:rPr>
          <w:rFonts w:ascii="Times New Roman" w:hAnsi="Times New Roman" w:cs="Times New Roman"/>
          <w:sz w:val="24"/>
          <w:szCs w:val="24"/>
        </w:rPr>
      </w:pPr>
    </w:p>
    <w:p w14:paraId="1E10C2C3" w14:textId="77777777" w:rsidR="003249E6" w:rsidRPr="00175291" w:rsidRDefault="003249E6" w:rsidP="00175291">
      <w:pPr>
        <w:spacing w:after="0" w:line="360" w:lineRule="auto"/>
        <w:jc w:val="both"/>
        <w:rPr>
          <w:rFonts w:ascii="Times New Roman" w:hAnsi="Times New Roman" w:cs="Times New Roman"/>
          <w:sz w:val="24"/>
          <w:szCs w:val="24"/>
        </w:rPr>
      </w:pPr>
    </w:p>
    <w:p w14:paraId="5A8CA32A" w14:textId="77777777" w:rsidR="003249E6" w:rsidRPr="00175291" w:rsidRDefault="003249E6" w:rsidP="00175291">
      <w:pPr>
        <w:spacing w:after="0" w:line="360" w:lineRule="auto"/>
        <w:jc w:val="both"/>
        <w:rPr>
          <w:rFonts w:ascii="Times New Roman" w:hAnsi="Times New Roman" w:cs="Times New Roman"/>
          <w:sz w:val="24"/>
          <w:szCs w:val="24"/>
        </w:rPr>
      </w:pPr>
    </w:p>
    <w:p w14:paraId="16E2B33F" w14:textId="77777777" w:rsidR="003249E6" w:rsidRPr="00175291" w:rsidRDefault="003249E6" w:rsidP="00175291">
      <w:pPr>
        <w:spacing w:after="0" w:line="360" w:lineRule="auto"/>
        <w:jc w:val="both"/>
        <w:rPr>
          <w:rFonts w:ascii="Times New Roman" w:hAnsi="Times New Roman" w:cs="Times New Roman"/>
          <w:sz w:val="24"/>
          <w:szCs w:val="24"/>
        </w:rPr>
      </w:pPr>
    </w:p>
    <w:p w14:paraId="565C2957" w14:textId="77777777" w:rsidR="003249E6" w:rsidRPr="00175291" w:rsidRDefault="003249E6" w:rsidP="00175291">
      <w:pPr>
        <w:spacing w:after="0" w:line="360" w:lineRule="auto"/>
        <w:jc w:val="both"/>
        <w:rPr>
          <w:rFonts w:ascii="Times New Roman" w:hAnsi="Times New Roman" w:cs="Times New Roman"/>
          <w:sz w:val="24"/>
          <w:szCs w:val="24"/>
        </w:rPr>
      </w:pPr>
    </w:p>
    <w:p w14:paraId="19CE54E0" w14:textId="77777777" w:rsidR="003249E6" w:rsidRPr="00175291" w:rsidRDefault="003249E6" w:rsidP="00175291">
      <w:pPr>
        <w:spacing w:after="0" w:line="360" w:lineRule="auto"/>
        <w:jc w:val="both"/>
        <w:rPr>
          <w:rFonts w:ascii="Times New Roman" w:hAnsi="Times New Roman" w:cs="Times New Roman"/>
          <w:sz w:val="24"/>
          <w:szCs w:val="24"/>
        </w:rPr>
      </w:pPr>
    </w:p>
    <w:p w14:paraId="262CBE9B" w14:textId="77777777" w:rsidR="003249E6" w:rsidRPr="00175291" w:rsidRDefault="003249E6" w:rsidP="00175291">
      <w:pPr>
        <w:spacing w:after="0" w:line="360" w:lineRule="auto"/>
        <w:jc w:val="both"/>
        <w:rPr>
          <w:rFonts w:ascii="Times New Roman" w:hAnsi="Times New Roman" w:cs="Times New Roman"/>
          <w:sz w:val="24"/>
          <w:szCs w:val="24"/>
        </w:rPr>
      </w:pPr>
    </w:p>
    <w:p w14:paraId="20BD55B3" w14:textId="77777777" w:rsidR="003249E6" w:rsidRPr="00175291" w:rsidRDefault="003249E6" w:rsidP="00175291">
      <w:pPr>
        <w:spacing w:after="0" w:line="360" w:lineRule="auto"/>
        <w:jc w:val="both"/>
        <w:rPr>
          <w:rFonts w:ascii="Times New Roman" w:hAnsi="Times New Roman" w:cs="Times New Roman"/>
          <w:sz w:val="24"/>
          <w:szCs w:val="24"/>
        </w:rPr>
      </w:pPr>
    </w:p>
    <w:p w14:paraId="05CB955E" w14:textId="57402367" w:rsidR="003249E6" w:rsidRDefault="003249E6" w:rsidP="00175291">
      <w:pPr>
        <w:spacing w:after="0" w:line="360" w:lineRule="auto"/>
        <w:jc w:val="both"/>
        <w:rPr>
          <w:rFonts w:ascii="Times New Roman" w:hAnsi="Times New Roman" w:cs="Times New Roman"/>
          <w:sz w:val="24"/>
          <w:szCs w:val="24"/>
        </w:rPr>
      </w:pPr>
    </w:p>
    <w:p w14:paraId="529B1D67" w14:textId="23C3E358" w:rsidR="00325FE2" w:rsidRDefault="00325FE2" w:rsidP="00175291">
      <w:pPr>
        <w:spacing w:after="0" w:line="360" w:lineRule="auto"/>
        <w:jc w:val="both"/>
        <w:rPr>
          <w:rFonts w:ascii="Times New Roman" w:hAnsi="Times New Roman" w:cs="Times New Roman"/>
          <w:sz w:val="24"/>
          <w:szCs w:val="24"/>
        </w:rPr>
      </w:pPr>
    </w:p>
    <w:p w14:paraId="2CF5622A" w14:textId="5CC3ABC4" w:rsidR="00325FE2" w:rsidRDefault="00325FE2" w:rsidP="00175291">
      <w:pPr>
        <w:spacing w:after="0" w:line="360" w:lineRule="auto"/>
        <w:jc w:val="both"/>
        <w:rPr>
          <w:rFonts w:ascii="Times New Roman" w:hAnsi="Times New Roman" w:cs="Times New Roman"/>
          <w:sz w:val="24"/>
          <w:szCs w:val="24"/>
        </w:rPr>
      </w:pPr>
    </w:p>
    <w:p w14:paraId="59A1551E" w14:textId="1D4B54B7" w:rsidR="00325FE2" w:rsidRDefault="00325FE2" w:rsidP="00175291">
      <w:pPr>
        <w:spacing w:after="0" w:line="360" w:lineRule="auto"/>
        <w:jc w:val="both"/>
        <w:rPr>
          <w:rFonts w:ascii="Times New Roman" w:hAnsi="Times New Roman" w:cs="Times New Roman"/>
          <w:sz w:val="24"/>
          <w:szCs w:val="24"/>
        </w:rPr>
      </w:pPr>
    </w:p>
    <w:p w14:paraId="6DFDAAC6" w14:textId="378D53E8" w:rsidR="00325FE2" w:rsidRDefault="00325FE2" w:rsidP="00175291">
      <w:pPr>
        <w:spacing w:after="0" w:line="360" w:lineRule="auto"/>
        <w:jc w:val="both"/>
        <w:rPr>
          <w:rFonts w:ascii="Times New Roman" w:hAnsi="Times New Roman" w:cs="Times New Roman"/>
          <w:sz w:val="24"/>
          <w:szCs w:val="24"/>
        </w:rPr>
      </w:pPr>
    </w:p>
    <w:p w14:paraId="43D8CD5D" w14:textId="6F4B39B5" w:rsidR="00325FE2" w:rsidRDefault="00325FE2" w:rsidP="00175291">
      <w:pPr>
        <w:spacing w:after="0" w:line="360" w:lineRule="auto"/>
        <w:jc w:val="both"/>
        <w:rPr>
          <w:rFonts w:ascii="Times New Roman" w:hAnsi="Times New Roman" w:cs="Times New Roman"/>
          <w:sz w:val="24"/>
          <w:szCs w:val="24"/>
        </w:rPr>
      </w:pPr>
    </w:p>
    <w:p w14:paraId="33F1B530" w14:textId="5AC0C395" w:rsidR="00325FE2" w:rsidRDefault="00325FE2" w:rsidP="00175291">
      <w:pPr>
        <w:spacing w:after="0" w:line="360" w:lineRule="auto"/>
        <w:jc w:val="both"/>
        <w:rPr>
          <w:rFonts w:ascii="Times New Roman" w:hAnsi="Times New Roman" w:cs="Times New Roman"/>
          <w:sz w:val="24"/>
          <w:szCs w:val="24"/>
        </w:rPr>
      </w:pPr>
    </w:p>
    <w:p w14:paraId="301C2078" w14:textId="77777777" w:rsidR="00325FE2" w:rsidRPr="00175291" w:rsidRDefault="00325FE2" w:rsidP="00175291">
      <w:pPr>
        <w:spacing w:after="0" w:line="360" w:lineRule="auto"/>
        <w:jc w:val="both"/>
        <w:rPr>
          <w:rFonts w:ascii="Times New Roman" w:hAnsi="Times New Roman" w:cs="Times New Roman"/>
          <w:sz w:val="24"/>
          <w:szCs w:val="24"/>
        </w:rPr>
      </w:pPr>
    </w:p>
    <w:p w14:paraId="7BE8F57A" w14:textId="77777777" w:rsidR="003249E6" w:rsidRPr="00175291" w:rsidRDefault="003249E6" w:rsidP="00175291">
      <w:pPr>
        <w:spacing w:after="0" w:line="360" w:lineRule="auto"/>
        <w:jc w:val="both"/>
        <w:rPr>
          <w:rFonts w:ascii="Times New Roman" w:hAnsi="Times New Roman" w:cs="Times New Roman"/>
          <w:sz w:val="24"/>
          <w:szCs w:val="24"/>
        </w:rPr>
      </w:pPr>
    </w:p>
    <w:p w14:paraId="16B8F1A7" w14:textId="71646605" w:rsidR="000B0605" w:rsidRPr="00325FE2" w:rsidRDefault="00FF5446" w:rsidP="00642D0E">
      <w:pPr>
        <w:pStyle w:val="Titre1"/>
        <w:spacing w:line="360" w:lineRule="auto"/>
        <w:jc w:val="center"/>
        <w:rPr>
          <w:rFonts w:ascii="Times New Roman" w:hAnsi="Times New Roman" w:cs="Times New Roman"/>
          <w:b/>
          <w:color w:val="auto"/>
          <w:sz w:val="40"/>
          <w:szCs w:val="40"/>
        </w:rPr>
      </w:pPr>
      <w:bookmarkStart w:id="561" w:name="_Toc182399144"/>
      <w:bookmarkStart w:id="562" w:name="_Toc182399591"/>
      <w:r w:rsidRPr="00325FE2">
        <w:rPr>
          <w:rFonts w:ascii="Times New Roman" w:hAnsi="Times New Roman" w:cs="Times New Roman"/>
          <w:b/>
          <w:color w:val="auto"/>
          <w:sz w:val="40"/>
          <w:szCs w:val="40"/>
        </w:rPr>
        <w:t>PARTIE II : ANALYSE ET CONCEPTION</w:t>
      </w:r>
      <w:bookmarkEnd w:id="561"/>
      <w:bookmarkEnd w:id="562"/>
    </w:p>
    <w:p w14:paraId="3B9529AC" w14:textId="77777777" w:rsidR="003249E6" w:rsidRPr="00175291" w:rsidRDefault="003249E6" w:rsidP="00175291">
      <w:pPr>
        <w:spacing w:line="360" w:lineRule="auto"/>
        <w:jc w:val="both"/>
        <w:rPr>
          <w:rFonts w:ascii="Times New Roman" w:hAnsi="Times New Roman" w:cs="Times New Roman"/>
          <w:sz w:val="24"/>
          <w:szCs w:val="24"/>
        </w:rPr>
      </w:pPr>
    </w:p>
    <w:p w14:paraId="3032AA9F" w14:textId="77777777" w:rsidR="003249E6" w:rsidRPr="00175291" w:rsidRDefault="003249E6" w:rsidP="00175291">
      <w:pPr>
        <w:spacing w:line="360" w:lineRule="auto"/>
        <w:jc w:val="both"/>
        <w:rPr>
          <w:rFonts w:ascii="Times New Roman" w:hAnsi="Times New Roman" w:cs="Times New Roman"/>
          <w:sz w:val="24"/>
          <w:szCs w:val="24"/>
        </w:rPr>
      </w:pPr>
    </w:p>
    <w:p w14:paraId="17F740CE" w14:textId="77777777" w:rsidR="003249E6" w:rsidRPr="00175291" w:rsidRDefault="003249E6" w:rsidP="00175291">
      <w:pPr>
        <w:spacing w:line="360" w:lineRule="auto"/>
        <w:jc w:val="both"/>
        <w:rPr>
          <w:rFonts w:ascii="Times New Roman" w:hAnsi="Times New Roman" w:cs="Times New Roman"/>
          <w:sz w:val="24"/>
          <w:szCs w:val="24"/>
        </w:rPr>
      </w:pPr>
    </w:p>
    <w:p w14:paraId="4A445F20" w14:textId="77777777" w:rsidR="003249E6" w:rsidRPr="00175291" w:rsidRDefault="003249E6" w:rsidP="00175291">
      <w:pPr>
        <w:spacing w:line="360" w:lineRule="auto"/>
        <w:jc w:val="both"/>
        <w:rPr>
          <w:rFonts w:ascii="Times New Roman" w:hAnsi="Times New Roman" w:cs="Times New Roman"/>
          <w:sz w:val="24"/>
          <w:szCs w:val="24"/>
        </w:rPr>
      </w:pPr>
    </w:p>
    <w:p w14:paraId="05E03023" w14:textId="77777777" w:rsidR="003249E6" w:rsidRPr="00175291" w:rsidRDefault="003249E6" w:rsidP="00175291">
      <w:pPr>
        <w:spacing w:line="360" w:lineRule="auto"/>
        <w:jc w:val="both"/>
        <w:rPr>
          <w:rFonts w:ascii="Times New Roman" w:hAnsi="Times New Roman" w:cs="Times New Roman"/>
          <w:sz w:val="24"/>
          <w:szCs w:val="24"/>
        </w:rPr>
      </w:pPr>
    </w:p>
    <w:p w14:paraId="31EA22FF" w14:textId="77777777" w:rsidR="003249E6" w:rsidRPr="00175291" w:rsidRDefault="003249E6" w:rsidP="00175291">
      <w:pPr>
        <w:spacing w:line="360" w:lineRule="auto"/>
        <w:jc w:val="both"/>
        <w:rPr>
          <w:rFonts w:ascii="Times New Roman" w:hAnsi="Times New Roman" w:cs="Times New Roman"/>
          <w:sz w:val="24"/>
          <w:szCs w:val="24"/>
        </w:rPr>
      </w:pPr>
    </w:p>
    <w:p w14:paraId="2B01399C" w14:textId="77777777" w:rsidR="003249E6" w:rsidRPr="00175291" w:rsidRDefault="003249E6" w:rsidP="00175291">
      <w:pPr>
        <w:spacing w:line="360" w:lineRule="auto"/>
        <w:jc w:val="both"/>
        <w:rPr>
          <w:rFonts w:ascii="Times New Roman" w:hAnsi="Times New Roman" w:cs="Times New Roman"/>
          <w:sz w:val="24"/>
          <w:szCs w:val="24"/>
        </w:rPr>
      </w:pPr>
    </w:p>
    <w:p w14:paraId="7D89E2A6" w14:textId="77777777" w:rsidR="003249E6" w:rsidRPr="00175291" w:rsidRDefault="003249E6" w:rsidP="00175291">
      <w:pPr>
        <w:spacing w:line="360" w:lineRule="auto"/>
        <w:jc w:val="both"/>
        <w:rPr>
          <w:rFonts w:ascii="Times New Roman" w:hAnsi="Times New Roman" w:cs="Times New Roman"/>
          <w:sz w:val="24"/>
          <w:szCs w:val="24"/>
        </w:rPr>
      </w:pPr>
    </w:p>
    <w:p w14:paraId="6982981C" w14:textId="77777777" w:rsidR="003249E6" w:rsidRPr="00175291" w:rsidRDefault="003249E6" w:rsidP="00175291">
      <w:pPr>
        <w:spacing w:line="360" w:lineRule="auto"/>
        <w:jc w:val="both"/>
        <w:rPr>
          <w:rFonts w:ascii="Times New Roman" w:hAnsi="Times New Roman" w:cs="Times New Roman"/>
          <w:sz w:val="24"/>
          <w:szCs w:val="24"/>
        </w:rPr>
      </w:pPr>
    </w:p>
    <w:p w14:paraId="237ACA53" w14:textId="77777777" w:rsidR="003249E6" w:rsidRPr="00175291" w:rsidRDefault="003249E6" w:rsidP="00175291">
      <w:pPr>
        <w:spacing w:line="360" w:lineRule="auto"/>
        <w:jc w:val="both"/>
        <w:rPr>
          <w:rFonts w:ascii="Times New Roman" w:hAnsi="Times New Roman" w:cs="Times New Roman"/>
          <w:sz w:val="24"/>
          <w:szCs w:val="24"/>
        </w:rPr>
      </w:pPr>
    </w:p>
    <w:p w14:paraId="3AB448D2" w14:textId="77777777" w:rsidR="003249E6" w:rsidRPr="00175291" w:rsidRDefault="003249E6" w:rsidP="00175291">
      <w:pPr>
        <w:spacing w:line="360" w:lineRule="auto"/>
        <w:jc w:val="both"/>
        <w:rPr>
          <w:rFonts w:ascii="Times New Roman" w:hAnsi="Times New Roman" w:cs="Times New Roman"/>
          <w:sz w:val="24"/>
          <w:szCs w:val="24"/>
        </w:rPr>
      </w:pPr>
    </w:p>
    <w:p w14:paraId="191F2D45" w14:textId="77777777" w:rsidR="003249E6" w:rsidRPr="00175291" w:rsidRDefault="003249E6" w:rsidP="00175291">
      <w:pPr>
        <w:spacing w:line="360" w:lineRule="auto"/>
        <w:jc w:val="both"/>
        <w:rPr>
          <w:rFonts w:ascii="Times New Roman" w:hAnsi="Times New Roman" w:cs="Times New Roman"/>
          <w:sz w:val="24"/>
          <w:szCs w:val="24"/>
        </w:rPr>
      </w:pPr>
    </w:p>
    <w:p w14:paraId="66CCF6BA" w14:textId="77777777" w:rsidR="003249E6" w:rsidRPr="00175291" w:rsidRDefault="003249E6" w:rsidP="00175291">
      <w:pPr>
        <w:spacing w:line="360" w:lineRule="auto"/>
        <w:jc w:val="both"/>
        <w:rPr>
          <w:rFonts w:ascii="Times New Roman" w:hAnsi="Times New Roman" w:cs="Times New Roman"/>
          <w:sz w:val="24"/>
          <w:szCs w:val="24"/>
        </w:rPr>
      </w:pPr>
    </w:p>
    <w:p w14:paraId="3753F1AF" w14:textId="3603BB04" w:rsidR="00FF5446" w:rsidRPr="00325FE2" w:rsidRDefault="00FF5446" w:rsidP="00175291">
      <w:pPr>
        <w:pStyle w:val="Titre2"/>
        <w:spacing w:line="360" w:lineRule="auto"/>
        <w:jc w:val="both"/>
        <w:rPr>
          <w:rFonts w:ascii="Times New Roman" w:hAnsi="Times New Roman" w:cs="Times New Roman"/>
          <w:b/>
          <w:color w:val="auto"/>
          <w:sz w:val="24"/>
          <w:szCs w:val="24"/>
        </w:rPr>
      </w:pPr>
      <w:bookmarkStart w:id="563" w:name="_Toc182399145"/>
      <w:bookmarkStart w:id="564" w:name="_Toc182399592"/>
      <w:r w:rsidRPr="00325FE2">
        <w:rPr>
          <w:rFonts w:ascii="Times New Roman" w:hAnsi="Times New Roman" w:cs="Times New Roman"/>
          <w:b/>
          <w:color w:val="auto"/>
          <w:sz w:val="24"/>
          <w:szCs w:val="24"/>
        </w:rPr>
        <w:t>Chapitre 4 : Analyse préalable</w:t>
      </w:r>
      <w:bookmarkEnd w:id="563"/>
      <w:bookmarkEnd w:id="564"/>
    </w:p>
    <w:p w14:paraId="501B41C0" w14:textId="5E14DC65" w:rsidR="000B0605" w:rsidRPr="00325FE2" w:rsidRDefault="00FF5446" w:rsidP="00175291">
      <w:pPr>
        <w:pStyle w:val="Titre3"/>
        <w:spacing w:line="360" w:lineRule="auto"/>
        <w:jc w:val="both"/>
        <w:rPr>
          <w:rFonts w:ascii="Times New Roman" w:hAnsi="Times New Roman" w:cs="Times New Roman"/>
          <w:b/>
          <w:color w:val="auto"/>
        </w:rPr>
      </w:pPr>
      <w:bookmarkStart w:id="565" w:name="_Toc182399146"/>
      <w:bookmarkStart w:id="566" w:name="_Toc182399593"/>
      <w:r w:rsidRPr="00325FE2">
        <w:rPr>
          <w:rFonts w:ascii="Times New Roman" w:hAnsi="Times New Roman" w:cs="Times New Roman"/>
          <w:b/>
          <w:color w:val="auto"/>
        </w:rPr>
        <w:t>4.1. Analyse de l’existant</w:t>
      </w:r>
      <w:bookmarkEnd w:id="565"/>
      <w:bookmarkEnd w:id="566"/>
    </w:p>
    <w:p w14:paraId="0D930A74" w14:textId="4EF5B8A5" w:rsidR="00990BBC" w:rsidRPr="00175291" w:rsidRDefault="00990BBC"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Avant de concevoir et de réaliser le projet, il est primordial de faire une analyse de l’existant. </w:t>
      </w:r>
      <w:r w:rsidR="00E35B11" w:rsidRPr="00175291">
        <w:rPr>
          <w:rFonts w:ascii="Times New Roman" w:hAnsi="Times New Roman" w:cs="Times New Roman"/>
          <w:sz w:val="24"/>
          <w:szCs w:val="24"/>
        </w:rPr>
        <w:t>L’analyse de l’existant consiste à étudier la description des ressources technologiques et les matériels informatiques au sein de l’entreprise</w:t>
      </w:r>
    </w:p>
    <w:p w14:paraId="50C6E8C1" w14:textId="3982CD6F" w:rsidR="00405589" w:rsidRPr="00325FE2" w:rsidRDefault="00405589" w:rsidP="00175291">
      <w:pPr>
        <w:pStyle w:val="Titre4"/>
        <w:spacing w:line="360" w:lineRule="auto"/>
        <w:ind w:firstLine="708"/>
        <w:jc w:val="both"/>
        <w:rPr>
          <w:rFonts w:ascii="Times New Roman" w:hAnsi="Times New Roman" w:cs="Times New Roman"/>
          <w:b/>
          <w:i w:val="0"/>
          <w:iCs w:val="0"/>
          <w:color w:val="auto"/>
          <w:sz w:val="24"/>
          <w:szCs w:val="24"/>
        </w:rPr>
      </w:pPr>
      <w:bookmarkStart w:id="567" w:name="_Toc182399594"/>
      <w:r w:rsidRPr="00325FE2">
        <w:rPr>
          <w:rFonts w:ascii="Times New Roman" w:hAnsi="Times New Roman" w:cs="Times New Roman"/>
          <w:b/>
          <w:i w:val="0"/>
          <w:iCs w:val="0"/>
          <w:color w:val="auto"/>
          <w:sz w:val="24"/>
          <w:szCs w:val="24"/>
        </w:rPr>
        <w:t>4.1.1. Organisation actuelle</w:t>
      </w:r>
      <w:bookmarkEnd w:id="567"/>
      <w:r w:rsidR="00E35B11" w:rsidRPr="00325FE2">
        <w:rPr>
          <w:rFonts w:ascii="Times New Roman" w:hAnsi="Times New Roman" w:cs="Times New Roman"/>
          <w:b/>
          <w:i w:val="0"/>
          <w:iCs w:val="0"/>
          <w:color w:val="auto"/>
          <w:sz w:val="24"/>
          <w:szCs w:val="24"/>
        </w:rPr>
        <w:t xml:space="preserve"> </w:t>
      </w:r>
    </w:p>
    <w:p w14:paraId="26B42FC5" w14:textId="45E540E6" w:rsidR="00E35B11" w:rsidDel="003903D6" w:rsidRDefault="00E35B11" w:rsidP="00175291">
      <w:pPr>
        <w:spacing w:line="360" w:lineRule="auto"/>
        <w:jc w:val="both"/>
        <w:rPr>
          <w:del w:id="568" w:author="Damien ANDRIATSILAVINA (DSI)" w:date="2024-11-15T08:29:00Z" w16du:dateUtc="2024-11-15T05:29:00Z"/>
          <w:rFonts w:ascii="Times New Roman" w:hAnsi="Times New Roman" w:cs="Times New Roman"/>
          <w:sz w:val="24"/>
          <w:szCs w:val="24"/>
        </w:rPr>
      </w:pPr>
      <w:del w:id="569" w:author="Damien ANDRIATSILAVINA (DSI)" w:date="2024-11-15T08:29:00Z" w16du:dateUtc="2024-11-15T05:29:00Z">
        <w:r w:rsidRPr="00175291" w:rsidDel="003903D6">
          <w:rPr>
            <w:rFonts w:ascii="Times New Roman" w:hAnsi="Times New Roman" w:cs="Times New Roman"/>
            <w:sz w:val="24"/>
            <w:szCs w:val="24"/>
          </w:rPr>
          <w:tab/>
          <w:delText xml:space="preserve">En ce moment pour gérer les projets chaque département utilise son propre moyen, que ce soit avec Planner (Microsoft) ou Loop (Microsoft). </w:delText>
        </w:r>
        <w:r w:rsidR="002E6381" w:rsidRPr="00175291" w:rsidDel="003903D6">
          <w:rPr>
            <w:rFonts w:ascii="Times New Roman" w:hAnsi="Times New Roman" w:cs="Times New Roman"/>
            <w:sz w:val="24"/>
            <w:szCs w:val="24"/>
          </w:rPr>
          <w:delText xml:space="preserve">Pour les avancements des projets, les départements organisent </w:delText>
        </w:r>
        <w:r w:rsidR="00D74ECD" w:rsidRPr="00175291" w:rsidDel="003903D6">
          <w:rPr>
            <w:rFonts w:ascii="Times New Roman" w:hAnsi="Times New Roman" w:cs="Times New Roman"/>
            <w:sz w:val="24"/>
            <w:szCs w:val="24"/>
          </w:rPr>
          <w:delText>des réunions hebdomadaires</w:delText>
        </w:r>
        <w:r w:rsidR="002E6381" w:rsidRPr="00175291" w:rsidDel="003903D6">
          <w:rPr>
            <w:rFonts w:ascii="Times New Roman" w:hAnsi="Times New Roman" w:cs="Times New Roman"/>
            <w:sz w:val="24"/>
            <w:szCs w:val="24"/>
          </w:rPr>
          <w:delText xml:space="preserve"> pour discuter des </w:delText>
        </w:r>
        <w:r w:rsidR="00D74ECD" w:rsidRPr="00175291" w:rsidDel="003903D6">
          <w:rPr>
            <w:rFonts w:ascii="Times New Roman" w:hAnsi="Times New Roman" w:cs="Times New Roman"/>
            <w:sz w:val="24"/>
            <w:szCs w:val="24"/>
          </w:rPr>
          <w:delText>tâches</w:delText>
        </w:r>
        <w:r w:rsidR="002E6381" w:rsidRPr="00175291" w:rsidDel="003903D6">
          <w:rPr>
            <w:rFonts w:ascii="Times New Roman" w:hAnsi="Times New Roman" w:cs="Times New Roman"/>
            <w:sz w:val="24"/>
            <w:szCs w:val="24"/>
          </w:rPr>
          <w:delText xml:space="preserve"> accomplies, </w:delText>
        </w:r>
        <w:r w:rsidR="00D74ECD" w:rsidRPr="00175291" w:rsidDel="003903D6">
          <w:rPr>
            <w:rFonts w:ascii="Times New Roman" w:hAnsi="Times New Roman" w:cs="Times New Roman"/>
            <w:sz w:val="24"/>
            <w:szCs w:val="24"/>
          </w:rPr>
          <w:delText>des retards aperçus</w:delText>
        </w:r>
        <w:r w:rsidR="002E6381" w:rsidRPr="00175291" w:rsidDel="003903D6">
          <w:rPr>
            <w:rFonts w:ascii="Times New Roman" w:hAnsi="Times New Roman" w:cs="Times New Roman"/>
            <w:sz w:val="24"/>
            <w:szCs w:val="24"/>
          </w:rPr>
          <w:delText xml:space="preserve"> et aussi des </w:delText>
        </w:r>
        <w:r w:rsidR="007F702A" w:rsidRPr="00175291" w:rsidDel="003903D6">
          <w:rPr>
            <w:rFonts w:ascii="Times New Roman" w:hAnsi="Times New Roman" w:cs="Times New Roman"/>
            <w:sz w:val="24"/>
            <w:szCs w:val="24"/>
          </w:rPr>
          <w:delText>tâches</w:delText>
        </w:r>
        <w:r w:rsidR="002E6381" w:rsidRPr="00175291" w:rsidDel="003903D6">
          <w:rPr>
            <w:rFonts w:ascii="Times New Roman" w:hAnsi="Times New Roman" w:cs="Times New Roman"/>
            <w:sz w:val="24"/>
            <w:szCs w:val="24"/>
          </w:rPr>
          <w:delText xml:space="preserve"> à accomplir la semaine suivante.</w:delText>
        </w:r>
      </w:del>
    </w:p>
    <w:p w14:paraId="01013DFB" w14:textId="7D40EE19" w:rsidR="003903D6" w:rsidRPr="00175291" w:rsidRDefault="003903D6" w:rsidP="00175291">
      <w:pPr>
        <w:spacing w:line="360" w:lineRule="auto"/>
        <w:jc w:val="both"/>
        <w:rPr>
          <w:ins w:id="570" w:author="Damien ANDRIATSILAVINA (DSI)" w:date="2024-11-15T08:29:00Z" w16du:dateUtc="2024-11-15T05:29:00Z"/>
          <w:rFonts w:ascii="Times New Roman" w:hAnsi="Times New Roman" w:cs="Times New Roman"/>
          <w:sz w:val="24"/>
          <w:szCs w:val="24"/>
        </w:rPr>
      </w:pPr>
      <w:ins w:id="571" w:author="Damien ANDRIATSILAVINA (DSI)" w:date="2024-11-15T08:29:00Z" w16du:dateUtc="2024-11-15T05:29:00Z">
        <w:r w:rsidRPr="003903D6">
          <w:rPr>
            <w:rFonts w:ascii="Times New Roman" w:hAnsi="Times New Roman" w:cs="Times New Roman"/>
            <w:sz w:val="24"/>
            <w:szCs w:val="24"/>
          </w:rPr>
          <w:t xml:space="preserve">Actuellement, chaque département gère ses projets de manière autonome, en utilisant des outils variés tels que Planner ou Loop de Microsoft. Le suivi de l'avancement des projets repose principalement sur des réunions hebdomadaires, où les équipes </w:t>
        </w:r>
      </w:ins>
      <w:ins w:id="572" w:author="Damien ANDRIATSILAVINA (DSI)" w:date="2024-11-15T08:30:00Z" w16du:dateUtc="2024-11-15T05:30:00Z">
        <w:r>
          <w:rPr>
            <w:rFonts w:ascii="Times New Roman" w:hAnsi="Times New Roman" w:cs="Times New Roman"/>
            <w:sz w:val="24"/>
            <w:szCs w:val="24"/>
          </w:rPr>
          <w:t>présentent</w:t>
        </w:r>
      </w:ins>
      <w:ins w:id="573" w:author="Damien ANDRIATSILAVINA (DSI)" w:date="2024-11-15T08:29:00Z" w16du:dateUtc="2024-11-15T05:29:00Z">
        <w:r w:rsidRPr="003903D6">
          <w:rPr>
            <w:rFonts w:ascii="Times New Roman" w:hAnsi="Times New Roman" w:cs="Times New Roman"/>
            <w:sz w:val="24"/>
            <w:szCs w:val="24"/>
          </w:rPr>
          <w:t xml:space="preserve"> des tâches réalisées, des éventuels retards observés, ainsi que des actions à mener pour la semaine suivante.</w:t>
        </w:r>
      </w:ins>
    </w:p>
    <w:p w14:paraId="2BF01E34" w14:textId="29533A9D" w:rsidR="00405589" w:rsidRPr="00325FE2" w:rsidRDefault="00405589" w:rsidP="00175291">
      <w:pPr>
        <w:pStyle w:val="Titre4"/>
        <w:spacing w:line="360" w:lineRule="auto"/>
        <w:ind w:firstLine="708"/>
        <w:jc w:val="both"/>
        <w:rPr>
          <w:rFonts w:ascii="Times New Roman" w:hAnsi="Times New Roman" w:cs="Times New Roman"/>
          <w:b/>
          <w:i w:val="0"/>
          <w:iCs w:val="0"/>
          <w:color w:val="auto"/>
          <w:sz w:val="24"/>
          <w:szCs w:val="24"/>
        </w:rPr>
      </w:pPr>
      <w:bookmarkStart w:id="574" w:name="_Toc182399595"/>
      <w:r w:rsidRPr="00325FE2">
        <w:rPr>
          <w:rFonts w:ascii="Times New Roman" w:hAnsi="Times New Roman" w:cs="Times New Roman"/>
          <w:b/>
          <w:i w:val="0"/>
          <w:iCs w:val="0"/>
          <w:color w:val="auto"/>
          <w:sz w:val="24"/>
          <w:szCs w:val="24"/>
        </w:rPr>
        <w:t>4.1.2.</w:t>
      </w:r>
      <w:r w:rsidR="00E35B11" w:rsidRPr="00325FE2">
        <w:rPr>
          <w:rFonts w:ascii="Times New Roman" w:hAnsi="Times New Roman" w:cs="Times New Roman"/>
          <w:b/>
          <w:i w:val="0"/>
          <w:iCs w:val="0"/>
          <w:color w:val="auto"/>
          <w:sz w:val="24"/>
          <w:szCs w:val="24"/>
        </w:rPr>
        <w:t xml:space="preserve"> Inventaire des moyens matériels et logiciels</w:t>
      </w:r>
      <w:bookmarkEnd w:id="574"/>
    </w:p>
    <w:p w14:paraId="5E4FB6B7" w14:textId="77777777" w:rsidR="002E6381" w:rsidRPr="00175291" w:rsidRDefault="002E638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b/>
        <w:t xml:space="preserve">Pour bien avancé dans la réalisation de ce projet, il est tout aussi essentiel de connaitre les moyens matériels et logiciels utilisé en ce moment. </w:t>
      </w:r>
    </w:p>
    <w:p w14:paraId="78FC5247" w14:textId="4AD12012" w:rsidR="002E6381" w:rsidRPr="00175291" w:rsidRDefault="002E638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 plus de Planner et de Loop le département des systèmes d’information utilise également GLPI</w:t>
      </w:r>
      <w:ins w:id="575" w:author="Damien ANDRIATSILAVINA (DSI)" w:date="2024-11-15T08:30:00Z" w16du:dateUtc="2024-11-15T05:30:00Z">
        <w:r w:rsidR="003903D6">
          <w:rPr>
            <w:rFonts w:ascii="Times New Roman" w:hAnsi="Times New Roman" w:cs="Times New Roman"/>
            <w:sz w:val="24"/>
            <w:szCs w:val="24"/>
          </w:rPr>
          <w:t xml:space="preserve"> </w:t>
        </w:r>
      </w:ins>
      <w:del w:id="576" w:author="Damien ANDRIATSILAVINA (DSI)" w:date="2024-11-15T08:30:00Z" w16du:dateUtc="2024-11-15T05:30:00Z">
        <w:r w:rsidRPr="00175291" w:rsidDel="003903D6">
          <w:rPr>
            <w:rFonts w:ascii="Times New Roman" w:hAnsi="Times New Roman" w:cs="Times New Roman"/>
            <w:sz w:val="24"/>
            <w:szCs w:val="24"/>
          </w:rPr>
          <w:delText xml:space="preserve"> </w:delText>
        </w:r>
      </w:del>
      <w:r w:rsidRPr="00175291">
        <w:rPr>
          <w:rFonts w:ascii="Times New Roman" w:hAnsi="Times New Roman" w:cs="Times New Roman"/>
          <w:sz w:val="24"/>
          <w:szCs w:val="24"/>
        </w:rPr>
        <w:t xml:space="preserve">pour gérer efficacement les </w:t>
      </w:r>
      <w:del w:id="577" w:author="Damien ANDRIATSILAVINA (DSI)" w:date="2024-11-15T08:30:00Z" w16du:dateUtc="2024-11-15T05:30:00Z">
        <w:r w:rsidRPr="00175291" w:rsidDel="003903D6">
          <w:rPr>
            <w:rFonts w:ascii="Times New Roman" w:hAnsi="Times New Roman" w:cs="Times New Roman"/>
            <w:sz w:val="24"/>
            <w:szCs w:val="24"/>
          </w:rPr>
          <w:delText xml:space="preserve">taches </w:delText>
        </w:r>
      </w:del>
      <w:ins w:id="578" w:author="Damien ANDRIATSILAVINA (DSI)" w:date="2024-11-15T08:30:00Z" w16du:dateUtc="2024-11-15T05:30:00Z">
        <w:r w:rsidR="003903D6">
          <w:rPr>
            <w:rFonts w:ascii="Times New Roman" w:hAnsi="Times New Roman" w:cs="Times New Roman"/>
            <w:sz w:val="24"/>
            <w:szCs w:val="24"/>
          </w:rPr>
          <w:t xml:space="preserve">doléances </w:t>
        </w:r>
        <w:r w:rsidR="003903D6" w:rsidRPr="00175291">
          <w:rPr>
            <w:rFonts w:ascii="Times New Roman" w:hAnsi="Times New Roman" w:cs="Times New Roman"/>
            <w:sz w:val="24"/>
            <w:szCs w:val="24"/>
          </w:rPr>
          <w:t xml:space="preserve"> </w:t>
        </w:r>
      </w:ins>
      <w:del w:id="579" w:author="Damien ANDRIATSILAVINA (DSI)" w:date="2024-11-15T08:30:00Z" w16du:dateUtc="2024-11-15T05:30:00Z">
        <w:r w:rsidRPr="00175291" w:rsidDel="003903D6">
          <w:rPr>
            <w:rFonts w:ascii="Times New Roman" w:hAnsi="Times New Roman" w:cs="Times New Roman"/>
            <w:sz w:val="24"/>
            <w:szCs w:val="24"/>
          </w:rPr>
          <w:delText xml:space="preserve">et les tickets </w:delText>
        </w:r>
      </w:del>
      <w:r w:rsidRPr="00175291">
        <w:rPr>
          <w:rFonts w:ascii="Times New Roman" w:hAnsi="Times New Roman" w:cs="Times New Roman"/>
          <w:sz w:val="24"/>
          <w:szCs w:val="24"/>
        </w:rPr>
        <w:t xml:space="preserve">venant </w:t>
      </w:r>
      <w:del w:id="580" w:author="Damien ANDRIATSILAVINA (DSI)" w:date="2024-11-15T08:30:00Z" w16du:dateUtc="2024-11-15T05:30:00Z">
        <w:r w:rsidRPr="00175291" w:rsidDel="003903D6">
          <w:rPr>
            <w:rFonts w:ascii="Times New Roman" w:hAnsi="Times New Roman" w:cs="Times New Roman"/>
            <w:sz w:val="24"/>
            <w:szCs w:val="24"/>
          </w:rPr>
          <w:delText>des autres départements.</w:delText>
        </w:r>
      </w:del>
      <w:ins w:id="581" w:author="Damien ANDRIATSILAVINA (DSI)" w:date="2024-11-15T08:30:00Z" w16du:dateUtc="2024-11-15T05:30:00Z">
        <w:r w:rsidR="003903D6">
          <w:rPr>
            <w:rFonts w:ascii="Times New Roman" w:hAnsi="Times New Roman" w:cs="Times New Roman"/>
            <w:sz w:val="24"/>
            <w:szCs w:val="24"/>
          </w:rPr>
          <w:t>de</w:t>
        </w:r>
      </w:ins>
      <w:ins w:id="582" w:author="Damien ANDRIATSILAVINA (DSI)" w:date="2024-11-15T08:31:00Z" w16du:dateUtc="2024-11-15T05:31:00Z">
        <w:r w:rsidR="003903D6">
          <w:rPr>
            <w:rFonts w:ascii="Times New Roman" w:hAnsi="Times New Roman" w:cs="Times New Roman"/>
            <w:sz w:val="24"/>
            <w:szCs w:val="24"/>
          </w:rPr>
          <w:t xml:space="preserve"> toutes les directions </w:t>
        </w:r>
      </w:ins>
    </w:p>
    <w:p w14:paraId="415B154B" w14:textId="64DDD619" w:rsidR="00E35B11" w:rsidRPr="00325FE2" w:rsidRDefault="00E35B11" w:rsidP="00175291">
      <w:pPr>
        <w:pStyle w:val="Titre3"/>
        <w:spacing w:line="360" w:lineRule="auto"/>
        <w:jc w:val="both"/>
        <w:rPr>
          <w:rFonts w:ascii="Times New Roman" w:hAnsi="Times New Roman" w:cs="Times New Roman"/>
          <w:b/>
          <w:color w:val="auto"/>
        </w:rPr>
      </w:pPr>
      <w:bookmarkStart w:id="583" w:name="_Toc182399147"/>
      <w:bookmarkStart w:id="584" w:name="_Toc182399596"/>
      <w:r w:rsidRPr="00325FE2">
        <w:rPr>
          <w:rFonts w:ascii="Times New Roman" w:hAnsi="Times New Roman" w:cs="Times New Roman"/>
          <w:b/>
          <w:color w:val="auto"/>
        </w:rPr>
        <w:t>4.2. Critique de l’existant</w:t>
      </w:r>
      <w:bookmarkEnd w:id="583"/>
      <w:bookmarkEnd w:id="584"/>
      <w:r w:rsidRPr="00325FE2">
        <w:rPr>
          <w:rFonts w:ascii="Times New Roman" w:hAnsi="Times New Roman" w:cs="Times New Roman"/>
          <w:b/>
          <w:color w:val="auto"/>
        </w:rPr>
        <w:t xml:space="preserve"> </w:t>
      </w:r>
    </w:p>
    <w:p w14:paraId="61A427CE" w14:textId="3B3E02BA" w:rsidR="00D25FD7" w:rsidRDefault="002E6381" w:rsidP="00175291">
      <w:pPr>
        <w:spacing w:line="360" w:lineRule="auto"/>
        <w:jc w:val="both"/>
        <w:rPr>
          <w:ins w:id="585" w:author="Damien ANDRIATSILAVINA (DSI)" w:date="2024-11-15T08:32:00Z" w16du:dateUtc="2024-11-15T05:32:00Z"/>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del w:id="586" w:author="Damien ANDRIATSILAVINA (DSI)" w:date="2024-11-15T08:32:00Z" w16du:dateUtc="2024-11-15T05:32:00Z">
        <w:r w:rsidRPr="00175291" w:rsidDel="002F2F9E">
          <w:rPr>
            <w:rFonts w:ascii="Times New Roman" w:hAnsi="Times New Roman" w:cs="Times New Roman"/>
            <w:sz w:val="24"/>
            <w:szCs w:val="24"/>
            <w:lang w:eastAsia="ja-JP"/>
          </w:rPr>
          <w:delText xml:space="preserve">Dans les faits </w:delText>
        </w:r>
        <w:r w:rsidR="00D25FD7" w:rsidRPr="00175291" w:rsidDel="002F2F9E">
          <w:rPr>
            <w:rFonts w:ascii="Times New Roman" w:hAnsi="Times New Roman" w:cs="Times New Roman"/>
            <w:sz w:val="24"/>
            <w:szCs w:val="24"/>
            <w:lang w:eastAsia="ja-JP"/>
          </w:rPr>
          <w:delText>l’organisation actuelle permet une certaine flexibilité par projet pour chaque département, mais p</w:delText>
        </w:r>
        <w:r w:rsidRPr="00175291" w:rsidDel="002F2F9E">
          <w:rPr>
            <w:rFonts w:ascii="Times New Roman" w:hAnsi="Times New Roman" w:cs="Times New Roman"/>
            <w:sz w:val="24"/>
            <w:szCs w:val="24"/>
            <w:lang w:eastAsia="ja-JP"/>
          </w:rPr>
          <w:delText xml:space="preserve">uisque chaque département utilise son propre moyen de gestion de </w:delText>
        </w:r>
        <w:r w:rsidRPr="00175291" w:rsidDel="002F2F9E">
          <w:rPr>
            <w:rFonts w:ascii="Times New Roman" w:hAnsi="Times New Roman" w:cs="Times New Roman"/>
            <w:sz w:val="24"/>
            <w:szCs w:val="24"/>
            <w:lang w:eastAsia="ja-JP"/>
          </w:rPr>
          <w:lastRenderedPageBreak/>
          <w:delText>projet, il est difficile pour les cadres et le directeur d’avoir une vue d’ensemble sur les disponibilités des collaborateurs, mais il est tout aussi difficile d’avoir une liste complète des projets en cours et avancement de chaque département.</w:delText>
        </w:r>
      </w:del>
      <w:r w:rsidRPr="00175291">
        <w:rPr>
          <w:rFonts w:ascii="Times New Roman" w:hAnsi="Times New Roman" w:cs="Times New Roman"/>
          <w:sz w:val="24"/>
          <w:szCs w:val="24"/>
          <w:lang w:eastAsia="ja-JP"/>
        </w:rPr>
        <w:t xml:space="preserve"> </w:t>
      </w:r>
    </w:p>
    <w:p w14:paraId="558A77AD" w14:textId="7FB4E999" w:rsidR="002F2F9E" w:rsidRPr="00175291" w:rsidRDefault="002F2F9E" w:rsidP="00175291">
      <w:pPr>
        <w:spacing w:line="360" w:lineRule="auto"/>
        <w:jc w:val="both"/>
        <w:rPr>
          <w:rFonts w:ascii="Times New Roman" w:hAnsi="Times New Roman" w:cs="Times New Roman"/>
          <w:sz w:val="24"/>
          <w:szCs w:val="24"/>
          <w:lang w:eastAsia="ja-JP"/>
        </w:rPr>
      </w:pPr>
      <w:ins w:id="587" w:author="Damien ANDRIATSILAVINA (DSI)" w:date="2024-11-15T08:32:00Z" w16du:dateUtc="2024-11-15T05:32:00Z">
        <w:r w:rsidRPr="002F2F9E">
          <w:rPr>
            <w:rFonts w:ascii="Times New Roman" w:hAnsi="Times New Roman" w:cs="Times New Roman"/>
            <w:sz w:val="24"/>
            <w:szCs w:val="24"/>
            <w:lang w:eastAsia="ja-JP"/>
          </w:rPr>
          <w:t>L’organisation actuelle offre une certaine flexibilité dans la gestion des projets au sein de chaque département. Cependant, l’utilisation de méthodes et d’outils disparates rend difficile pour les cadres et le directeur d’obtenir une vue d’ensemble sur les disponibilités des collaborateurs. De plus, cette fragmentation complique l’accès à une liste consolidée des projets en cours ainsi qu’au suivi de leur avancement dans les différents départements.</w:t>
        </w:r>
      </w:ins>
    </w:p>
    <w:p w14:paraId="1EBEA74D" w14:textId="7FA2594A" w:rsidR="00D25FD7" w:rsidRPr="00325FE2" w:rsidRDefault="00E35B11" w:rsidP="00175291">
      <w:pPr>
        <w:pStyle w:val="Titre3"/>
        <w:spacing w:line="360" w:lineRule="auto"/>
        <w:jc w:val="both"/>
        <w:rPr>
          <w:rFonts w:ascii="Times New Roman" w:hAnsi="Times New Roman" w:cs="Times New Roman"/>
          <w:b/>
          <w:color w:val="auto"/>
        </w:rPr>
      </w:pPr>
      <w:bookmarkStart w:id="588" w:name="_Toc182399148"/>
      <w:bookmarkStart w:id="589" w:name="_Toc182399597"/>
      <w:r w:rsidRPr="00325FE2">
        <w:rPr>
          <w:rStyle w:val="Titre3Car"/>
          <w:rFonts w:ascii="Times New Roman" w:hAnsi="Times New Roman" w:cs="Times New Roman"/>
          <w:b/>
          <w:color w:val="auto"/>
        </w:rPr>
        <w:t xml:space="preserve">4.3. Conception </w:t>
      </w:r>
      <w:r w:rsidR="00925840" w:rsidRPr="00325FE2">
        <w:rPr>
          <w:rStyle w:val="Titre3Car"/>
          <w:rFonts w:ascii="Times New Roman" w:hAnsi="Times New Roman" w:cs="Times New Roman"/>
          <w:b/>
          <w:color w:val="auto"/>
        </w:rPr>
        <w:t>avant-projet</w:t>
      </w:r>
      <w:bookmarkEnd w:id="588"/>
      <w:bookmarkEnd w:id="589"/>
    </w:p>
    <w:p w14:paraId="384E966E" w14:textId="0139A9D6" w:rsidR="00E35B11" w:rsidRPr="00325FE2" w:rsidRDefault="00E35B11" w:rsidP="00175291">
      <w:pPr>
        <w:pStyle w:val="Titre4"/>
        <w:spacing w:line="360" w:lineRule="auto"/>
        <w:ind w:firstLine="708"/>
        <w:jc w:val="both"/>
        <w:rPr>
          <w:rFonts w:ascii="Times New Roman" w:hAnsi="Times New Roman" w:cs="Times New Roman"/>
          <w:b/>
          <w:i w:val="0"/>
          <w:iCs w:val="0"/>
          <w:color w:val="auto"/>
          <w:sz w:val="24"/>
          <w:szCs w:val="24"/>
        </w:rPr>
      </w:pPr>
      <w:bookmarkStart w:id="590" w:name="_Toc182399598"/>
      <w:r w:rsidRPr="00325FE2">
        <w:rPr>
          <w:rFonts w:ascii="Times New Roman" w:hAnsi="Times New Roman" w:cs="Times New Roman"/>
          <w:b/>
          <w:i w:val="0"/>
          <w:iCs w:val="0"/>
          <w:color w:val="auto"/>
          <w:sz w:val="24"/>
          <w:szCs w:val="24"/>
        </w:rPr>
        <w:t>4.3.1. Proposition des solutions</w:t>
      </w:r>
      <w:bookmarkEnd w:id="590"/>
    </w:p>
    <w:p w14:paraId="1C352FA7" w14:textId="6EC07720"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Après analyse il existe plusieurs solutions qui peuvent plus ou moins répondre aux attentes de l’entreprise :</w:t>
      </w:r>
    </w:p>
    <w:p w14:paraId="68A703C1" w14:textId="38053945"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Solution 1 : Utiliser Microsoft </w:t>
      </w:r>
      <w:r w:rsidR="007F702A" w:rsidRPr="00175291">
        <w:rPr>
          <w:rFonts w:ascii="Times New Roman" w:hAnsi="Times New Roman" w:cs="Times New Roman"/>
          <w:sz w:val="24"/>
          <w:szCs w:val="24"/>
        </w:rPr>
        <w:t>Project</w:t>
      </w:r>
      <w:r w:rsidRPr="00175291">
        <w:rPr>
          <w:rFonts w:ascii="Times New Roman" w:hAnsi="Times New Roman" w:cs="Times New Roman"/>
          <w:sz w:val="24"/>
          <w:szCs w:val="24"/>
        </w:rPr>
        <w:t xml:space="preserve"> pro.</w:t>
      </w:r>
    </w:p>
    <w:p w14:paraId="7A3B61A4" w14:textId="772546B7"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2 : Utiliser la partie gestion de projet dans GLPI</w:t>
      </w:r>
    </w:p>
    <w:p w14:paraId="6C16D642" w14:textId="6A3D741C"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3 : Créer une application web spécifique répondant aux attentes</w:t>
      </w:r>
      <w:ins w:id="591" w:author="Damien ANDRIATSILAVINA (DSI)" w:date="2024-11-15T08:32:00Z" w16du:dateUtc="2024-11-15T05:32:00Z">
        <w:r w:rsidR="002F2F9E">
          <w:rPr>
            <w:rFonts w:ascii="Times New Roman" w:hAnsi="Times New Roman" w:cs="Times New Roman"/>
            <w:sz w:val="24"/>
            <w:szCs w:val="24"/>
          </w:rPr>
          <w:t xml:space="preserve"> spécifiques</w:t>
        </w:r>
      </w:ins>
      <w:r w:rsidRPr="00175291">
        <w:rPr>
          <w:rFonts w:ascii="Times New Roman" w:hAnsi="Times New Roman" w:cs="Times New Roman"/>
          <w:sz w:val="24"/>
          <w:szCs w:val="24"/>
        </w:rPr>
        <w:t>.</w:t>
      </w:r>
    </w:p>
    <w:p w14:paraId="0C0DA0BF" w14:textId="73FB51BA" w:rsidR="00D74ECD" w:rsidRPr="00175291" w:rsidRDefault="00D74ECD"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tableau </w:t>
      </w:r>
      <w:r w:rsidR="00C73D70" w:rsidRPr="00175291">
        <w:rPr>
          <w:rFonts w:ascii="Times New Roman" w:hAnsi="Times New Roman" w:cs="Times New Roman"/>
          <w:sz w:val="24"/>
          <w:szCs w:val="24"/>
        </w:rPr>
        <w:t>8</w:t>
      </w:r>
      <w:r w:rsidRPr="00175291">
        <w:rPr>
          <w:rFonts w:ascii="Times New Roman" w:hAnsi="Times New Roman" w:cs="Times New Roman"/>
          <w:sz w:val="24"/>
          <w:szCs w:val="24"/>
        </w:rPr>
        <w:t xml:space="preserve"> compare les solutions proposées</w:t>
      </w:r>
    </w:p>
    <w:p w14:paraId="1FA3B11C" w14:textId="30506146" w:rsidR="00C73D70" w:rsidRPr="00175291" w:rsidRDefault="00C73D70" w:rsidP="00175291">
      <w:pPr>
        <w:pStyle w:val="Lgende"/>
        <w:keepNext/>
        <w:spacing w:line="360" w:lineRule="auto"/>
        <w:jc w:val="both"/>
        <w:rPr>
          <w:color w:val="auto"/>
          <w:sz w:val="24"/>
          <w:szCs w:val="24"/>
        </w:rPr>
      </w:pPr>
      <w:bookmarkStart w:id="592" w:name="_Toc182399222"/>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8</w:t>
      </w:r>
      <w:r w:rsidR="008D1EC6" w:rsidRPr="00175291">
        <w:rPr>
          <w:noProof/>
          <w:color w:val="auto"/>
          <w:sz w:val="24"/>
          <w:szCs w:val="24"/>
        </w:rPr>
        <w:fldChar w:fldCharType="end"/>
      </w:r>
      <w:r w:rsidRPr="00175291">
        <w:rPr>
          <w:color w:val="auto"/>
          <w:sz w:val="24"/>
          <w:szCs w:val="24"/>
        </w:rPr>
        <w:t>. Comparaison des solutions proposées</w:t>
      </w:r>
      <w:bookmarkEnd w:id="5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175291" w:rsidRPr="00175291" w14:paraId="3F4E9DBF" w14:textId="77777777" w:rsidTr="00325FE2">
        <w:tc>
          <w:tcPr>
            <w:tcW w:w="3020" w:type="dxa"/>
            <w:shd w:val="clear" w:color="auto" w:fill="D0CECE" w:themeFill="background2" w:themeFillShade="E6"/>
          </w:tcPr>
          <w:p w14:paraId="532EC2C4" w14:textId="7B4D6383" w:rsidR="00D25FD7" w:rsidRPr="00325FE2" w:rsidRDefault="00D25FD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SOLUTIONS</w:t>
            </w:r>
          </w:p>
        </w:tc>
        <w:tc>
          <w:tcPr>
            <w:tcW w:w="3021" w:type="dxa"/>
            <w:shd w:val="clear" w:color="auto" w:fill="D0CECE" w:themeFill="background2" w:themeFillShade="E6"/>
          </w:tcPr>
          <w:p w14:paraId="43F2B85D" w14:textId="753DE569" w:rsidR="00D25FD7" w:rsidRPr="00325FE2" w:rsidRDefault="00D25FD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AVANTAGES</w:t>
            </w:r>
          </w:p>
        </w:tc>
        <w:tc>
          <w:tcPr>
            <w:tcW w:w="3021" w:type="dxa"/>
            <w:shd w:val="clear" w:color="auto" w:fill="D0CECE" w:themeFill="background2" w:themeFillShade="E6"/>
          </w:tcPr>
          <w:p w14:paraId="699914C5" w14:textId="77777777" w:rsidR="00D25FD7" w:rsidRPr="00325FE2" w:rsidRDefault="00D25FD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INCONVENIENTS</w:t>
            </w:r>
          </w:p>
          <w:p w14:paraId="5197957C" w14:textId="10FA3392" w:rsidR="00D25FD7" w:rsidRPr="00325FE2" w:rsidRDefault="00D25FD7" w:rsidP="00325FE2">
            <w:pPr>
              <w:spacing w:line="360" w:lineRule="auto"/>
              <w:jc w:val="center"/>
              <w:rPr>
                <w:rFonts w:ascii="Times New Roman" w:hAnsi="Times New Roman" w:cs="Times New Roman"/>
                <w:b/>
                <w:sz w:val="24"/>
                <w:szCs w:val="24"/>
              </w:rPr>
            </w:pPr>
          </w:p>
        </w:tc>
      </w:tr>
      <w:tr w:rsidR="00175291" w:rsidRPr="00175291" w14:paraId="6B77BF49" w14:textId="77777777" w:rsidTr="00325FE2">
        <w:trPr>
          <w:trHeight w:val="1871"/>
        </w:trPr>
        <w:tc>
          <w:tcPr>
            <w:tcW w:w="3020" w:type="dxa"/>
          </w:tcPr>
          <w:p w14:paraId="46069136" w14:textId="6BE0956D"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1</w:t>
            </w:r>
          </w:p>
        </w:tc>
        <w:tc>
          <w:tcPr>
            <w:tcW w:w="3021" w:type="dxa"/>
          </w:tcPr>
          <w:p w14:paraId="4010BD78" w14:textId="3E24143F"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Disponible de suite</w:t>
            </w:r>
          </w:p>
          <w:p w14:paraId="04FDA2E2" w14:textId="68475901"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Facile à réaliser</w:t>
            </w:r>
          </w:p>
        </w:tc>
        <w:tc>
          <w:tcPr>
            <w:tcW w:w="3021" w:type="dxa"/>
          </w:tcPr>
          <w:p w14:paraId="115E588C" w14:textId="09E16B92"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Acheter une autre licence incluant </w:t>
            </w:r>
            <w:r w:rsidR="00325FE2" w:rsidRPr="00175291">
              <w:rPr>
                <w:rFonts w:ascii="Times New Roman" w:hAnsi="Times New Roman" w:cs="Times New Roman"/>
                <w:sz w:val="24"/>
                <w:szCs w:val="24"/>
              </w:rPr>
              <w:t>Microsoft</w:t>
            </w:r>
            <w:r w:rsidRPr="00175291">
              <w:rPr>
                <w:rFonts w:ascii="Times New Roman" w:hAnsi="Times New Roman" w:cs="Times New Roman"/>
                <w:sz w:val="24"/>
                <w:szCs w:val="24"/>
              </w:rPr>
              <w:t xml:space="preserve"> Project pro pour les employés de Ravinala.</w:t>
            </w:r>
          </w:p>
        </w:tc>
      </w:tr>
      <w:tr w:rsidR="00175291" w:rsidRPr="00175291" w14:paraId="1431248C" w14:textId="77777777" w:rsidTr="00325FE2">
        <w:trPr>
          <w:trHeight w:val="1417"/>
        </w:trPr>
        <w:tc>
          <w:tcPr>
            <w:tcW w:w="3020" w:type="dxa"/>
          </w:tcPr>
          <w:p w14:paraId="6BF237D9" w14:textId="7A730FE0"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Solution 2</w:t>
            </w:r>
          </w:p>
        </w:tc>
        <w:tc>
          <w:tcPr>
            <w:tcW w:w="3021" w:type="dxa"/>
          </w:tcPr>
          <w:p w14:paraId="52AE7F4A" w14:textId="77777777"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Disponible de suite</w:t>
            </w:r>
          </w:p>
          <w:p w14:paraId="46556210" w14:textId="4BFC4D65"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Ravinala dispose déjà de licence GLPI</w:t>
            </w:r>
          </w:p>
        </w:tc>
        <w:tc>
          <w:tcPr>
            <w:tcW w:w="3021" w:type="dxa"/>
          </w:tcPr>
          <w:p w14:paraId="7C93EE3B" w14:textId="5F1CA8B9" w:rsidR="00D25FD7" w:rsidRPr="00175291" w:rsidRDefault="00D74ECD"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Trop de données inutiles.</w:t>
            </w:r>
          </w:p>
          <w:p w14:paraId="549FDEBF" w14:textId="3D106F21" w:rsidR="00D74ECD" w:rsidRPr="00175291" w:rsidRDefault="00D74ECD"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Difficilement utilisable pour les utilisateurs.</w:t>
            </w:r>
          </w:p>
        </w:tc>
      </w:tr>
      <w:tr w:rsidR="00175291" w:rsidRPr="00175291" w14:paraId="2ADADE53" w14:textId="77777777" w:rsidTr="00325FE2">
        <w:trPr>
          <w:trHeight w:val="2778"/>
        </w:trPr>
        <w:tc>
          <w:tcPr>
            <w:tcW w:w="3020" w:type="dxa"/>
          </w:tcPr>
          <w:p w14:paraId="3C53DC90" w14:textId="3914B4B7" w:rsidR="00D25FD7" w:rsidRPr="00175291" w:rsidRDefault="00D25FD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Solution 3</w:t>
            </w:r>
          </w:p>
        </w:tc>
        <w:tc>
          <w:tcPr>
            <w:tcW w:w="3021" w:type="dxa"/>
          </w:tcPr>
          <w:p w14:paraId="00FCCAB2" w14:textId="17A8F7AA"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Fonctionnalité changeable dépendant des demandes de l’entreprise.</w:t>
            </w:r>
          </w:p>
          <w:p w14:paraId="5AFA6D24" w14:textId="77777777" w:rsidR="00D25FD7"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Gratuit.</w:t>
            </w:r>
          </w:p>
          <w:p w14:paraId="1D66B23A" w14:textId="77777777" w:rsidR="00D74ECD" w:rsidRDefault="00D74ECD" w:rsidP="00175291">
            <w:pPr>
              <w:pStyle w:val="Paragraphedeliste"/>
              <w:numPr>
                <w:ilvl w:val="0"/>
                <w:numId w:val="5"/>
              </w:numPr>
              <w:spacing w:line="360" w:lineRule="auto"/>
              <w:jc w:val="both"/>
              <w:rPr>
                <w:ins w:id="593" w:author="Damien ANDRIATSILAVINA (DSI)" w:date="2024-11-15T08:33:00Z" w16du:dateUtc="2024-11-15T05:33:00Z"/>
                <w:rFonts w:ascii="Times New Roman" w:hAnsi="Times New Roman" w:cs="Times New Roman"/>
                <w:sz w:val="24"/>
                <w:szCs w:val="24"/>
              </w:rPr>
            </w:pPr>
            <w:r w:rsidRPr="00175291">
              <w:rPr>
                <w:rFonts w:ascii="Times New Roman" w:hAnsi="Times New Roman" w:cs="Times New Roman"/>
                <w:sz w:val="24"/>
                <w:szCs w:val="24"/>
              </w:rPr>
              <w:t>Facilement maintenable.</w:t>
            </w:r>
          </w:p>
          <w:p w14:paraId="784141A6" w14:textId="2A22D57B" w:rsidR="002F2F9E" w:rsidRPr="00175291" w:rsidRDefault="002F2F9E" w:rsidP="00175291">
            <w:pPr>
              <w:pStyle w:val="Paragraphedeliste"/>
              <w:numPr>
                <w:ilvl w:val="0"/>
                <w:numId w:val="5"/>
              </w:numPr>
              <w:spacing w:line="360" w:lineRule="auto"/>
              <w:jc w:val="both"/>
              <w:rPr>
                <w:rFonts w:ascii="Times New Roman" w:hAnsi="Times New Roman" w:cs="Times New Roman"/>
                <w:sz w:val="24"/>
                <w:szCs w:val="24"/>
              </w:rPr>
            </w:pPr>
            <w:ins w:id="594" w:author="Damien ANDRIATSILAVINA (DSI)" w:date="2024-11-15T08:33:00Z" w16du:dateUtc="2024-11-15T05:33:00Z">
              <w:r>
                <w:rPr>
                  <w:rFonts w:ascii="Times New Roman" w:hAnsi="Times New Roman" w:cs="Times New Roman"/>
                  <w:sz w:val="24"/>
                  <w:szCs w:val="24"/>
                </w:rPr>
                <w:t xml:space="preserve">Répond aux besoins spécifiques de l’organisation </w:t>
              </w:r>
            </w:ins>
          </w:p>
        </w:tc>
        <w:tc>
          <w:tcPr>
            <w:tcW w:w="3021" w:type="dxa"/>
          </w:tcPr>
          <w:p w14:paraId="7A806620" w14:textId="27F12F33" w:rsidR="00D74ECD" w:rsidRPr="00175291" w:rsidRDefault="00D25FD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Prend le temps de développement avant de pouvoir utiliser.</w:t>
            </w:r>
          </w:p>
        </w:tc>
      </w:tr>
    </w:tbl>
    <w:p w14:paraId="5AE61A1A" w14:textId="4E326572" w:rsidR="00D25FD7" w:rsidRPr="00175291" w:rsidRDefault="00D74ECD"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Nous avons opté pour la </w:t>
      </w:r>
      <w:r w:rsidRPr="00175291">
        <w:rPr>
          <w:rFonts w:ascii="Times New Roman" w:hAnsi="Times New Roman" w:cs="Times New Roman"/>
          <w:b/>
          <w:sz w:val="24"/>
          <w:szCs w:val="24"/>
        </w:rPr>
        <w:t xml:space="preserve">Solution trois (3) </w:t>
      </w:r>
      <w:r w:rsidRPr="00175291">
        <w:rPr>
          <w:rFonts w:ascii="Times New Roman" w:hAnsi="Times New Roman" w:cs="Times New Roman"/>
          <w:sz w:val="24"/>
          <w:szCs w:val="24"/>
        </w:rPr>
        <w:t xml:space="preserve">puisqu’il répond le plus aux demandes et attentes de l’entreprise. </w:t>
      </w:r>
    </w:p>
    <w:p w14:paraId="232ADD9F" w14:textId="3BCB440D" w:rsidR="00E35B11" w:rsidRPr="00175291" w:rsidRDefault="00E35B11" w:rsidP="00175291">
      <w:pPr>
        <w:pStyle w:val="Titre4"/>
        <w:spacing w:line="360" w:lineRule="auto"/>
        <w:ind w:firstLine="708"/>
        <w:jc w:val="both"/>
        <w:rPr>
          <w:rFonts w:ascii="Times New Roman" w:hAnsi="Times New Roman" w:cs="Times New Roman"/>
          <w:b/>
          <w:i w:val="0"/>
          <w:iCs w:val="0"/>
          <w:color w:val="auto"/>
          <w:sz w:val="24"/>
          <w:szCs w:val="24"/>
        </w:rPr>
      </w:pPr>
      <w:bookmarkStart w:id="595" w:name="_Toc182399599"/>
      <w:r w:rsidRPr="00175291">
        <w:rPr>
          <w:rFonts w:ascii="Times New Roman" w:hAnsi="Times New Roman" w:cs="Times New Roman"/>
          <w:b/>
          <w:i w:val="0"/>
          <w:iCs w:val="0"/>
          <w:color w:val="auto"/>
          <w:sz w:val="24"/>
          <w:szCs w:val="24"/>
        </w:rPr>
        <w:t>4.3.2. Méthodes de conception et outils utilisés</w:t>
      </w:r>
      <w:bookmarkEnd w:id="595"/>
    </w:p>
    <w:p w14:paraId="7FFE6A3B" w14:textId="68BAA670" w:rsidR="00DB7F37" w:rsidRPr="00175291" w:rsidRDefault="00DB7F37" w:rsidP="00175291">
      <w:pPr>
        <w:pStyle w:val="Titre5"/>
        <w:spacing w:line="360" w:lineRule="auto"/>
        <w:ind w:left="708" w:firstLine="708"/>
        <w:jc w:val="both"/>
        <w:rPr>
          <w:rFonts w:ascii="Times New Roman" w:hAnsi="Times New Roman" w:cs="Times New Roman"/>
          <w:b/>
          <w:color w:val="auto"/>
          <w:sz w:val="24"/>
          <w:szCs w:val="24"/>
        </w:rPr>
      </w:pPr>
      <w:bookmarkStart w:id="596" w:name="_Toc182399600"/>
      <w:r w:rsidRPr="00175291">
        <w:rPr>
          <w:rFonts w:ascii="Times New Roman" w:hAnsi="Times New Roman" w:cs="Times New Roman"/>
          <w:b/>
          <w:color w:val="auto"/>
          <w:sz w:val="24"/>
          <w:szCs w:val="24"/>
        </w:rPr>
        <w:t xml:space="preserve">a) </w:t>
      </w:r>
      <w:r w:rsidR="007F702A" w:rsidRPr="00175291">
        <w:rPr>
          <w:rFonts w:ascii="Times New Roman" w:hAnsi="Times New Roman" w:cs="Times New Roman"/>
          <w:b/>
          <w:color w:val="auto"/>
          <w:sz w:val="24"/>
          <w:szCs w:val="24"/>
        </w:rPr>
        <w:t>Méthode</w:t>
      </w:r>
      <w:r w:rsidRPr="00175291">
        <w:rPr>
          <w:rFonts w:ascii="Times New Roman" w:hAnsi="Times New Roman" w:cs="Times New Roman"/>
          <w:b/>
          <w:color w:val="auto"/>
          <w:sz w:val="24"/>
          <w:szCs w:val="24"/>
        </w:rPr>
        <w:t xml:space="preserve"> de conception</w:t>
      </w:r>
      <w:bookmarkEnd w:id="596"/>
    </w:p>
    <w:p w14:paraId="20DB75C2" w14:textId="3EB8509B" w:rsidR="00D74ECD" w:rsidRPr="00175291" w:rsidRDefault="00C4190F"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Il existe </w:t>
      </w:r>
      <w:r w:rsidR="00DB7F37" w:rsidRPr="00175291">
        <w:rPr>
          <w:rFonts w:ascii="Times New Roman" w:hAnsi="Times New Roman" w:cs="Times New Roman"/>
          <w:sz w:val="24"/>
          <w:szCs w:val="24"/>
        </w:rPr>
        <w:t>plusieurs méthodes</w:t>
      </w:r>
      <w:r w:rsidRPr="00175291">
        <w:rPr>
          <w:rFonts w:ascii="Times New Roman" w:hAnsi="Times New Roman" w:cs="Times New Roman"/>
          <w:sz w:val="24"/>
          <w:szCs w:val="24"/>
        </w:rPr>
        <w:t xml:space="preserve"> de conception</w:t>
      </w:r>
      <w:r w:rsidR="00DB7F37" w:rsidRPr="00175291">
        <w:rPr>
          <w:rFonts w:ascii="Times New Roman" w:hAnsi="Times New Roman" w:cs="Times New Roman"/>
          <w:sz w:val="24"/>
          <w:szCs w:val="24"/>
        </w:rPr>
        <w:t xml:space="preserve">, mais notre choix se décidera entre 2TUP, MERISE et </w:t>
      </w:r>
      <w:ins w:id="597" w:author="Damien ANDRIATSILAVINA (DSI)" w:date="2024-11-15T08:34:00Z" w16du:dateUtc="2024-11-15T05:34:00Z">
        <w:r w:rsidR="002F2F9E">
          <w:rPr>
            <w:rFonts w:ascii="Times New Roman" w:hAnsi="Times New Roman" w:cs="Times New Roman"/>
            <w:sz w:val="24"/>
            <w:szCs w:val="24"/>
          </w:rPr>
          <w:t xml:space="preserve">AGILE </w:t>
        </w:r>
      </w:ins>
      <w:del w:id="598" w:author="Damien ANDRIATSILAVINA (DSI)" w:date="2024-11-15T08:35:00Z" w16du:dateUtc="2024-11-15T05:35:00Z">
        <w:r w:rsidR="00DB7F37" w:rsidRPr="00175291" w:rsidDel="00877331">
          <w:rPr>
            <w:rFonts w:ascii="Times New Roman" w:hAnsi="Times New Roman" w:cs="Times New Roman"/>
            <w:sz w:val="24"/>
            <w:szCs w:val="24"/>
          </w:rPr>
          <w:delText>SCRUM.</w:delText>
        </w:r>
      </w:del>
    </w:p>
    <w:p w14:paraId="1D6B6340" w14:textId="27E86727" w:rsidR="00DB7F37" w:rsidRDefault="00DB7F37"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tableau </w:t>
      </w:r>
      <w:r w:rsidR="00C73D70" w:rsidRPr="00175291">
        <w:rPr>
          <w:rFonts w:ascii="Times New Roman" w:hAnsi="Times New Roman" w:cs="Times New Roman"/>
          <w:sz w:val="24"/>
          <w:szCs w:val="24"/>
        </w:rPr>
        <w:t>9</w:t>
      </w:r>
      <w:r w:rsidRPr="00175291">
        <w:rPr>
          <w:rFonts w:ascii="Times New Roman" w:hAnsi="Times New Roman" w:cs="Times New Roman"/>
          <w:sz w:val="24"/>
          <w:szCs w:val="24"/>
        </w:rPr>
        <w:t xml:space="preserve"> compare les méthode Merise, 2TUP et SCRUM</w:t>
      </w:r>
    </w:p>
    <w:p w14:paraId="19CA15F7" w14:textId="78B9738D" w:rsidR="00325FE2" w:rsidRDefault="00325FE2" w:rsidP="00175291">
      <w:pPr>
        <w:spacing w:after="0" w:line="360" w:lineRule="auto"/>
        <w:jc w:val="both"/>
        <w:rPr>
          <w:rFonts w:ascii="Times New Roman" w:hAnsi="Times New Roman" w:cs="Times New Roman"/>
          <w:sz w:val="24"/>
          <w:szCs w:val="24"/>
        </w:rPr>
      </w:pPr>
    </w:p>
    <w:p w14:paraId="7D92EBB8" w14:textId="3CDF006A" w:rsidR="00325FE2" w:rsidRDefault="00325FE2" w:rsidP="00175291">
      <w:pPr>
        <w:spacing w:after="0" w:line="360" w:lineRule="auto"/>
        <w:jc w:val="both"/>
        <w:rPr>
          <w:rFonts w:ascii="Times New Roman" w:hAnsi="Times New Roman" w:cs="Times New Roman"/>
          <w:sz w:val="24"/>
          <w:szCs w:val="24"/>
        </w:rPr>
      </w:pPr>
    </w:p>
    <w:p w14:paraId="521FA904" w14:textId="52639D06" w:rsidR="00325FE2" w:rsidRDefault="00325FE2" w:rsidP="00175291">
      <w:pPr>
        <w:spacing w:after="0" w:line="360" w:lineRule="auto"/>
        <w:jc w:val="both"/>
        <w:rPr>
          <w:rFonts w:ascii="Times New Roman" w:hAnsi="Times New Roman" w:cs="Times New Roman"/>
          <w:sz w:val="24"/>
          <w:szCs w:val="24"/>
        </w:rPr>
      </w:pPr>
    </w:p>
    <w:p w14:paraId="528BD528" w14:textId="295DD18C" w:rsidR="00325FE2" w:rsidRDefault="00325FE2" w:rsidP="00175291">
      <w:pPr>
        <w:spacing w:after="0" w:line="360" w:lineRule="auto"/>
        <w:jc w:val="both"/>
        <w:rPr>
          <w:rFonts w:ascii="Times New Roman" w:hAnsi="Times New Roman" w:cs="Times New Roman"/>
          <w:sz w:val="24"/>
          <w:szCs w:val="24"/>
        </w:rPr>
      </w:pPr>
    </w:p>
    <w:p w14:paraId="0F3CB88F" w14:textId="11DBA35D" w:rsidR="00325FE2" w:rsidRDefault="00325FE2" w:rsidP="00175291">
      <w:pPr>
        <w:spacing w:after="0" w:line="360" w:lineRule="auto"/>
        <w:jc w:val="both"/>
        <w:rPr>
          <w:rFonts w:ascii="Times New Roman" w:hAnsi="Times New Roman" w:cs="Times New Roman"/>
          <w:sz w:val="24"/>
          <w:szCs w:val="24"/>
        </w:rPr>
      </w:pPr>
    </w:p>
    <w:p w14:paraId="3216D3D1" w14:textId="77777777" w:rsidR="00325FE2" w:rsidRPr="00175291" w:rsidRDefault="00325FE2" w:rsidP="00175291">
      <w:pPr>
        <w:spacing w:after="0" w:line="360" w:lineRule="auto"/>
        <w:jc w:val="both"/>
        <w:rPr>
          <w:rFonts w:ascii="Times New Roman" w:hAnsi="Times New Roman" w:cs="Times New Roman"/>
          <w:sz w:val="24"/>
          <w:szCs w:val="24"/>
        </w:rPr>
      </w:pPr>
    </w:p>
    <w:p w14:paraId="701A3475" w14:textId="44ABAA2F" w:rsidR="00C73D70" w:rsidRPr="00175291" w:rsidRDefault="00C73D70" w:rsidP="00175291">
      <w:pPr>
        <w:pStyle w:val="Lgende"/>
        <w:keepNext/>
        <w:spacing w:line="360" w:lineRule="auto"/>
        <w:jc w:val="both"/>
        <w:rPr>
          <w:color w:val="auto"/>
          <w:sz w:val="24"/>
          <w:szCs w:val="24"/>
        </w:rPr>
      </w:pPr>
      <w:bookmarkStart w:id="599" w:name="_Toc182399223"/>
      <w:r w:rsidRPr="00175291">
        <w:rPr>
          <w:color w:val="auto"/>
          <w:sz w:val="24"/>
          <w:szCs w:val="24"/>
        </w:rPr>
        <w:t xml:space="preserve">Tableau </w:t>
      </w:r>
      <w:r w:rsidR="008D1EC6" w:rsidRPr="00175291">
        <w:rPr>
          <w:color w:val="auto"/>
          <w:sz w:val="24"/>
          <w:szCs w:val="24"/>
        </w:rPr>
        <w:fldChar w:fldCharType="begin"/>
      </w:r>
      <w:r w:rsidR="008D1EC6" w:rsidRPr="00175291">
        <w:rPr>
          <w:color w:val="auto"/>
          <w:sz w:val="24"/>
          <w:szCs w:val="24"/>
        </w:rPr>
        <w:instrText xml:space="preserve"> SEQ Tableau \* ARABIC </w:instrText>
      </w:r>
      <w:r w:rsidR="008D1EC6" w:rsidRPr="00175291">
        <w:rPr>
          <w:color w:val="auto"/>
          <w:sz w:val="24"/>
          <w:szCs w:val="24"/>
        </w:rPr>
        <w:fldChar w:fldCharType="separate"/>
      </w:r>
      <w:r w:rsidR="00AD1242">
        <w:rPr>
          <w:noProof/>
          <w:color w:val="auto"/>
          <w:sz w:val="24"/>
          <w:szCs w:val="24"/>
        </w:rPr>
        <w:t>9</w:t>
      </w:r>
      <w:r w:rsidR="008D1EC6" w:rsidRPr="00175291">
        <w:rPr>
          <w:noProof/>
          <w:color w:val="auto"/>
          <w:sz w:val="24"/>
          <w:szCs w:val="24"/>
        </w:rPr>
        <w:fldChar w:fldCharType="end"/>
      </w:r>
      <w:r w:rsidRPr="00175291">
        <w:rPr>
          <w:color w:val="auto"/>
          <w:sz w:val="24"/>
          <w:szCs w:val="24"/>
        </w:rPr>
        <w:t>. Comparaison des méthodes à utilisée</w:t>
      </w:r>
      <w:bookmarkEnd w:id="5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175291" w:rsidRPr="00175291" w14:paraId="26D4FB99" w14:textId="77777777" w:rsidTr="00325FE2">
        <w:trPr>
          <w:trHeight w:val="510"/>
        </w:trPr>
        <w:tc>
          <w:tcPr>
            <w:tcW w:w="3020" w:type="dxa"/>
            <w:shd w:val="clear" w:color="auto" w:fill="D0CECE" w:themeFill="background2" w:themeFillShade="E6"/>
          </w:tcPr>
          <w:p w14:paraId="4D82945C" w14:textId="2728FE82" w:rsidR="00DB7F37" w:rsidRPr="00325FE2" w:rsidRDefault="00B30C91"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Méthode</w:t>
            </w:r>
          </w:p>
        </w:tc>
        <w:tc>
          <w:tcPr>
            <w:tcW w:w="3021" w:type="dxa"/>
            <w:shd w:val="clear" w:color="auto" w:fill="D0CECE" w:themeFill="background2" w:themeFillShade="E6"/>
          </w:tcPr>
          <w:p w14:paraId="2582597A" w14:textId="7C628228" w:rsidR="00DB7F37" w:rsidRPr="00325FE2" w:rsidRDefault="00DB7F3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Avantages</w:t>
            </w:r>
          </w:p>
        </w:tc>
        <w:tc>
          <w:tcPr>
            <w:tcW w:w="3021" w:type="dxa"/>
            <w:shd w:val="clear" w:color="auto" w:fill="D0CECE" w:themeFill="background2" w:themeFillShade="E6"/>
          </w:tcPr>
          <w:p w14:paraId="14AF5ED0" w14:textId="68167CA8" w:rsidR="00DB7F37" w:rsidRPr="00325FE2" w:rsidRDefault="00DB7F37"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Inconvénients</w:t>
            </w:r>
          </w:p>
        </w:tc>
      </w:tr>
      <w:tr w:rsidR="00175291" w:rsidRPr="00175291" w14:paraId="5C5A715E" w14:textId="77777777" w:rsidTr="00325FE2">
        <w:trPr>
          <w:trHeight w:val="3231"/>
        </w:trPr>
        <w:tc>
          <w:tcPr>
            <w:tcW w:w="3020" w:type="dxa"/>
          </w:tcPr>
          <w:p w14:paraId="53C4F299" w14:textId="2D66D392" w:rsidR="00DB7F37" w:rsidRPr="00175291" w:rsidRDefault="00DB7F3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MERISE</w:t>
            </w:r>
          </w:p>
        </w:tc>
        <w:tc>
          <w:tcPr>
            <w:tcW w:w="3021" w:type="dxa"/>
          </w:tcPr>
          <w:p w14:paraId="459BC580" w14:textId="0A8BA1C1" w:rsidR="00DB7F37" w:rsidRPr="00175291" w:rsidRDefault="00B30C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Bonne gestion des données et des processus</w:t>
            </w:r>
            <w:r w:rsidRPr="00175291">
              <w:rPr>
                <w:rFonts w:ascii="Times New Roman" w:hAnsi="Times New Roman" w:cs="Times New Roman"/>
                <w:sz w:val="24"/>
                <w:szCs w:val="24"/>
              </w:rPr>
              <w:br/>
              <w:t>- Méthodologie structurée et adaptée aux systèmes d'information</w:t>
            </w:r>
            <w:r w:rsidRPr="00175291">
              <w:rPr>
                <w:rFonts w:ascii="Times New Roman" w:hAnsi="Times New Roman" w:cs="Times New Roman"/>
                <w:sz w:val="24"/>
                <w:szCs w:val="24"/>
              </w:rPr>
              <w:br/>
              <w:t>- Idéal pour des besoins de base de données complexes</w:t>
            </w:r>
          </w:p>
        </w:tc>
        <w:tc>
          <w:tcPr>
            <w:tcW w:w="3021" w:type="dxa"/>
          </w:tcPr>
          <w:p w14:paraId="5502C415" w14:textId="4A1CA31B"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Méthode essentiellement française.</w:t>
            </w:r>
          </w:p>
          <w:p w14:paraId="04144821" w14:textId="77777777"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Méthode </w:t>
            </w:r>
            <w:r w:rsidR="00B30C91" w:rsidRPr="00175291">
              <w:rPr>
                <w:rFonts w:ascii="Times New Roman" w:hAnsi="Times New Roman" w:cs="Times New Roman"/>
                <w:sz w:val="24"/>
                <w:szCs w:val="24"/>
              </w:rPr>
              <w:t>lourder et rigide.</w:t>
            </w:r>
          </w:p>
          <w:p w14:paraId="03F4AB40" w14:textId="18D79B61"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Difficile à adapter pour les projets à changements fréquents.</w:t>
            </w:r>
          </w:p>
        </w:tc>
      </w:tr>
      <w:tr w:rsidR="00175291" w:rsidRPr="00175291" w14:paraId="0F044531" w14:textId="77777777" w:rsidTr="00325FE2">
        <w:trPr>
          <w:trHeight w:val="5102"/>
        </w:trPr>
        <w:tc>
          <w:tcPr>
            <w:tcW w:w="3020" w:type="dxa"/>
          </w:tcPr>
          <w:p w14:paraId="14BC090E" w14:textId="340907CC" w:rsidR="00DB7F37" w:rsidRPr="00175291" w:rsidRDefault="00DB7F37"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2TUP</w:t>
            </w:r>
          </w:p>
        </w:tc>
        <w:tc>
          <w:tcPr>
            <w:tcW w:w="3021" w:type="dxa"/>
          </w:tcPr>
          <w:p w14:paraId="256A69D8" w14:textId="77777777"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Processus piloté par le langage de modélisation UML qui es un support de communication performant</w:t>
            </w:r>
            <w:r w:rsidR="00C11D6C" w:rsidRPr="00175291">
              <w:rPr>
                <w:rFonts w:ascii="Times New Roman" w:hAnsi="Times New Roman" w:cs="Times New Roman"/>
                <w:sz w:val="24"/>
                <w:szCs w:val="24"/>
              </w:rPr>
              <w:t>.</w:t>
            </w:r>
          </w:p>
          <w:p w14:paraId="0D27502A" w14:textId="36CFFB26" w:rsidR="00C11D6C"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Bonne traçabilité des exigences.</w:t>
            </w:r>
          </w:p>
          <w:p w14:paraId="63E2B672" w14:textId="1DA04B68"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Modulaire et adaptable</w:t>
            </w:r>
          </w:p>
          <w:p w14:paraId="0CB412C4" w14:textId="5E003E50"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Approche orienté objet qui favorise la réutilisation des composants.</w:t>
            </w:r>
          </w:p>
        </w:tc>
        <w:tc>
          <w:tcPr>
            <w:tcW w:w="3021" w:type="dxa"/>
          </w:tcPr>
          <w:p w14:paraId="20BD27CC" w14:textId="77777777" w:rsidR="00DB7F37" w:rsidRPr="00175291" w:rsidRDefault="00DB7F37"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La conception prend du temps.</w:t>
            </w:r>
          </w:p>
          <w:p w14:paraId="61126324" w14:textId="77777777"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Complexe à mettre en œuvre.</w:t>
            </w:r>
          </w:p>
          <w:p w14:paraId="734090EA" w14:textId="423CD605" w:rsidR="00DB7F37"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Moins flexible face aux changements fréquents.</w:t>
            </w:r>
          </w:p>
        </w:tc>
      </w:tr>
      <w:tr w:rsidR="00175291" w:rsidRPr="00175291" w14:paraId="4C1611FB" w14:textId="77777777" w:rsidTr="00325FE2">
        <w:trPr>
          <w:trHeight w:val="3458"/>
        </w:trPr>
        <w:tc>
          <w:tcPr>
            <w:tcW w:w="3020" w:type="dxa"/>
          </w:tcPr>
          <w:p w14:paraId="31DF16BC" w14:textId="5D4916A3" w:rsidR="00DB7F37" w:rsidRPr="00175291" w:rsidRDefault="00B30C91"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AGILE</w:t>
            </w:r>
            <w:ins w:id="600" w:author="Damien ANDRIATSILAVINA (DSI)" w:date="2024-11-15T08:34:00Z" w16du:dateUtc="2024-11-15T05:34:00Z">
              <w:r w:rsidR="002F2F9E">
                <w:rPr>
                  <w:rFonts w:ascii="Times New Roman" w:hAnsi="Times New Roman" w:cs="Times New Roman"/>
                  <w:sz w:val="24"/>
                  <w:szCs w:val="24"/>
                </w:rPr>
                <w:t xml:space="preserve"> </w:t>
              </w:r>
            </w:ins>
          </w:p>
        </w:tc>
        <w:tc>
          <w:tcPr>
            <w:tcW w:w="3021" w:type="dxa"/>
          </w:tcPr>
          <w:p w14:paraId="4287BA38" w14:textId="77777777" w:rsidR="00DB7F37"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Très flexible et adaptable.</w:t>
            </w:r>
          </w:p>
          <w:p w14:paraId="2DAA1BCB" w14:textId="444377A4" w:rsidR="00B30C91" w:rsidRPr="00175291" w:rsidRDefault="005D6414"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Permet</w:t>
            </w:r>
            <w:r w:rsidR="00B30C91" w:rsidRPr="00175291">
              <w:rPr>
                <w:rFonts w:ascii="Times New Roman" w:hAnsi="Times New Roman" w:cs="Times New Roman"/>
                <w:sz w:val="24"/>
                <w:szCs w:val="24"/>
              </w:rPr>
              <w:t xml:space="preserve"> une livraison rapide de nouvelles fonctionnalités</w:t>
            </w:r>
          </w:p>
          <w:p w14:paraId="5677EB09" w14:textId="4CDF254C"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Favorise la communication et l’adaptation raide aux besoins utilisateurs.</w:t>
            </w:r>
          </w:p>
        </w:tc>
        <w:tc>
          <w:tcPr>
            <w:tcW w:w="3021" w:type="dxa"/>
          </w:tcPr>
          <w:p w14:paraId="0967C22C" w14:textId="77777777" w:rsidR="00DB7F37"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Exige une implication active des parties prenantes et des utilisateurs.</w:t>
            </w:r>
          </w:p>
          <w:p w14:paraId="4392D733" w14:textId="7DFB31AF" w:rsidR="00B30C91" w:rsidRPr="00175291" w:rsidRDefault="00B30C91"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Exige une bonne discipline dans l’équipe.</w:t>
            </w:r>
          </w:p>
          <w:p w14:paraId="28ADFFCF" w14:textId="77777777" w:rsidR="00B30C91" w:rsidRPr="00175291" w:rsidRDefault="00B30C91" w:rsidP="00175291">
            <w:pPr>
              <w:pStyle w:val="Paragraphedeliste"/>
              <w:spacing w:line="360" w:lineRule="auto"/>
              <w:ind w:left="333"/>
              <w:jc w:val="both"/>
              <w:rPr>
                <w:rFonts w:ascii="Times New Roman" w:hAnsi="Times New Roman" w:cs="Times New Roman"/>
                <w:sz w:val="24"/>
                <w:szCs w:val="24"/>
              </w:rPr>
            </w:pPr>
          </w:p>
          <w:p w14:paraId="51808FB6" w14:textId="13767C7F" w:rsidR="00B30C91" w:rsidRPr="00175291" w:rsidRDefault="00B30C91" w:rsidP="00175291">
            <w:pPr>
              <w:spacing w:line="360" w:lineRule="auto"/>
              <w:jc w:val="both"/>
              <w:rPr>
                <w:rFonts w:ascii="Times New Roman" w:hAnsi="Times New Roman" w:cs="Times New Roman"/>
                <w:sz w:val="24"/>
                <w:szCs w:val="24"/>
              </w:rPr>
            </w:pPr>
          </w:p>
        </w:tc>
      </w:tr>
    </w:tbl>
    <w:p w14:paraId="4D92F64E" w14:textId="77777777" w:rsidR="00DB7F37" w:rsidRPr="00175291" w:rsidRDefault="00DB7F37" w:rsidP="00175291">
      <w:pPr>
        <w:spacing w:after="0" w:line="360" w:lineRule="auto"/>
        <w:jc w:val="both"/>
        <w:rPr>
          <w:rFonts w:ascii="Times New Roman" w:hAnsi="Times New Roman" w:cs="Times New Roman"/>
          <w:sz w:val="24"/>
          <w:szCs w:val="24"/>
        </w:rPr>
      </w:pPr>
    </w:p>
    <w:p w14:paraId="7CADFFBC" w14:textId="541FBC24" w:rsidR="000B0605" w:rsidRPr="00175291" w:rsidRDefault="00B30C91" w:rsidP="00175291">
      <w:pPr>
        <w:spacing w:after="0"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Puisque l’outil de gestion de projet à </w:t>
      </w:r>
      <w:del w:id="601" w:author="Damien ANDRIATSILAVINA (DSI)" w:date="2024-11-15T08:34:00Z" w16du:dateUtc="2024-11-15T05:34:00Z">
        <w:r w:rsidRPr="00175291" w:rsidDel="00877331">
          <w:rPr>
            <w:rFonts w:ascii="Times New Roman" w:hAnsi="Times New Roman" w:cs="Times New Roman"/>
            <w:sz w:val="24"/>
            <w:szCs w:val="24"/>
          </w:rPr>
          <w:delText xml:space="preserve">créer </w:delText>
        </w:r>
      </w:del>
      <w:ins w:id="602" w:author="Damien ANDRIATSILAVINA (DSI)" w:date="2024-11-15T08:34:00Z" w16du:dateUtc="2024-11-15T05:34:00Z">
        <w:r w:rsidR="00877331">
          <w:rPr>
            <w:rFonts w:ascii="Times New Roman" w:hAnsi="Times New Roman" w:cs="Times New Roman"/>
            <w:sz w:val="24"/>
            <w:szCs w:val="24"/>
          </w:rPr>
          <w:t>concevoir</w:t>
        </w:r>
        <w:r w:rsidR="00877331" w:rsidRPr="00175291">
          <w:rPr>
            <w:rFonts w:ascii="Times New Roman" w:hAnsi="Times New Roman" w:cs="Times New Roman"/>
            <w:sz w:val="24"/>
            <w:szCs w:val="24"/>
          </w:rPr>
          <w:t xml:space="preserve"> </w:t>
        </w:r>
      </w:ins>
      <w:r w:rsidRPr="00175291">
        <w:rPr>
          <w:rFonts w:ascii="Times New Roman" w:hAnsi="Times New Roman" w:cs="Times New Roman"/>
          <w:sz w:val="24"/>
          <w:szCs w:val="24"/>
        </w:rPr>
        <w:t xml:space="preserve">nécessite une adaptabilité à chaque département, et nécessite des livrables fréquents ainsi que des possibles altérations </w:t>
      </w:r>
      <w:del w:id="603" w:author="Damien ANDRIATSILAVINA (DSI)" w:date="2024-11-15T08:35:00Z" w16du:dateUtc="2024-11-15T05:35:00Z">
        <w:r w:rsidRPr="00175291" w:rsidDel="00877331">
          <w:rPr>
            <w:rFonts w:ascii="Times New Roman" w:hAnsi="Times New Roman" w:cs="Times New Roman"/>
            <w:sz w:val="24"/>
            <w:szCs w:val="24"/>
          </w:rPr>
          <w:delText>autant du</w:delText>
        </w:r>
      </w:del>
      <w:ins w:id="604" w:author="Damien ANDRIATSILAVINA (DSI)" w:date="2024-11-15T08:35:00Z" w16du:dateUtc="2024-11-15T05:35:00Z">
        <w:r w:rsidR="00877331">
          <w:rPr>
            <w:rFonts w:ascii="Times New Roman" w:hAnsi="Times New Roman" w:cs="Times New Roman"/>
            <w:sz w:val="24"/>
            <w:szCs w:val="24"/>
          </w:rPr>
          <w:t>tant</w:t>
        </w:r>
      </w:ins>
      <w:r w:rsidRPr="00175291">
        <w:rPr>
          <w:rFonts w:ascii="Times New Roman" w:hAnsi="Times New Roman" w:cs="Times New Roman"/>
          <w:sz w:val="24"/>
          <w:szCs w:val="24"/>
        </w:rPr>
        <w:t xml:space="preserve"> au niveau du design qu’au niveau de la conception de la base de données, la méthode la plus appropriée dans notre cas est la méthode Agile.</w:t>
      </w:r>
    </w:p>
    <w:p w14:paraId="78A1E61F" w14:textId="088F3FCB" w:rsidR="00B30C91" w:rsidRPr="00175291" w:rsidRDefault="00B30C91" w:rsidP="00175291">
      <w:pPr>
        <w:pStyle w:val="NormalWeb"/>
        <w:spacing w:line="360" w:lineRule="auto"/>
        <w:jc w:val="both"/>
      </w:pPr>
      <w:r w:rsidRPr="00175291">
        <w:t xml:space="preserve">La méthode </w:t>
      </w:r>
      <w:r w:rsidRPr="00175291">
        <w:rPr>
          <w:rStyle w:val="lev"/>
        </w:rPr>
        <w:t>Agile</w:t>
      </w:r>
      <w:r w:rsidRPr="00175291">
        <w:t xml:space="preserve"> est une approche de gestion de projet axée sur la collaboration</w:t>
      </w:r>
      <w:r w:rsidR="009A171B">
        <w:t xml:space="preserve"> [1]</w:t>
      </w:r>
      <w:r w:rsidRPr="00175291">
        <w:t>, l'adaptabilité et la livraison continue de valeur. Elle a été développée pour permettre aux équipes de mieux répondre aux besoins changeants et aux imprévus, notamment dans les environnements technologiques dynamiques où les exigences peuvent évoluer rapidement.</w:t>
      </w:r>
    </w:p>
    <w:p w14:paraId="281660E4" w14:textId="77777777" w:rsidR="0000369F" w:rsidRPr="00175291" w:rsidRDefault="00B30C91" w:rsidP="00175291">
      <w:pPr>
        <w:spacing w:line="360" w:lineRule="auto"/>
        <w:jc w:val="both"/>
        <w:rPr>
          <w:rStyle w:val="lev"/>
          <w:rFonts w:ascii="Times New Roman" w:hAnsi="Times New Roman" w:cs="Times New Roman"/>
          <w:bCs w:val="0"/>
          <w:sz w:val="24"/>
          <w:szCs w:val="24"/>
          <w:u w:val="single"/>
        </w:rPr>
      </w:pPr>
      <w:r w:rsidRPr="00175291">
        <w:rPr>
          <w:rStyle w:val="lev"/>
          <w:rFonts w:ascii="Times New Roman" w:hAnsi="Times New Roman" w:cs="Times New Roman"/>
          <w:bCs w:val="0"/>
          <w:sz w:val="24"/>
          <w:szCs w:val="24"/>
          <w:u w:val="single"/>
        </w:rPr>
        <w:t>Principes Fondamentaux de la Méthode Agile</w:t>
      </w:r>
    </w:p>
    <w:p w14:paraId="65A0DD2E" w14:textId="07FA4ADB" w:rsidR="00B30C91" w:rsidRPr="00175291" w:rsidRDefault="00B30C91" w:rsidP="00175291">
      <w:pPr>
        <w:spacing w:line="360" w:lineRule="auto"/>
        <w:ind w:firstLine="360"/>
        <w:jc w:val="both"/>
        <w:rPr>
          <w:rFonts w:ascii="Times New Roman" w:hAnsi="Times New Roman" w:cs="Times New Roman"/>
          <w:sz w:val="24"/>
          <w:szCs w:val="24"/>
          <w:u w:val="single"/>
        </w:rPr>
      </w:pPr>
      <w:r w:rsidRPr="00175291">
        <w:rPr>
          <w:rFonts w:ascii="Times New Roman" w:hAnsi="Times New Roman" w:cs="Times New Roman"/>
          <w:sz w:val="24"/>
          <w:szCs w:val="24"/>
        </w:rPr>
        <w:lastRenderedPageBreak/>
        <w:t xml:space="preserve">Agile repose sur quatre valeurs et douze principes décrits dans le </w:t>
      </w:r>
      <w:r w:rsidRPr="00175291">
        <w:rPr>
          <w:rStyle w:val="Accentuation"/>
          <w:rFonts w:ascii="Times New Roman" w:hAnsi="Times New Roman" w:cs="Times New Roman"/>
          <w:i w:val="0"/>
          <w:iCs w:val="0"/>
          <w:sz w:val="24"/>
          <w:szCs w:val="24"/>
        </w:rPr>
        <w:t>Manifeste Agile</w:t>
      </w:r>
      <w:r w:rsidRPr="00175291">
        <w:rPr>
          <w:rFonts w:ascii="Times New Roman" w:hAnsi="Times New Roman" w:cs="Times New Roman"/>
          <w:sz w:val="24"/>
          <w:szCs w:val="24"/>
        </w:rPr>
        <w:t>, publié en 2001. Voici les quatre valeurs clés :</w:t>
      </w:r>
    </w:p>
    <w:p w14:paraId="67522AEA"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Individus et interactions</w:t>
      </w:r>
      <w:r w:rsidRPr="00175291">
        <w:rPr>
          <w:rFonts w:ascii="Times New Roman" w:hAnsi="Times New Roman" w:cs="Times New Roman"/>
          <w:sz w:val="24"/>
          <w:szCs w:val="24"/>
        </w:rPr>
        <w:t xml:space="preserve"> plutôt que processus et outils</w:t>
      </w:r>
    </w:p>
    <w:p w14:paraId="564540DA"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Logiciel fonctionnel</w:t>
      </w:r>
      <w:r w:rsidRPr="00175291">
        <w:rPr>
          <w:rFonts w:ascii="Times New Roman" w:hAnsi="Times New Roman" w:cs="Times New Roman"/>
          <w:sz w:val="24"/>
          <w:szCs w:val="24"/>
        </w:rPr>
        <w:t xml:space="preserve"> plutôt que documentation exhaustive</w:t>
      </w:r>
    </w:p>
    <w:p w14:paraId="39D5CFF9"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Collaboration avec le client</w:t>
      </w:r>
      <w:r w:rsidRPr="00175291">
        <w:rPr>
          <w:rFonts w:ascii="Times New Roman" w:hAnsi="Times New Roman" w:cs="Times New Roman"/>
          <w:sz w:val="24"/>
          <w:szCs w:val="24"/>
        </w:rPr>
        <w:t xml:space="preserve"> plutôt que négociation de contrat</w:t>
      </w:r>
    </w:p>
    <w:p w14:paraId="5A98690F" w14:textId="77777777" w:rsidR="00B30C91" w:rsidRPr="00175291" w:rsidRDefault="00B30C91" w:rsidP="00175291">
      <w:pPr>
        <w:numPr>
          <w:ilvl w:val="0"/>
          <w:numId w:val="17"/>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Réponse au changement</w:t>
      </w:r>
      <w:r w:rsidRPr="00175291">
        <w:rPr>
          <w:rFonts w:ascii="Times New Roman" w:hAnsi="Times New Roman" w:cs="Times New Roman"/>
          <w:sz w:val="24"/>
          <w:szCs w:val="24"/>
        </w:rPr>
        <w:t xml:space="preserve"> plutôt que suivi d’un plan</w:t>
      </w:r>
    </w:p>
    <w:p w14:paraId="240349FB" w14:textId="77777777" w:rsidR="00B30C91" w:rsidRPr="00175291" w:rsidRDefault="00B30C91" w:rsidP="00175291">
      <w:pPr>
        <w:pStyle w:val="NormalWeb"/>
        <w:spacing w:line="360" w:lineRule="auto"/>
        <w:jc w:val="both"/>
      </w:pPr>
      <w:r w:rsidRPr="00175291">
        <w:t>Ces valeurs illustrent l'importance de la communication et de l'adaptabilité pour maximiser la satisfaction du client et livrer de la valeur en continu.</w:t>
      </w:r>
    </w:p>
    <w:p w14:paraId="2D39DA62" w14:textId="7C66EFE5"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Les Cadres Agile : Scrum, Kanban et XP</w:t>
      </w:r>
    </w:p>
    <w:p w14:paraId="1F7B9DEC" w14:textId="77777777" w:rsidR="00B30C91" w:rsidRPr="00175291" w:rsidRDefault="00B30C91" w:rsidP="00175291">
      <w:pPr>
        <w:pStyle w:val="NormalWeb"/>
        <w:spacing w:line="360" w:lineRule="auto"/>
        <w:jc w:val="both"/>
      </w:pPr>
      <w:r w:rsidRPr="00175291">
        <w:t>Agile n'est pas une méthode unique, mais une approche générale regroupant différents cadres, comme :</w:t>
      </w:r>
    </w:p>
    <w:p w14:paraId="646622AD" w14:textId="77777777" w:rsidR="00B30C91" w:rsidRPr="00175291" w:rsidRDefault="00B30C91" w:rsidP="00175291">
      <w:pPr>
        <w:numPr>
          <w:ilvl w:val="0"/>
          <w:numId w:val="18"/>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Scrum</w:t>
      </w:r>
      <w:r w:rsidRPr="00175291">
        <w:rPr>
          <w:rFonts w:ascii="Times New Roman" w:hAnsi="Times New Roman" w:cs="Times New Roman"/>
          <w:sz w:val="24"/>
          <w:szCs w:val="24"/>
        </w:rPr>
        <w:t xml:space="preserve"> : Organisation en sprints (cycles courts de 1 à 4 semaines) et basée sur des rôles définis (Product Owner, Scrum Master, Équipe de développement).</w:t>
      </w:r>
    </w:p>
    <w:p w14:paraId="3D4D2CAD" w14:textId="77777777" w:rsidR="00B30C91" w:rsidRPr="00175291" w:rsidRDefault="00B30C91" w:rsidP="00175291">
      <w:pPr>
        <w:numPr>
          <w:ilvl w:val="0"/>
          <w:numId w:val="18"/>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Kanban</w:t>
      </w:r>
      <w:r w:rsidRPr="00175291">
        <w:rPr>
          <w:rFonts w:ascii="Times New Roman" w:hAnsi="Times New Roman" w:cs="Times New Roman"/>
          <w:sz w:val="24"/>
          <w:szCs w:val="24"/>
        </w:rPr>
        <w:t xml:space="preserve"> : Méthode visuelle basée sur un tableau de tâches (tableau Kanban), où les tâches sont déplacées dans des colonnes représentant différentes étapes de travail.</w:t>
      </w:r>
    </w:p>
    <w:p w14:paraId="54B7BCEB" w14:textId="6AB882C9" w:rsidR="00B30C91" w:rsidRDefault="00B30C91" w:rsidP="00175291">
      <w:pPr>
        <w:numPr>
          <w:ilvl w:val="0"/>
          <w:numId w:val="18"/>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XP (</w:t>
      </w:r>
      <w:proofErr w:type="spellStart"/>
      <w:r w:rsidRPr="00175291">
        <w:rPr>
          <w:rStyle w:val="lev"/>
          <w:rFonts w:ascii="Times New Roman" w:hAnsi="Times New Roman" w:cs="Times New Roman"/>
          <w:sz w:val="24"/>
          <w:szCs w:val="24"/>
        </w:rPr>
        <w:t>Extreme</w:t>
      </w:r>
      <w:proofErr w:type="spellEnd"/>
      <w:r w:rsidRPr="00175291">
        <w:rPr>
          <w:rStyle w:val="lev"/>
          <w:rFonts w:ascii="Times New Roman" w:hAnsi="Times New Roman" w:cs="Times New Roman"/>
          <w:sz w:val="24"/>
          <w:szCs w:val="24"/>
        </w:rPr>
        <w:t xml:space="preserve"> </w:t>
      </w:r>
      <w:proofErr w:type="spellStart"/>
      <w:r w:rsidRPr="00175291">
        <w:rPr>
          <w:rStyle w:val="lev"/>
          <w:rFonts w:ascii="Times New Roman" w:hAnsi="Times New Roman" w:cs="Times New Roman"/>
          <w:sz w:val="24"/>
          <w:szCs w:val="24"/>
        </w:rPr>
        <w:t>Programming</w:t>
      </w:r>
      <w:proofErr w:type="spellEnd"/>
      <w:r w:rsidRPr="00175291">
        <w:rPr>
          <w:rStyle w:val="lev"/>
          <w:rFonts w:ascii="Times New Roman" w:hAnsi="Times New Roman" w:cs="Times New Roman"/>
          <w:sz w:val="24"/>
          <w:szCs w:val="24"/>
        </w:rPr>
        <w:t>)</w:t>
      </w:r>
      <w:r w:rsidRPr="00175291">
        <w:rPr>
          <w:rFonts w:ascii="Times New Roman" w:hAnsi="Times New Roman" w:cs="Times New Roman"/>
          <w:sz w:val="24"/>
          <w:szCs w:val="24"/>
        </w:rPr>
        <w:t xml:space="preserve"> : Se concentre sur des pratiques de développement spécifiques, comme les revues de code, le développement itératif, et les tests fréquents.</w:t>
      </w:r>
    </w:p>
    <w:p w14:paraId="437E56C0" w14:textId="77777777" w:rsidR="00325FE2" w:rsidRPr="00175291" w:rsidRDefault="00325FE2" w:rsidP="00325FE2">
      <w:pPr>
        <w:spacing w:before="100" w:beforeAutospacing="1" w:after="100" w:afterAutospacing="1" w:line="360" w:lineRule="auto"/>
        <w:jc w:val="both"/>
        <w:rPr>
          <w:rFonts w:ascii="Times New Roman" w:hAnsi="Times New Roman" w:cs="Times New Roman"/>
          <w:sz w:val="24"/>
          <w:szCs w:val="24"/>
        </w:rPr>
      </w:pPr>
    </w:p>
    <w:p w14:paraId="27D75592" w14:textId="6997783A"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Cycle de Vie Agile</w:t>
      </w:r>
    </w:p>
    <w:p w14:paraId="0AFA7F7C" w14:textId="77777777" w:rsidR="00B30C91" w:rsidRPr="00175291" w:rsidRDefault="00B30C91" w:rsidP="00175291">
      <w:pPr>
        <w:pStyle w:val="NormalWeb"/>
        <w:spacing w:line="360" w:lineRule="auto"/>
        <w:jc w:val="both"/>
      </w:pPr>
      <w:r w:rsidRPr="00175291">
        <w:t>Le cycle de vie d’un projet Agile se divise en plusieurs étapes clés, qui sont répétées de manière itérative :</w:t>
      </w:r>
    </w:p>
    <w:p w14:paraId="46F9696D"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Planification initiale</w:t>
      </w:r>
      <w:r w:rsidRPr="00175291">
        <w:rPr>
          <w:rFonts w:ascii="Times New Roman" w:hAnsi="Times New Roman" w:cs="Times New Roman"/>
          <w:sz w:val="24"/>
          <w:szCs w:val="24"/>
        </w:rPr>
        <w:t xml:space="preserve"> : Définition des objectifs globaux et vision du produit.</w:t>
      </w:r>
    </w:p>
    <w:p w14:paraId="694E48F8"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Décomposition en itérations (ou sprints)</w:t>
      </w:r>
      <w:r w:rsidRPr="00175291">
        <w:rPr>
          <w:rFonts w:ascii="Times New Roman" w:hAnsi="Times New Roman" w:cs="Times New Roman"/>
          <w:sz w:val="24"/>
          <w:szCs w:val="24"/>
        </w:rPr>
        <w:t xml:space="preserve"> : Découpage du travail en itérations courtes (typiquement 1 à 4 semaines) permettant une livraison régulière de fonctionnalités.</w:t>
      </w:r>
    </w:p>
    <w:p w14:paraId="7B525225"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 xml:space="preserve">Réunions Scrum (Daily Stand-up, Sprint </w:t>
      </w:r>
      <w:proofErr w:type="spellStart"/>
      <w:r w:rsidRPr="00175291">
        <w:rPr>
          <w:rStyle w:val="lev"/>
          <w:rFonts w:ascii="Times New Roman" w:hAnsi="Times New Roman" w:cs="Times New Roman"/>
          <w:sz w:val="24"/>
          <w:szCs w:val="24"/>
        </w:rPr>
        <w:t>Review</w:t>
      </w:r>
      <w:proofErr w:type="spellEnd"/>
      <w:r w:rsidRPr="00175291">
        <w:rPr>
          <w:rStyle w:val="lev"/>
          <w:rFonts w:ascii="Times New Roman" w:hAnsi="Times New Roman" w:cs="Times New Roman"/>
          <w:sz w:val="24"/>
          <w:szCs w:val="24"/>
        </w:rPr>
        <w:t xml:space="preserve">, Sprint </w:t>
      </w:r>
      <w:proofErr w:type="spellStart"/>
      <w:r w:rsidRPr="00175291">
        <w:rPr>
          <w:rStyle w:val="lev"/>
          <w:rFonts w:ascii="Times New Roman" w:hAnsi="Times New Roman" w:cs="Times New Roman"/>
          <w:sz w:val="24"/>
          <w:szCs w:val="24"/>
        </w:rPr>
        <w:t>Retrospective</w:t>
      </w:r>
      <w:proofErr w:type="spellEnd"/>
      <w:r w:rsidRPr="00175291">
        <w:rPr>
          <w:rStyle w:val="lev"/>
          <w:rFonts w:ascii="Times New Roman" w:hAnsi="Times New Roman" w:cs="Times New Roman"/>
          <w:sz w:val="24"/>
          <w:szCs w:val="24"/>
        </w:rPr>
        <w:t>)</w:t>
      </w:r>
      <w:r w:rsidRPr="00175291">
        <w:rPr>
          <w:rFonts w:ascii="Times New Roman" w:hAnsi="Times New Roman" w:cs="Times New Roman"/>
          <w:sz w:val="24"/>
          <w:szCs w:val="24"/>
        </w:rPr>
        <w:t xml:space="preserve"> : Évaluations régulières pour ajuster le produit et le processus.</w:t>
      </w:r>
    </w:p>
    <w:p w14:paraId="20263F8B" w14:textId="77777777" w:rsidR="00B30C91" w:rsidRPr="00175291" w:rsidRDefault="00B30C91" w:rsidP="00175291">
      <w:pPr>
        <w:numPr>
          <w:ilvl w:val="0"/>
          <w:numId w:val="19"/>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lastRenderedPageBreak/>
        <w:t>Livraison de l’incrément</w:t>
      </w:r>
      <w:r w:rsidRPr="00175291">
        <w:rPr>
          <w:rFonts w:ascii="Times New Roman" w:hAnsi="Times New Roman" w:cs="Times New Roman"/>
          <w:sz w:val="24"/>
          <w:szCs w:val="24"/>
        </w:rPr>
        <w:t xml:space="preserve"> : À la fin de chaque itération, un incrément du produit est présenté au client, qui peut donner des retours permettant d'ajuster le projet pour la prochaine itération.</w:t>
      </w:r>
    </w:p>
    <w:p w14:paraId="766072C3" w14:textId="1397F31D"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Les Rôles dans une Équipe Agile</w:t>
      </w:r>
      <w:r w:rsidR="000604E2">
        <w:rPr>
          <w:rStyle w:val="lev"/>
          <w:rFonts w:ascii="Times New Roman" w:hAnsi="Times New Roman" w:cs="Times New Roman"/>
          <w:bCs w:val="0"/>
          <w:sz w:val="24"/>
          <w:szCs w:val="24"/>
          <w:u w:val="single"/>
        </w:rPr>
        <w:t>[2]</w:t>
      </w:r>
    </w:p>
    <w:p w14:paraId="6D1F96AD" w14:textId="77777777" w:rsidR="00B30C91" w:rsidRPr="00175291" w:rsidRDefault="00B30C91" w:rsidP="00175291">
      <w:pPr>
        <w:numPr>
          <w:ilvl w:val="0"/>
          <w:numId w:val="20"/>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Product Owner</w:t>
      </w:r>
      <w:r w:rsidRPr="00175291">
        <w:rPr>
          <w:rFonts w:ascii="Times New Roman" w:hAnsi="Times New Roman" w:cs="Times New Roman"/>
          <w:sz w:val="24"/>
          <w:szCs w:val="24"/>
        </w:rPr>
        <w:t xml:space="preserve"> : Représente les parties prenantes et priorise les fonctionnalités selon les besoins du client.</w:t>
      </w:r>
    </w:p>
    <w:p w14:paraId="6FE46427" w14:textId="77777777" w:rsidR="00B30C91" w:rsidRPr="00175291" w:rsidRDefault="00B30C91" w:rsidP="00175291">
      <w:pPr>
        <w:numPr>
          <w:ilvl w:val="0"/>
          <w:numId w:val="20"/>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Scrum Master</w:t>
      </w:r>
      <w:r w:rsidRPr="00175291">
        <w:rPr>
          <w:rFonts w:ascii="Times New Roman" w:hAnsi="Times New Roman" w:cs="Times New Roman"/>
          <w:sz w:val="24"/>
          <w:szCs w:val="24"/>
        </w:rPr>
        <w:t xml:space="preserve"> : Facilite le processus Agile, élimine les obstacles, et s’assure que l'équipe respecte les pratiques Scrum.</w:t>
      </w:r>
    </w:p>
    <w:p w14:paraId="27E32F5F" w14:textId="77777777" w:rsidR="00B30C91" w:rsidRPr="00175291" w:rsidRDefault="00B30C91" w:rsidP="00175291">
      <w:pPr>
        <w:numPr>
          <w:ilvl w:val="0"/>
          <w:numId w:val="20"/>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Équipe de Développement</w:t>
      </w:r>
      <w:r w:rsidRPr="00175291">
        <w:rPr>
          <w:rFonts w:ascii="Times New Roman" w:hAnsi="Times New Roman" w:cs="Times New Roman"/>
          <w:sz w:val="24"/>
          <w:szCs w:val="24"/>
        </w:rPr>
        <w:t xml:space="preserve"> : Conçoit, développe, et teste les fonctionnalités.</w:t>
      </w:r>
    </w:p>
    <w:p w14:paraId="519D0516" w14:textId="67932C5D" w:rsidR="00B30C91" w:rsidRPr="00175291" w:rsidRDefault="00B30C91" w:rsidP="00175291">
      <w:pPr>
        <w:spacing w:line="360" w:lineRule="auto"/>
        <w:jc w:val="both"/>
        <w:rPr>
          <w:rFonts w:ascii="Times New Roman" w:hAnsi="Times New Roman" w:cs="Times New Roman"/>
          <w:sz w:val="24"/>
          <w:szCs w:val="24"/>
          <w:u w:val="single"/>
        </w:rPr>
      </w:pPr>
      <w:r w:rsidRPr="00175291">
        <w:rPr>
          <w:rStyle w:val="lev"/>
          <w:rFonts w:ascii="Times New Roman" w:hAnsi="Times New Roman" w:cs="Times New Roman"/>
          <w:bCs w:val="0"/>
          <w:sz w:val="24"/>
          <w:szCs w:val="24"/>
          <w:u w:val="single"/>
        </w:rPr>
        <w:t>Les Artefacts et Événements Agile</w:t>
      </w:r>
    </w:p>
    <w:p w14:paraId="0FD8F1F7"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Backlog Produit</w:t>
      </w:r>
      <w:r w:rsidRPr="00175291">
        <w:rPr>
          <w:rFonts w:ascii="Times New Roman" w:hAnsi="Times New Roman" w:cs="Times New Roman"/>
          <w:sz w:val="24"/>
          <w:szCs w:val="24"/>
        </w:rPr>
        <w:t xml:space="preserve"> : Liste des fonctionnalités et exigences priorisées par le Product Owner.</w:t>
      </w:r>
    </w:p>
    <w:p w14:paraId="10C74376"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Backlog de Sprint</w:t>
      </w:r>
      <w:r w:rsidRPr="00175291">
        <w:rPr>
          <w:rFonts w:ascii="Times New Roman" w:hAnsi="Times New Roman" w:cs="Times New Roman"/>
          <w:sz w:val="24"/>
          <w:szCs w:val="24"/>
        </w:rPr>
        <w:t xml:space="preserve"> : Sélection des éléments du Backlog Produit à réaliser lors d'un sprint.</w:t>
      </w:r>
    </w:p>
    <w:p w14:paraId="4773B838"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Daily Stand-up</w:t>
      </w:r>
      <w:r w:rsidRPr="00175291">
        <w:rPr>
          <w:rFonts w:ascii="Times New Roman" w:hAnsi="Times New Roman" w:cs="Times New Roman"/>
          <w:sz w:val="24"/>
          <w:szCs w:val="24"/>
        </w:rPr>
        <w:t xml:space="preserve"> : Réunion quotidienne pour synchroniser les activités et identifier les obstacles.</w:t>
      </w:r>
    </w:p>
    <w:p w14:paraId="3D6F1895" w14:textId="77777777" w:rsidR="00B30C91" w:rsidRPr="00175291"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 xml:space="preserve">Sprint </w:t>
      </w:r>
      <w:proofErr w:type="spellStart"/>
      <w:r w:rsidRPr="00175291">
        <w:rPr>
          <w:rStyle w:val="lev"/>
          <w:rFonts w:ascii="Times New Roman" w:hAnsi="Times New Roman" w:cs="Times New Roman"/>
          <w:sz w:val="24"/>
          <w:szCs w:val="24"/>
        </w:rPr>
        <w:t>Review</w:t>
      </w:r>
      <w:proofErr w:type="spellEnd"/>
      <w:r w:rsidRPr="00175291">
        <w:rPr>
          <w:rFonts w:ascii="Times New Roman" w:hAnsi="Times New Roman" w:cs="Times New Roman"/>
          <w:sz w:val="24"/>
          <w:szCs w:val="24"/>
        </w:rPr>
        <w:t xml:space="preserve"> : Réunion à la fin de chaque sprint pour présenter l’incrément au client.</w:t>
      </w:r>
    </w:p>
    <w:p w14:paraId="3A38CC0E" w14:textId="60D2D5A5" w:rsidR="000B0605" w:rsidRDefault="00B30C91" w:rsidP="00175291">
      <w:pPr>
        <w:numPr>
          <w:ilvl w:val="0"/>
          <w:numId w:val="21"/>
        </w:numPr>
        <w:spacing w:before="100" w:beforeAutospacing="1" w:after="100" w:afterAutospacing="1" w:line="360" w:lineRule="auto"/>
        <w:jc w:val="both"/>
        <w:rPr>
          <w:rFonts w:ascii="Times New Roman" w:hAnsi="Times New Roman" w:cs="Times New Roman"/>
          <w:sz w:val="24"/>
          <w:szCs w:val="24"/>
        </w:rPr>
      </w:pPr>
      <w:r w:rsidRPr="00175291">
        <w:rPr>
          <w:rStyle w:val="lev"/>
          <w:rFonts w:ascii="Times New Roman" w:hAnsi="Times New Roman" w:cs="Times New Roman"/>
          <w:sz w:val="24"/>
          <w:szCs w:val="24"/>
        </w:rPr>
        <w:t>Sprint Rétrospective</w:t>
      </w:r>
      <w:r w:rsidRPr="00175291">
        <w:rPr>
          <w:rFonts w:ascii="Times New Roman" w:hAnsi="Times New Roman" w:cs="Times New Roman"/>
          <w:sz w:val="24"/>
          <w:szCs w:val="24"/>
        </w:rPr>
        <w:t xml:space="preserve"> : Évaluation interne de l’équipe pour identifier les améliorations.</w:t>
      </w:r>
    </w:p>
    <w:p w14:paraId="135B093D" w14:textId="77777777" w:rsidR="00325FE2" w:rsidRPr="00175291" w:rsidRDefault="00325FE2" w:rsidP="00325FE2">
      <w:pPr>
        <w:spacing w:before="100" w:beforeAutospacing="1" w:after="100" w:afterAutospacing="1" w:line="360" w:lineRule="auto"/>
        <w:jc w:val="both"/>
        <w:rPr>
          <w:rFonts w:ascii="Times New Roman" w:hAnsi="Times New Roman" w:cs="Times New Roman"/>
          <w:sz w:val="24"/>
          <w:szCs w:val="24"/>
        </w:rPr>
      </w:pPr>
    </w:p>
    <w:p w14:paraId="2FD7B95D" w14:textId="090B9AE3" w:rsidR="00A447FB" w:rsidRPr="00325FE2" w:rsidRDefault="00A447FB" w:rsidP="00175291">
      <w:pPr>
        <w:pStyle w:val="Titre5"/>
        <w:spacing w:line="360" w:lineRule="auto"/>
        <w:ind w:firstLine="708"/>
        <w:jc w:val="both"/>
        <w:rPr>
          <w:rStyle w:val="lev"/>
          <w:rFonts w:ascii="Times New Roman" w:hAnsi="Times New Roman" w:cs="Times New Roman"/>
          <w:color w:val="auto"/>
          <w:sz w:val="24"/>
          <w:szCs w:val="24"/>
        </w:rPr>
      </w:pPr>
      <w:bookmarkStart w:id="605" w:name="_Toc182399601"/>
      <w:r w:rsidRPr="00325FE2">
        <w:rPr>
          <w:rStyle w:val="lev"/>
          <w:rFonts w:ascii="Times New Roman" w:hAnsi="Times New Roman" w:cs="Times New Roman"/>
          <w:color w:val="auto"/>
          <w:sz w:val="24"/>
          <w:szCs w:val="24"/>
        </w:rPr>
        <w:t>b) Langage de programmation et outil utilisé</w:t>
      </w:r>
      <w:bookmarkEnd w:id="605"/>
    </w:p>
    <w:p w14:paraId="1D419929" w14:textId="12486006" w:rsidR="00A447FB" w:rsidRPr="00175291" w:rsidRDefault="00A447F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tableau 1</w:t>
      </w:r>
      <w:r w:rsidR="00925840" w:rsidRPr="00175291">
        <w:rPr>
          <w:rFonts w:ascii="Times New Roman" w:hAnsi="Times New Roman" w:cs="Times New Roman"/>
          <w:sz w:val="24"/>
          <w:szCs w:val="24"/>
        </w:rPr>
        <w:t>0</w:t>
      </w:r>
      <w:r w:rsidRPr="00175291">
        <w:rPr>
          <w:rFonts w:ascii="Times New Roman" w:hAnsi="Times New Roman" w:cs="Times New Roman"/>
          <w:sz w:val="24"/>
          <w:szCs w:val="24"/>
        </w:rPr>
        <w:t xml:space="preserve"> compare les outils et langage utilisé.</w:t>
      </w:r>
    </w:p>
    <w:p w14:paraId="39EB2624" w14:textId="4FE20C87" w:rsidR="008D1EC6" w:rsidRPr="00175291" w:rsidRDefault="008D1EC6" w:rsidP="00175291">
      <w:pPr>
        <w:pStyle w:val="Lgende"/>
        <w:keepNext/>
        <w:spacing w:line="360" w:lineRule="auto"/>
        <w:jc w:val="both"/>
        <w:rPr>
          <w:color w:val="auto"/>
          <w:sz w:val="24"/>
          <w:szCs w:val="24"/>
        </w:rPr>
      </w:pPr>
      <w:bookmarkStart w:id="606" w:name="_Toc182399224"/>
      <w:r w:rsidRPr="00175291">
        <w:rPr>
          <w:color w:val="auto"/>
          <w:sz w:val="24"/>
          <w:szCs w:val="24"/>
        </w:rPr>
        <w:t xml:space="preserve">Tableau </w:t>
      </w:r>
      <w:r w:rsidRPr="00175291">
        <w:rPr>
          <w:color w:val="auto"/>
          <w:sz w:val="24"/>
          <w:szCs w:val="24"/>
        </w:rPr>
        <w:fldChar w:fldCharType="begin"/>
      </w:r>
      <w:r w:rsidRPr="00175291">
        <w:rPr>
          <w:color w:val="auto"/>
          <w:sz w:val="24"/>
          <w:szCs w:val="24"/>
        </w:rPr>
        <w:instrText xml:space="preserve"> SEQ Tableau \* ARABIC </w:instrText>
      </w:r>
      <w:r w:rsidRPr="00175291">
        <w:rPr>
          <w:color w:val="auto"/>
          <w:sz w:val="24"/>
          <w:szCs w:val="24"/>
        </w:rPr>
        <w:fldChar w:fldCharType="separate"/>
      </w:r>
      <w:r w:rsidR="00AD1242">
        <w:rPr>
          <w:noProof/>
          <w:color w:val="auto"/>
          <w:sz w:val="24"/>
          <w:szCs w:val="24"/>
        </w:rPr>
        <w:t>10</w:t>
      </w:r>
      <w:r w:rsidRPr="00175291">
        <w:rPr>
          <w:noProof/>
          <w:color w:val="auto"/>
          <w:sz w:val="24"/>
          <w:szCs w:val="24"/>
        </w:rPr>
        <w:fldChar w:fldCharType="end"/>
      </w:r>
      <w:r w:rsidRPr="00175291">
        <w:rPr>
          <w:color w:val="auto"/>
          <w:sz w:val="24"/>
          <w:szCs w:val="24"/>
        </w:rPr>
        <w:t>. Comparaison des outils à utilisés</w:t>
      </w:r>
      <w:bookmarkEnd w:id="6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2080"/>
        <w:gridCol w:w="2122"/>
        <w:gridCol w:w="2949"/>
      </w:tblGrid>
      <w:tr w:rsidR="00175291" w:rsidRPr="00175291" w14:paraId="2BB53F38" w14:textId="77777777" w:rsidTr="00325FE2">
        <w:tc>
          <w:tcPr>
            <w:tcW w:w="1911" w:type="dxa"/>
            <w:shd w:val="clear" w:color="auto" w:fill="D0CECE" w:themeFill="background2" w:themeFillShade="E6"/>
          </w:tcPr>
          <w:p w14:paraId="56F4EA3F" w14:textId="75CDC57C"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Langages et outils</w:t>
            </w:r>
          </w:p>
        </w:tc>
        <w:tc>
          <w:tcPr>
            <w:tcW w:w="2080" w:type="dxa"/>
            <w:shd w:val="clear" w:color="auto" w:fill="D0CECE" w:themeFill="background2" w:themeFillShade="E6"/>
          </w:tcPr>
          <w:p w14:paraId="0CCB5FE9" w14:textId="79D3522A"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Description</w:t>
            </w:r>
          </w:p>
        </w:tc>
        <w:tc>
          <w:tcPr>
            <w:tcW w:w="2122" w:type="dxa"/>
            <w:shd w:val="clear" w:color="auto" w:fill="D0CECE" w:themeFill="background2" w:themeFillShade="E6"/>
          </w:tcPr>
          <w:p w14:paraId="712B2C22" w14:textId="6B69CADC"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Avantages</w:t>
            </w:r>
          </w:p>
        </w:tc>
        <w:tc>
          <w:tcPr>
            <w:tcW w:w="2949" w:type="dxa"/>
            <w:shd w:val="clear" w:color="auto" w:fill="D0CECE" w:themeFill="background2" w:themeFillShade="E6"/>
          </w:tcPr>
          <w:p w14:paraId="204900ED" w14:textId="2A6EF828" w:rsidR="00B57DDB" w:rsidRPr="00325FE2" w:rsidRDefault="00B57DDB" w:rsidP="00325FE2">
            <w:pPr>
              <w:spacing w:line="360" w:lineRule="auto"/>
              <w:jc w:val="center"/>
              <w:rPr>
                <w:rFonts w:ascii="Times New Roman" w:hAnsi="Times New Roman" w:cs="Times New Roman"/>
                <w:b/>
                <w:sz w:val="24"/>
                <w:szCs w:val="24"/>
              </w:rPr>
            </w:pPr>
            <w:r w:rsidRPr="00325FE2">
              <w:rPr>
                <w:rFonts w:ascii="Times New Roman" w:hAnsi="Times New Roman" w:cs="Times New Roman"/>
                <w:b/>
                <w:sz w:val="24"/>
                <w:szCs w:val="24"/>
              </w:rPr>
              <w:t>Inconvénients</w:t>
            </w:r>
          </w:p>
        </w:tc>
      </w:tr>
      <w:tr w:rsidR="00175291" w:rsidRPr="00175291" w14:paraId="5A99048D" w14:textId="77777777" w:rsidTr="00325FE2">
        <w:trPr>
          <w:trHeight w:val="2608"/>
        </w:trPr>
        <w:tc>
          <w:tcPr>
            <w:tcW w:w="1911" w:type="dxa"/>
          </w:tcPr>
          <w:p w14:paraId="634706E2" w14:textId="4A1ADA19" w:rsidR="00B57DDB" w:rsidRPr="00175291" w:rsidRDefault="00B57DD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lastRenderedPageBreak/>
              <w:t>Power apps + .NET</w:t>
            </w:r>
          </w:p>
        </w:tc>
        <w:tc>
          <w:tcPr>
            <w:tcW w:w="2080" w:type="dxa"/>
          </w:tcPr>
          <w:p w14:paraId="36DFE724" w14:textId="06F2EA9E" w:rsidR="00B57DDB" w:rsidRPr="00175291" w:rsidRDefault="00B57DD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Power apps est un outil de développement no code faisant partie de </w:t>
            </w:r>
            <w:proofErr w:type="spellStart"/>
            <w:r w:rsidRPr="00175291">
              <w:rPr>
                <w:rFonts w:ascii="Times New Roman" w:hAnsi="Times New Roman" w:cs="Times New Roman"/>
                <w:sz w:val="24"/>
                <w:szCs w:val="24"/>
              </w:rPr>
              <w:t>microsoft</w:t>
            </w:r>
            <w:proofErr w:type="spellEnd"/>
            <w:r w:rsidRPr="00175291">
              <w:rPr>
                <w:rFonts w:ascii="Times New Roman" w:hAnsi="Times New Roman" w:cs="Times New Roman"/>
                <w:sz w:val="24"/>
                <w:szCs w:val="24"/>
              </w:rPr>
              <w:t xml:space="preserve"> office 365.</w:t>
            </w:r>
          </w:p>
        </w:tc>
        <w:tc>
          <w:tcPr>
            <w:tcW w:w="2122" w:type="dxa"/>
          </w:tcPr>
          <w:p w14:paraId="3A3D0F6B" w14:textId="77777777" w:rsidR="00B57DDB" w:rsidRPr="00175291" w:rsidRDefault="00B57DDB"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Déploiement facile et rapide</w:t>
            </w:r>
          </w:p>
          <w:p w14:paraId="43591981" w14:textId="0D07FB24"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Compatibilité </w:t>
            </w:r>
            <w:r w:rsidR="00642D0E" w:rsidRPr="00175291">
              <w:rPr>
                <w:rFonts w:ascii="Times New Roman" w:hAnsi="Times New Roman" w:cs="Times New Roman"/>
                <w:sz w:val="24"/>
                <w:szCs w:val="24"/>
              </w:rPr>
              <w:t>avec office</w:t>
            </w:r>
            <w:r w:rsidRPr="00175291">
              <w:rPr>
                <w:rFonts w:ascii="Times New Roman" w:hAnsi="Times New Roman" w:cs="Times New Roman"/>
                <w:sz w:val="24"/>
                <w:szCs w:val="24"/>
              </w:rPr>
              <w:t xml:space="preserve"> 365.</w:t>
            </w:r>
          </w:p>
          <w:p w14:paraId="46B31E27" w14:textId="58B2183F" w:rsidR="00FD6063" w:rsidRPr="00175291" w:rsidRDefault="00FD6063" w:rsidP="00175291">
            <w:pPr>
              <w:spacing w:line="360" w:lineRule="auto"/>
              <w:jc w:val="both"/>
              <w:rPr>
                <w:rFonts w:ascii="Times New Roman" w:hAnsi="Times New Roman" w:cs="Times New Roman"/>
                <w:sz w:val="24"/>
                <w:szCs w:val="24"/>
              </w:rPr>
            </w:pPr>
          </w:p>
        </w:tc>
        <w:tc>
          <w:tcPr>
            <w:tcW w:w="2949" w:type="dxa"/>
          </w:tcPr>
          <w:p w14:paraId="6098A258" w14:textId="3B2926F0"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Prix de la licence est de 20$/utilisateur/mois ou de 5$/application/utilisateur</w:t>
            </w:r>
          </w:p>
        </w:tc>
      </w:tr>
      <w:tr w:rsidR="00175291" w:rsidRPr="00175291" w14:paraId="007515C3" w14:textId="77777777" w:rsidTr="00325FE2">
        <w:trPr>
          <w:trHeight w:val="2551"/>
        </w:trPr>
        <w:tc>
          <w:tcPr>
            <w:tcW w:w="1911" w:type="dxa"/>
          </w:tcPr>
          <w:p w14:paraId="3B50755B" w14:textId="4A3F66A9" w:rsidR="00B57DDB" w:rsidRPr="00175291" w:rsidRDefault="00B57DD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React</w:t>
            </w:r>
            <w:proofErr w:type="spellEnd"/>
            <w:r w:rsidR="00FD6063" w:rsidRPr="00175291">
              <w:rPr>
                <w:rFonts w:ascii="Times New Roman" w:hAnsi="Times New Roman" w:cs="Times New Roman"/>
                <w:sz w:val="24"/>
                <w:szCs w:val="24"/>
              </w:rPr>
              <w:t xml:space="preserve"> </w:t>
            </w:r>
            <w:proofErr w:type="spellStart"/>
            <w:r w:rsidR="00FD6063" w:rsidRPr="00175291">
              <w:rPr>
                <w:rFonts w:ascii="Times New Roman" w:hAnsi="Times New Roman" w:cs="Times New Roman"/>
                <w:sz w:val="24"/>
                <w:szCs w:val="24"/>
              </w:rPr>
              <w:t>js</w:t>
            </w:r>
            <w:proofErr w:type="spellEnd"/>
            <w:r w:rsidRPr="00175291">
              <w:rPr>
                <w:rFonts w:ascii="Times New Roman" w:hAnsi="Times New Roman" w:cs="Times New Roman"/>
                <w:sz w:val="24"/>
                <w:szCs w:val="24"/>
              </w:rPr>
              <w:t xml:space="preserve"> + .NET</w:t>
            </w:r>
          </w:p>
        </w:tc>
        <w:tc>
          <w:tcPr>
            <w:tcW w:w="2080" w:type="dxa"/>
          </w:tcPr>
          <w:p w14:paraId="18B2FFA0" w14:textId="77777777" w:rsidR="00B57DDB" w:rsidRPr="00175291" w:rsidRDefault="00B57DDB" w:rsidP="00175291">
            <w:pPr>
              <w:spacing w:line="360" w:lineRule="auto"/>
              <w:jc w:val="both"/>
              <w:rPr>
                <w:rFonts w:ascii="Times New Roman" w:hAnsi="Times New Roman" w:cs="Times New Roman"/>
                <w:sz w:val="24"/>
                <w:szCs w:val="24"/>
              </w:rPr>
            </w:pPr>
          </w:p>
        </w:tc>
        <w:tc>
          <w:tcPr>
            <w:tcW w:w="2122" w:type="dxa"/>
          </w:tcPr>
          <w:p w14:paraId="309A2D99" w14:textId="77777777"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Totalement gratuit.</w:t>
            </w:r>
          </w:p>
          <w:p w14:paraId="70D47F0B" w14:textId="498512CE"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Léger et facile à modifier.</w:t>
            </w:r>
          </w:p>
          <w:p w14:paraId="26054F41" w14:textId="5A5A92D1"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Compatible avec office 365.</w:t>
            </w:r>
          </w:p>
        </w:tc>
        <w:tc>
          <w:tcPr>
            <w:tcW w:w="2949" w:type="dxa"/>
          </w:tcPr>
          <w:p w14:paraId="34BE37F2" w14:textId="57F92E3B"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Nécessite un serveur de déploiement.</w:t>
            </w:r>
          </w:p>
        </w:tc>
      </w:tr>
      <w:tr w:rsidR="00175291" w:rsidRPr="00175291" w14:paraId="6B5DA5AD" w14:textId="77777777" w:rsidTr="00325FE2">
        <w:trPr>
          <w:trHeight w:val="2211"/>
        </w:trPr>
        <w:tc>
          <w:tcPr>
            <w:tcW w:w="1911" w:type="dxa"/>
          </w:tcPr>
          <w:p w14:paraId="26D07AF6" w14:textId="16E64E68" w:rsidR="00B57DDB" w:rsidRPr="00175291" w:rsidRDefault="00FD60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Full </w:t>
            </w:r>
            <w:r w:rsidR="00B57DDB" w:rsidRPr="00175291">
              <w:rPr>
                <w:rFonts w:ascii="Times New Roman" w:hAnsi="Times New Roman" w:cs="Times New Roman"/>
                <w:sz w:val="24"/>
                <w:szCs w:val="24"/>
              </w:rPr>
              <w:t>.NET</w:t>
            </w:r>
          </w:p>
        </w:tc>
        <w:tc>
          <w:tcPr>
            <w:tcW w:w="2080" w:type="dxa"/>
          </w:tcPr>
          <w:p w14:paraId="2709EDC9" w14:textId="77777777" w:rsidR="00B57DDB" w:rsidRPr="00175291" w:rsidRDefault="00B57DDB" w:rsidP="00175291">
            <w:pPr>
              <w:spacing w:line="360" w:lineRule="auto"/>
              <w:jc w:val="both"/>
              <w:rPr>
                <w:rFonts w:ascii="Times New Roman" w:hAnsi="Times New Roman" w:cs="Times New Roman"/>
                <w:sz w:val="24"/>
                <w:szCs w:val="24"/>
              </w:rPr>
            </w:pPr>
          </w:p>
        </w:tc>
        <w:tc>
          <w:tcPr>
            <w:tcW w:w="2122" w:type="dxa"/>
          </w:tcPr>
          <w:p w14:paraId="7435A45B" w14:textId="77777777"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Totalement gratuit.</w:t>
            </w:r>
          </w:p>
          <w:p w14:paraId="42F402C3" w14:textId="5FBF31F1"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Compatible avec office 365.</w:t>
            </w:r>
          </w:p>
        </w:tc>
        <w:tc>
          <w:tcPr>
            <w:tcW w:w="2949" w:type="dxa"/>
          </w:tcPr>
          <w:p w14:paraId="37CDCD37" w14:textId="77777777" w:rsidR="00B57DDB"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Nécessite un serveur de déploiement.</w:t>
            </w:r>
          </w:p>
          <w:p w14:paraId="261AC0A8" w14:textId="1B640628" w:rsidR="00FD6063" w:rsidRPr="00175291" w:rsidRDefault="00FD6063" w:rsidP="00175291">
            <w:pPr>
              <w:pStyle w:val="Paragraphedeliste"/>
              <w:numPr>
                <w:ilvl w:val="0"/>
                <w:numId w:val="5"/>
              </w:num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Le coté front end est lourd et pas facile </w:t>
            </w:r>
            <w:proofErr w:type="spellStart"/>
            <w:r w:rsidRPr="00175291">
              <w:rPr>
                <w:rFonts w:ascii="Times New Roman" w:hAnsi="Times New Roman" w:cs="Times New Roman"/>
                <w:sz w:val="24"/>
                <w:szCs w:val="24"/>
              </w:rPr>
              <w:t>a</w:t>
            </w:r>
            <w:proofErr w:type="spellEnd"/>
            <w:r w:rsidRPr="00175291">
              <w:rPr>
                <w:rFonts w:ascii="Times New Roman" w:hAnsi="Times New Roman" w:cs="Times New Roman"/>
                <w:sz w:val="24"/>
                <w:szCs w:val="24"/>
              </w:rPr>
              <w:t xml:space="preserve"> maintenir.</w:t>
            </w:r>
          </w:p>
        </w:tc>
      </w:tr>
    </w:tbl>
    <w:p w14:paraId="4B6681DA" w14:textId="3F63D62D" w:rsidR="00A447FB" w:rsidRPr="00175291" w:rsidRDefault="00FD6063"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On a décidé d’utiliser </w:t>
      </w:r>
      <w:proofErr w:type="spellStart"/>
      <w:r w:rsidRPr="00175291">
        <w:rPr>
          <w:rFonts w:ascii="Times New Roman" w:hAnsi="Times New Roman" w:cs="Times New Roman"/>
          <w:sz w:val="24"/>
          <w:szCs w:val="24"/>
        </w:rPr>
        <w:t>React</w:t>
      </w:r>
      <w:proofErr w:type="spellEnd"/>
      <w:r w:rsidRPr="00175291">
        <w:rPr>
          <w:rFonts w:ascii="Times New Roman" w:hAnsi="Times New Roman" w:cs="Times New Roman"/>
          <w:sz w:val="24"/>
          <w:szCs w:val="24"/>
        </w:rPr>
        <w:t xml:space="preserve"> </w:t>
      </w:r>
      <w:proofErr w:type="spellStart"/>
      <w:r w:rsidRPr="00175291">
        <w:rPr>
          <w:rFonts w:ascii="Times New Roman" w:hAnsi="Times New Roman" w:cs="Times New Roman"/>
          <w:sz w:val="24"/>
          <w:szCs w:val="24"/>
        </w:rPr>
        <w:t>js</w:t>
      </w:r>
      <w:proofErr w:type="spellEnd"/>
      <w:r w:rsidRPr="00175291">
        <w:rPr>
          <w:rFonts w:ascii="Times New Roman" w:hAnsi="Times New Roman" w:cs="Times New Roman"/>
          <w:sz w:val="24"/>
          <w:szCs w:val="24"/>
        </w:rPr>
        <w:t xml:space="preserve"> en front end et .NET en back end. Puisque Ravinala </w:t>
      </w:r>
      <w:r w:rsidR="007F702A" w:rsidRPr="00175291">
        <w:rPr>
          <w:rFonts w:ascii="Times New Roman" w:hAnsi="Times New Roman" w:cs="Times New Roman"/>
          <w:sz w:val="24"/>
          <w:szCs w:val="24"/>
        </w:rPr>
        <w:t>Airports</w:t>
      </w:r>
      <w:r w:rsidRPr="00175291">
        <w:rPr>
          <w:rFonts w:ascii="Times New Roman" w:hAnsi="Times New Roman" w:cs="Times New Roman"/>
          <w:sz w:val="24"/>
          <w:szCs w:val="24"/>
        </w:rPr>
        <w:t xml:space="preserve"> se focalise essentiellement sur les outils </w:t>
      </w:r>
      <w:proofErr w:type="spellStart"/>
      <w:r w:rsidRPr="00175291">
        <w:rPr>
          <w:rFonts w:ascii="Times New Roman" w:hAnsi="Times New Roman" w:cs="Times New Roman"/>
          <w:sz w:val="24"/>
          <w:szCs w:val="24"/>
        </w:rPr>
        <w:t>microsoft</w:t>
      </w:r>
      <w:proofErr w:type="spellEnd"/>
      <w:r w:rsidRPr="00175291">
        <w:rPr>
          <w:rFonts w:ascii="Times New Roman" w:hAnsi="Times New Roman" w:cs="Times New Roman"/>
          <w:sz w:val="24"/>
          <w:szCs w:val="24"/>
        </w:rPr>
        <w:t xml:space="preserve"> alors .Net est le meilleur choix, mais en utilisant </w:t>
      </w:r>
      <w:proofErr w:type="spellStart"/>
      <w:r w:rsidRPr="00175291">
        <w:rPr>
          <w:rFonts w:ascii="Times New Roman" w:hAnsi="Times New Roman" w:cs="Times New Roman"/>
          <w:sz w:val="24"/>
          <w:szCs w:val="24"/>
        </w:rPr>
        <w:t>React</w:t>
      </w:r>
      <w:proofErr w:type="spellEnd"/>
      <w:r w:rsidRPr="00175291">
        <w:rPr>
          <w:rFonts w:ascii="Times New Roman" w:hAnsi="Times New Roman" w:cs="Times New Roman"/>
          <w:sz w:val="24"/>
          <w:szCs w:val="24"/>
        </w:rPr>
        <w:t xml:space="preserve"> en front on a une application plus légère et maintenable.</w:t>
      </w:r>
    </w:p>
    <w:p w14:paraId="3A8FAD02" w14:textId="2BF0F8A7" w:rsidR="00FD6063" w:rsidRPr="00175291" w:rsidRDefault="00877331" w:rsidP="00175291">
      <w:pPr>
        <w:spacing w:line="360" w:lineRule="auto"/>
        <w:jc w:val="both"/>
        <w:rPr>
          <w:rFonts w:ascii="Times New Roman" w:hAnsi="Times New Roman" w:cs="Times New Roman"/>
          <w:sz w:val="24"/>
          <w:szCs w:val="24"/>
        </w:rPr>
      </w:pPr>
      <w:ins w:id="607" w:author="Damien ANDRIATSILAVINA (DSI)" w:date="2024-11-15T08:36:00Z" w16du:dateUtc="2024-11-15T05:36:00Z">
        <w:r>
          <w:rPr>
            <w:rFonts w:ascii="Times New Roman" w:hAnsi="Times New Roman" w:cs="Times New Roman"/>
            <w:sz w:val="24"/>
            <w:szCs w:val="24"/>
          </w:rPr>
          <w:t xml:space="preserve">Quant à la </w:t>
        </w:r>
      </w:ins>
      <w:del w:id="608" w:author="Damien ANDRIATSILAVINA (DSI)" w:date="2024-11-15T08:36:00Z" w16du:dateUtc="2024-11-15T05:36:00Z">
        <w:r w:rsidR="00FD6063" w:rsidRPr="00175291" w:rsidDel="00877331">
          <w:rPr>
            <w:rFonts w:ascii="Times New Roman" w:hAnsi="Times New Roman" w:cs="Times New Roman"/>
            <w:sz w:val="24"/>
            <w:szCs w:val="24"/>
          </w:rPr>
          <w:delText xml:space="preserve">En </w:delText>
        </w:r>
      </w:del>
      <w:r w:rsidR="00FD6063" w:rsidRPr="00175291">
        <w:rPr>
          <w:rFonts w:ascii="Times New Roman" w:hAnsi="Times New Roman" w:cs="Times New Roman"/>
          <w:sz w:val="24"/>
          <w:szCs w:val="24"/>
        </w:rPr>
        <w:t xml:space="preserve">base de données, </w:t>
      </w:r>
      <w:r w:rsidR="00A76353" w:rsidRPr="00175291">
        <w:rPr>
          <w:rFonts w:ascii="Times New Roman" w:hAnsi="Times New Roman" w:cs="Times New Roman"/>
          <w:sz w:val="24"/>
          <w:szCs w:val="24"/>
        </w:rPr>
        <w:t xml:space="preserve">Ravinala </w:t>
      </w:r>
      <w:r w:rsidR="007F702A" w:rsidRPr="00175291">
        <w:rPr>
          <w:rFonts w:ascii="Times New Roman" w:hAnsi="Times New Roman" w:cs="Times New Roman"/>
          <w:sz w:val="24"/>
          <w:szCs w:val="24"/>
        </w:rPr>
        <w:t>Airports</w:t>
      </w:r>
      <w:r w:rsidR="00FD6063" w:rsidRPr="00175291">
        <w:rPr>
          <w:rFonts w:ascii="Times New Roman" w:hAnsi="Times New Roman" w:cs="Times New Roman"/>
          <w:sz w:val="24"/>
          <w:szCs w:val="24"/>
        </w:rPr>
        <w:t xml:space="preserve"> utilise SQ</w:t>
      </w:r>
      <w:r w:rsidR="00A76353" w:rsidRPr="00175291">
        <w:rPr>
          <w:rFonts w:ascii="Times New Roman" w:hAnsi="Times New Roman" w:cs="Times New Roman"/>
          <w:sz w:val="24"/>
          <w:szCs w:val="24"/>
        </w:rPr>
        <w:t>L</w:t>
      </w:r>
      <w:r w:rsidR="00FD6063" w:rsidRPr="00175291">
        <w:rPr>
          <w:rFonts w:ascii="Times New Roman" w:hAnsi="Times New Roman" w:cs="Times New Roman"/>
          <w:sz w:val="24"/>
          <w:szCs w:val="24"/>
        </w:rPr>
        <w:t xml:space="preserve"> server sur toutes les applications déjà présente</w:t>
      </w:r>
      <w:ins w:id="609" w:author="Damien ANDRIATSILAVINA (DSI)" w:date="2024-11-15T08:36:00Z" w16du:dateUtc="2024-11-15T05:36:00Z">
        <w:r>
          <w:rPr>
            <w:rFonts w:ascii="Times New Roman" w:hAnsi="Times New Roman" w:cs="Times New Roman"/>
            <w:sz w:val="24"/>
            <w:szCs w:val="24"/>
          </w:rPr>
          <w:t xml:space="preserve"> alors nous avo</w:t>
        </w:r>
      </w:ins>
      <w:ins w:id="610" w:author="Damien ANDRIATSILAVINA (DSI)" w:date="2024-11-15T08:37:00Z" w16du:dateUtc="2024-11-15T05:37:00Z">
        <w:r>
          <w:rPr>
            <w:rFonts w:ascii="Times New Roman" w:hAnsi="Times New Roman" w:cs="Times New Roman"/>
            <w:sz w:val="24"/>
            <w:szCs w:val="24"/>
          </w:rPr>
          <w:t xml:space="preserve">ns opté pour la conformité </w:t>
        </w:r>
      </w:ins>
      <w:del w:id="611" w:author="Damien ANDRIATSILAVINA (DSI)" w:date="2024-11-15T08:36:00Z" w16du:dateUtc="2024-11-15T05:36:00Z">
        <w:r w:rsidR="00FD6063" w:rsidRPr="00175291" w:rsidDel="00877331">
          <w:rPr>
            <w:rFonts w:ascii="Times New Roman" w:hAnsi="Times New Roman" w:cs="Times New Roman"/>
            <w:sz w:val="24"/>
            <w:szCs w:val="24"/>
          </w:rPr>
          <w:delText xml:space="preserve"> alors le choix est vite fait</w:delText>
        </w:r>
      </w:del>
      <w:r w:rsidR="00FD6063" w:rsidRPr="00175291">
        <w:rPr>
          <w:rFonts w:ascii="Times New Roman" w:hAnsi="Times New Roman" w:cs="Times New Roman"/>
          <w:sz w:val="24"/>
          <w:szCs w:val="24"/>
        </w:rPr>
        <w:t>.</w:t>
      </w:r>
    </w:p>
    <w:p w14:paraId="0C11A9D4" w14:textId="1CACE37D" w:rsidR="008D1EC6" w:rsidRPr="00175291" w:rsidRDefault="008D1EC6" w:rsidP="00175291">
      <w:pPr>
        <w:spacing w:line="360" w:lineRule="auto"/>
        <w:jc w:val="both"/>
        <w:rPr>
          <w:rFonts w:ascii="Times New Roman" w:hAnsi="Times New Roman" w:cs="Times New Roman"/>
          <w:sz w:val="24"/>
          <w:szCs w:val="24"/>
        </w:rPr>
      </w:pPr>
    </w:p>
    <w:p w14:paraId="2CEBEC73" w14:textId="77777777" w:rsidR="008D1EC6" w:rsidRPr="00175291" w:rsidRDefault="008D1EC6" w:rsidP="00175291">
      <w:pPr>
        <w:spacing w:line="360" w:lineRule="auto"/>
        <w:jc w:val="both"/>
        <w:rPr>
          <w:rFonts w:ascii="Times New Roman" w:hAnsi="Times New Roman" w:cs="Times New Roman"/>
          <w:sz w:val="24"/>
          <w:szCs w:val="24"/>
        </w:rPr>
      </w:pPr>
    </w:p>
    <w:p w14:paraId="792C35C0" w14:textId="4EF18B65" w:rsidR="00A76353" w:rsidRPr="00325FE2" w:rsidRDefault="00A76353" w:rsidP="00175291">
      <w:pPr>
        <w:pStyle w:val="Titre2"/>
        <w:spacing w:line="360" w:lineRule="auto"/>
        <w:jc w:val="both"/>
        <w:rPr>
          <w:rFonts w:ascii="Times New Roman" w:hAnsi="Times New Roman" w:cs="Times New Roman"/>
          <w:b/>
          <w:color w:val="auto"/>
          <w:sz w:val="24"/>
          <w:szCs w:val="24"/>
        </w:rPr>
      </w:pPr>
      <w:bookmarkStart w:id="612" w:name="_Toc182399149"/>
      <w:bookmarkStart w:id="613" w:name="_Toc182399602"/>
      <w:r w:rsidRPr="00325FE2">
        <w:rPr>
          <w:rFonts w:ascii="Times New Roman" w:hAnsi="Times New Roman" w:cs="Times New Roman"/>
          <w:b/>
          <w:color w:val="auto"/>
          <w:sz w:val="24"/>
          <w:szCs w:val="24"/>
        </w:rPr>
        <w:t>Chapitre 5. Analyse conceptuelle</w:t>
      </w:r>
      <w:bookmarkEnd w:id="612"/>
      <w:bookmarkEnd w:id="613"/>
    </w:p>
    <w:p w14:paraId="2A036A53" w14:textId="60D7AEF2" w:rsidR="00A76353" w:rsidRPr="00325FE2" w:rsidRDefault="00A76353" w:rsidP="00175291">
      <w:pPr>
        <w:pStyle w:val="Titre3"/>
        <w:spacing w:line="360" w:lineRule="auto"/>
        <w:jc w:val="both"/>
        <w:rPr>
          <w:rFonts w:ascii="Times New Roman" w:hAnsi="Times New Roman" w:cs="Times New Roman"/>
          <w:b/>
          <w:color w:val="auto"/>
        </w:rPr>
      </w:pPr>
      <w:bookmarkStart w:id="614" w:name="_Toc182399150"/>
      <w:bookmarkStart w:id="615" w:name="_Toc182399603"/>
      <w:r w:rsidRPr="00325FE2">
        <w:rPr>
          <w:rFonts w:ascii="Times New Roman" w:hAnsi="Times New Roman" w:cs="Times New Roman"/>
          <w:b/>
          <w:color w:val="auto"/>
        </w:rPr>
        <w:t>5.1. Désignation des rôles de l’équipe SCRUM</w:t>
      </w:r>
      <w:bookmarkEnd w:id="614"/>
      <w:bookmarkEnd w:id="615"/>
    </w:p>
    <w:p w14:paraId="3E090C2B" w14:textId="3E36A69A" w:rsidR="00604F9B" w:rsidRPr="00175291" w:rsidRDefault="00C54DA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Dans Scrum, chaque membre de l’éq</w:t>
      </w:r>
      <w:r w:rsidR="00250F1A" w:rsidRPr="00175291">
        <w:rPr>
          <w:rFonts w:ascii="Times New Roman" w:hAnsi="Times New Roman" w:cs="Times New Roman"/>
          <w:sz w:val="24"/>
          <w:szCs w:val="24"/>
          <w:lang w:eastAsia="ja-JP"/>
        </w:rPr>
        <w:t xml:space="preserve">uipe </w:t>
      </w:r>
      <w:r w:rsidR="00E255BE" w:rsidRPr="00175291">
        <w:rPr>
          <w:rFonts w:ascii="Times New Roman" w:hAnsi="Times New Roman" w:cs="Times New Roman"/>
          <w:sz w:val="24"/>
          <w:szCs w:val="24"/>
          <w:lang w:eastAsia="ja-JP"/>
        </w:rPr>
        <w:t>joue</w:t>
      </w:r>
      <w:r w:rsidR="00250F1A" w:rsidRPr="00175291">
        <w:rPr>
          <w:rFonts w:ascii="Times New Roman" w:hAnsi="Times New Roman" w:cs="Times New Roman"/>
          <w:sz w:val="24"/>
          <w:szCs w:val="24"/>
          <w:lang w:eastAsia="ja-JP"/>
        </w:rPr>
        <w:t xml:space="preserve"> un rôle bien défini pour assurer la réussite du projet</w:t>
      </w:r>
      <w:r w:rsidR="00604F9B" w:rsidRPr="00175291">
        <w:rPr>
          <w:rFonts w:ascii="Times New Roman" w:hAnsi="Times New Roman" w:cs="Times New Roman"/>
          <w:sz w:val="24"/>
          <w:szCs w:val="24"/>
          <w:lang w:eastAsia="ja-JP"/>
        </w:rPr>
        <w:t xml:space="preserve">. Dans ce sens, les personnes impliquées dans ce projet jour </w:t>
      </w:r>
      <w:r w:rsidR="00060AEF" w:rsidRPr="00175291">
        <w:rPr>
          <w:rFonts w:ascii="Times New Roman" w:hAnsi="Times New Roman" w:cs="Times New Roman"/>
          <w:sz w:val="24"/>
          <w:szCs w:val="24"/>
          <w:lang w:eastAsia="ja-JP"/>
        </w:rPr>
        <w:t>les rôles suivants</w:t>
      </w:r>
      <w:r w:rsidR="00604F9B" w:rsidRPr="00175291">
        <w:rPr>
          <w:rFonts w:ascii="Times New Roman" w:hAnsi="Times New Roman" w:cs="Times New Roman"/>
          <w:sz w:val="24"/>
          <w:szCs w:val="24"/>
          <w:lang w:eastAsia="ja-JP"/>
        </w:rPr>
        <w:t> :</w:t>
      </w:r>
    </w:p>
    <w:p w14:paraId="38142C3F" w14:textId="1E273875" w:rsidR="00604F9B" w:rsidRPr="00175291" w:rsidRDefault="00604F9B"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Product </w:t>
      </w:r>
      <w:r w:rsidR="00060AEF" w:rsidRPr="00175291">
        <w:rPr>
          <w:rFonts w:ascii="Times New Roman" w:hAnsi="Times New Roman" w:cs="Times New Roman"/>
          <w:sz w:val="24"/>
          <w:szCs w:val="24"/>
          <w:lang w:eastAsia="ja-JP"/>
        </w:rPr>
        <w:t>O</w:t>
      </w:r>
      <w:r w:rsidRPr="00175291">
        <w:rPr>
          <w:rFonts w:ascii="Times New Roman" w:hAnsi="Times New Roman" w:cs="Times New Roman"/>
          <w:sz w:val="24"/>
          <w:szCs w:val="24"/>
          <w:lang w:eastAsia="ja-JP"/>
        </w:rPr>
        <w:t xml:space="preserve">wner : ce rôle est tenu par le chef de </w:t>
      </w:r>
      <w:r w:rsidR="00020B2E">
        <w:rPr>
          <w:rFonts w:ascii="Times New Roman" w:hAnsi="Times New Roman" w:cs="Times New Roman"/>
          <w:sz w:val="24"/>
          <w:szCs w:val="24"/>
          <w:lang w:eastAsia="ja-JP"/>
        </w:rPr>
        <w:t>département</w:t>
      </w:r>
      <w:r w:rsidRPr="00175291">
        <w:rPr>
          <w:rFonts w:ascii="Times New Roman" w:hAnsi="Times New Roman" w:cs="Times New Roman"/>
          <w:sz w:val="24"/>
          <w:szCs w:val="24"/>
          <w:lang w:eastAsia="ja-JP"/>
        </w:rPr>
        <w:t>.</w:t>
      </w:r>
    </w:p>
    <w:p w14:paraId="3E5DC30C" w14:textId="587C3FFD" w:rsidR="00604F9B" w:rsidRPr="00175291" w:rsidRDefault="00604F9B"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Scrum master : ce rôle est tenu par le chef de </w:t>
      </w:r>
      <w:r w:rsidR="00020B2E">
        <w:rPr>
          <w:rFonts w:ascii="Times New Roman" w:hAnsi="Times New Roman" w:cs="Times New Roman"/>
          <w:sz w:val="24"/>
          <w:szCs w:val="24"/>
          <w:lang w:eastAsia="ja-JP"/>
        </w:rPr>
        <w:t>projet</w:t>
      </w:r>
    </w:p>
    <w:p w14:paraId="6F189430" w14:textId="594B06C8" w:rsidR="00250F1A" w:rsidRPr="00175291" w:rsidRDefault="00604F9B"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 xml:space="preserve">Equipe de développement : ce rôle est tenu par le stagiaire qui code et livre les </w:t>
      </w:r>
      <w:r w:rsidR="00060AEF" w:rsidRPr="00175291">
        <w:rPr>
          <w:rFonts w:ascii="Times New Roman" w:hAnsi="Times New Roman" w:cs="Times New Roman"/>
          <w:sz w:val="24"/>
          <w:szCs w:val="24"/>
          <w:lang w:eastAsia="ja-JP"/>
        </w:rPr>
        <w:t>fonctionnalités</w:t>
      </w:r>
      <w:r w:rsidRPr="00175291">
        <w:rPr>
          <w:rFonts w:ascii="Times New Roman" w:hAnsi="Times New Roman" w:cs="Times New Roman"/>
          <w:sz w:val="24"/>
          <w:szCs w:val="24"/>
          <w:lang w:eastAsia="ja-JP"/>
        </w:rPr>
        <w:t>, les membres du RSSI qui teste le code et le produit fini.</w:t>
      </w:r>
    </w:p>
    <w:p w14:paraId="429EBC8C" w14:textId="63DCDAFC" w:rsidR="00A76353" w:rsidRPr="00325FE2" w:rsidRDefault="00A76353" w:rsidP="00175291">
      <w:pPr>
        <w:pStyle w:val="Titre3"/>
        <w:spacing w:line="360" w:lineRule="auto"/>
        <w:jc w:val="both"/>
        <w:rPr>
          <w:rFonts w:ascii="Times New Roman" w:hAnsi="Times New Roman" w:cs="Times New Roman"/>
          <w:b/>
          <w:color w:val="auto"/>
        </w:rPr>
      </w:pPr>
      <w:bookmarkStart w:id="616" w:name="_Toc182399151"/>
      <w:bookmarkStart w:id="617" w:name="_Toc182399604"/>
      <w:r w:rsidRPr="00325FE2">
        <w:rPr>
          <w:rFonts w:ascii="Times New Roman" w:hAnsi="Times New Roman" w:cs="Times New Roman"/>
          <w:b/>
          <w:color w:val="auto"/>
        </w:rPr>
        <w:t xml:space="preserve">5.2. Etapes de l’élaboration du </w:t>
      </w:r>
      <w:r w:rsidR="00774F83" w:rsidRPr="00325FE2">
        <w:rPr>
          <w:rFonts w:ascii="Times New Roman" w:hAnsi="Times New Roman" w:cs="Times New Roman"/>
          <w:b/>
          <w:color w:val="auto"/>
        </w:rPr>
        <w:t>P</w:t>
      </w:r>
      <w:r w:rsidRPr="00325FE2">
        <w:rPr>
          <w:rFonts w:ascii="Times New Roman" w:hAnsi="Times New Roman" w:cs="Times New Roman"/>
          <w:b/>
          <w:color w:val="auto"/>
        </w:rPr>
        <w:t xml:space="preserve">roduct </w:t>
      </w:r>
      <w:r w:rsidR="00774F83" w:rsidRPr="00325FE2">
        <w:rPr>
          <w:rFonts w:ascii="Times New Roman" w:hAnsi="Times New Roman" w:cs="Times New Roman"/>
          <w:b/>
          <w:color w:val="auto"/>
        </w:rPr>
        <w:t>B</w:t>
      </w:r>
      <w:r w:rsidRPr="00325FE2">
        <w:rPr>
          <w:rFonts w:ascii="Times New Roman" w:hAnsi="Times New Roman" w:cs="Times New Roman"/>
          <w:b/>
          <w:color w:val="auto"/>
        </w:rPr>
        <w:t>acklog</w:t>
      </w:r>
      <w:bookmarkEnd w:id="616"/>
      <w:bookmarkEnd w:id="617"/>
    </w:p>
    <w:p w14:paraId="0F5A6267" w14:textId="00D11038" w:rsidR="008A4DB6" w:rsidRPr="00175291" w:rsidRDefault="00604F9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w:t>
      </w:r>
      <w:r w:rsidR="00774F83" w:rsidRPr="00175291">
        <w:rPr>
          <w:rFonts w:ascii="Times New Roman" w:hAnsi="Times New Roman" w:cs="Times New Roman"/>
          <w:sz w:val="24"/>
          <w:szCs w:val="24"/>
          <w:lang w:eastAsia="ja-JP"/>
        </w:rPr>
        <w:t>P</w:t>
      </w:r>
      <w:r w:rsidRPr="00175291">
        <w:rPr>
          <w:rFonts w:ascii="Times New Roman" w:hAnsi="Times New Roman" w:cs="Times New Roman"/>
          <w:sz w:val="24"/>
          <w:szCs w:val="24"/>
          <w:lang w:eastAsia="ja-JP"/>
        </w:rPr>
        <w:t xml:space="preserve">roduct </w:t>
      </w:r>
      <w:r w:rsidR="00774F83" w:rsidRPr="00175291">
        <w:rPr>
          <w:rFonts w:ascii="Times New Roman" w:hAnsi="Times New Roman" w:cs="Times New Roman"/>
          <w:sz w:val="24"/>
          <w:szCs w:val="24"/>
          <w:lang w:eastAsia="ja-JP"/>
        </w:rPr>
        <w:t>B</w:t>
      </w:r>
      <w:r w:rsidRPr="00175291">
        <w:rPr>
          <w:rFonts w:ascii="Times New Roman" w:hAnsi="Times New Roman" w:cs="Times New Roman"/>
          <w:sz w:val="24"/>
          <w:szCs w:val="24"/>
          <w:lang w:eastAsia="ja-JP"/>
        </w:rPr>
        <w:t>acklog est une liste priorisée de toutes les fonctionnalités, modifications et corrections potentielles pour le produit</w:t>
      </w:r>
      <w:r w:rsidR="00182274">
        <w:rPr>
          <w:rFonts w:ascii="Times New Roman" w:hAnsi="Times New Roman" w:cs="Times New Roman"/>
          <w:sz w:val="24"/>
          <w:szCs w:val="24"/>
          <w:lang w:eastAsia="ja-JP"/>
        </w:rPr>
        <w:t xml:space="preserve"> </w:t>
      </w:r>
      <w:r w:rsidR="000604E2">
        <w:rPr>
          <w:rFonts w:ascii="Times New Roman" w:hAnsi="Times New Roman" w:cs="Times New Roman"/>
          <w:sz w:val="24"/>
          <w:szCs w:val="24"/>
          <w:lang w:eastAsia="ja-JP"/>
        </w:rPr>
        <w:t>[3]</w:t>
      </w:r>
      <w:r w:rsidRPr="00175291">
        <w:rPr>
          <w:rFonts w:ascii="Times New Roman" w:hAnsi="Times New Roman" w:cs="Times New Roman"/>
          <w:sz w:val="24"/>
          <w:szCs w:val="24"/>
          <w:lang w:eastAsia="ja-JP"/>
        </w:rPr>
        <w:t xml:space="preserve">. Voici les étapes </w:t>
      </w:r>
      <w:r w:rsidR="00774F83" w:rsidRPr="00175291">
        <w:rPr>
          <w:rFonts w:ascii="Times New Roman" w:hAnsi="Times New Roman" w:cs="Times New Roman"/>
          <w:sz w:val="24"/>
          <w:szCs w:val="24"/>
          <w:lang w:eastAsia="ja-JP"/>
        </w:rPr>
        <w:t>de son élaboration :</w:t>
      </w:r>
    </w:p>
    <w:p w14:paraId="1C29F916" w14:textId="3952C126" w:rsidR="00774F83" w:rsidRPr="00325FE2" w:rsidRDefault="00060AEF" w:rsidP="00175291">
      <w:pPr>
        <w:pStyle w:val="Titre4"/>
        <w:spacing w:line="360" w:lineRule="auto"/>
        <w:ind w:firstLine="708"/>
        <w:jc w:val="both"/>
        <w:rPr>
          <w:rFonts w:ascii="Times New Roman" w:hAnsi="Times New Roman" w:cs="Times New Roman"/>
          <w:b/>
          <w:i w:val="0"/>
          <w:color w:val="auto"/>
          <w:sz w:val="24"/>
          <w:szCs w:val="24"/>
          <w:lang w:eastAsia="ja-JP"/>
        </w:rPr>
      </w:pPr>
      <w:bookmarkStart w:id="618" w:name="_Toc182399605"/>
      <w:r w:rsidRPr="00325FE2">
        <w:rPr>
          <w:rFonts w:ascii="Times New Roman" w:hAnsi="Times New Roman" w:cs="Times New Roman"/>
          <w:b/>
          <w:i w:val="0"/>
          <w:color w:val="auto"/>
          <w:sz w:val="24"/>
          <w:szCs w:val="24"/>
          <w:lang w:eastAsia="ja-JP"/>
        </w:rPr>
        <w:t>5.2.1.</w:t>
      </w:r>
      <w:r w:rsidRPr="00325FE2">
        <w:rPr>
          <w:rFonts w:ascii="Times New Roman" w:hAnsi="Times New Roman" w:cs="Times New Roman"/>
          <w:b/>
          <w:i w:val="0"/>
          <w:color w:val="auto"/>
          <w:sz w:val="24"/>
          <w:szCs w:val="24"/>
          <w:lang w:eastAsia="ja-JP"/>
        </w:rPr>
        <w:tab/>
        <w:t>Recueil des exigences</w:t>
      </w:r>
      <w:bookmarkEnd w:id="618"/>
    </w:p>
    <w:p w14:paraId="36C8A486" w14:textId="100C7B9B" w:rsidR="00060AEF" w:rsidRDefault="00060AE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 xml:space="preserve">Le Product Owner collecte les besoins et attentes des utilisateurs, clients et parties prenantes. Ces informations peuvent être recueillies à l’aide des entretiens, des ateliers (brainstorming, réunion…) et autres. </w:t>
      </w:r>
    </w:p>
    <w:p w14:paraId="0315727A" w14:textId="0B4C6F81" w:rsidR="00060AEF" w:rsidRPr="002A5A20" w:rsidRDefault="002A5A20" w:rsidP="002A5A20">
      <w:pPr>
        <w:spacing w:line="36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Les besoins sont ensuite formulés sous forme d’User Stories, qui permettent de décrire les fonctionnalités souhaitées en mettant en avant la perspective de l’utilisateur.</w:t>
      </w:r>
    </w:p>
    <w:p w14:paraId="47BD3306" w14:textId="025AAD2C" w:rsidR="00060AEF" w:rsidRPr="00325FE2" w:rsidRDefault="00060AEF" w:rsidP="00175291">
      <w:pPr>
        <w:pStyle w:val="Titre4"/>
        <w:spacing w:line="360" w:lineRule="auto"/>
        <w:ind w:firstLine="708"/>
        <w:jc w:val="both"/>
        <w:rPr>
          <w:rFonts w:ascii="Times New Roman" w:hAnsi="Times New Roman" w:cs="Times New Roman"/>
          <w:b/>
          <w:i w:val="0"/>
          <w:color w:val="auto"/>
          <w:sz w:val="24"/>
          <w:szCs w:val="24"/>
          <w:lang w:eastAsia="ja-JP"/>
        </w:rPr>
      </w:pPr>
      <w:bookmarkStart w:id="619" w:name="_Toc182399606"/>
      <w:r w:rsidRPr="00325FE2">
        <w:rPr>
          <w:rFonts w:ascii="Times New Roman" w:hAnsi="Times New Roman" w:cs="Times New Roman"/>
          <w:b/>
          <w:i w:val="0"/>
          <w:color w:val="auto"/>
          <w:sz w:val="24"/>
          <w:szCs w:val="24"/>
          <w:lang w:eastAsia="ja-JP"/>
        </w:rPr>
        <w:t xml:space="preserve">5.2.2. </w:t>
      </w:r>
      <w:r w:rsidRPr="00325FE2">
        <w:rPr>
          <w:rFonts w:ascii="Times New Roman" w:hAnsi="Times New Roman" w:cs="Times New Roman"/>
          <w:b/>
          <w:i w:val="0"/>
          <w:color w:val="auto"/>
          <w:sz w:val="24"/>
          <w:szCs w:val="24"/>
          <w:lang w:eastAsia="ja-JP"/>
        </w:rPr>
        <w:tab/>
        <w:t>Priorisation des exigences</w:t>
      </w:r>
      <w:r w:rsidR="00A73D43">
        <w:rPr>
          <w:rFonts w:ascii="Times New Roman" w:hAnsi="Times New Roman" w:cs="Times New Roman"/>
          <w:b/>
          <w:i w:val="0"/>
          <w:color w:val="auto"/>
          <w:sz w:val="24"/>
          <w:szCs w:val="24"/>
          <w:lang w:eastAsia="ja-JP"/>
        </w:rPr>
        <w:t xml:space="preserve"> complexité</w:t>
      </w:r>
      <w:bookmarkEnd w:id="619"/>
    </w:p>
    <w:p w14:paraId="0776AB8C" w14:textId="77777777" w:rsidR="00A73D43" w:rsidRDefault="00060AE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La priorisa</w:t>
      </w:r>
      <w:r w:rsidR="00C73D70" w:rsidRPr="00175291">
        <w:rPr>
          <w:rFonts w:ascii="Times New Roman" w:hAnsi="Times New Roman" w:cs="Times New Roman"/>
          <w:sz w:val="24"/>
          <w:szCs w:val="24"/>
          <w:lang w:eastAsia="ja-JP"/>
        </w:rPr>
        <w:t>tion</w:t>
      </w:r>
      <w:r w:rsidR="002A5A20">
        <w:rPr>
          <w:rFonts w:ascii="Times New Roman" w:hAnsi="Times New Roman" w:cs="Times New Roman"/>
          <w:sz w:val="24"/>
          <w:szCs w:val="24"/>
          <w:lang w:eastAsia="ja-JP"/>
        </w:rPr>
        <w:t xml:space="preserve"> des exigences</w:t>
      </w:r>
      <w:r w:rsidR="00C73D70" w:rsidRPr="00175291">
        <w:rPr>
          <w:rFonts w:ascii="Times New Roman" w:hAnsi="Times New Roman" w:cs="Times New Roman"/>
          <w:sz w:val="24"/>
          <w:szCs w:val="24"/>
          <w:lang w:eastAsia="ja-JP"/>
        </w:rPr>
        <w:t xml:space="preserve"> se fait en fonction de plusieurs critères, tels qu</w:t>
      </w:r>
      <w:r w:rsidR="00555AC3">
        <w:rPr>
          <w:rFonts w:ascii="Times New Roman" w:hAnsi="Times New Roman" w:cs="Times New Roman"/>
          <w:sz w:val="24"/>
          <w:szCs w:val="24"/>
          <w:lang w:eastAsia="ja-JP"/>
        </w:rPr>
        <w:t>e</w:t>
      </w:r>
      <w:r w:rsidR="00C73D70" w:rsidRPr="00175291">
        <w:rPr>
          <w:rFonts w:ascii="Times New Roman" w:hAnsi="Times New Roman" w:cs="Times New Roman"/>
          <w:sz w:val="24"/>
          <w:szCs w:val="24"/>
          <w:lang w:eastAsia="ja-JP"/>
        </w:rPr>
        <w:t xml:space="preserve"> la valeur métier, l’impact sur l’utilisateur, et les risques techniques.</w:t>
      </w:r>
      <w:r w:rsidR="002A5A20">
        <w:rPr>
          <w:rFonts w:ascii="Times New Roman" w:hAnsi="Times New Roman" w:cs="Times New Roman"/>
          <w:sz w:val="24"/>
          <w:szCs w:val="24"/>
          <w:lang w:eastAsia="ja-JP"/>
        </w:rPr>
        <w:t xml:space="preserve"> Elles sont alors classées par le Product Owner en fonction de ses critères.</w:t>
      </w:r>
      <w:r w:rsidR="00351E0E">
        <w:rPr>
          <w:rFonts w:ascii="Times New Roman" w:hAnsi="Times New Roman" w:cs="Times New Roman"/>
          <w:sz w:val="24"/>
          <w:szCs w:val="24"/>
          <w:lang w:eastAsia="ja-JP"/>
        </w:rPr>
        <w:t xml:space="preserve"> </w:t>
      </w:r>
    </w:p>
    <w:p w14:paraId="01C5D412" w14:textId="0086E7BE" w:rsidR="00C73D70" w:rsidRPr="00175291" w:rsidRDefault="00351E0E" w:rsidP="00175291">
      <w:pPr>
        <w:spacing w:line="36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 xml:space="preserve">La </w:t>
      </w:r>
      <w:r w:rsidR="00A73D43">
        <w:rPr>
          <w:rFonts w:ascii="Times New Roman" w:hAnsi="Times New Roman" w:cs="Times New Roman"/>
          <w:sz w:val="24"/>
          <w:szCs w:val="24"/>
          <w:lang w:eastAsia="ja-JP"/>
        </w:rPr>
        <w:t>détermination de la complexité</w:t>
      </w:r>
      <w:r>
        <w:rPr>
          <w:rFonts w:ascii="Times New Roman" w:hAnsi="Times New Roman" w:cs="Times New Roman"/>
          <w:sz w:val="24"/>
          <w:szCs w:val="24"/>
          <w:lang w:eastAsia="ja-JP"/>
        </w:rPr>
        <w:t xml:space="preserve"> se fait se fait en utilisant des techniques de points, en utilisant une suite de Fibonacci comme valeur (1, 2, 3, 5, 8, 13, …) avec 1 la complexité la plus basse</w:t>
      </w:r>
      <w:r w:rsidR="000E6DDE">
        <w:rPr>
          <w:rFonts w:ascii="Times New Roman" w:hAnsi="Times New Roman" w:cs="Times New Roman"/>
          <w:sz w:val="24"/>
          <w:szCs w:val="24"/>
          <w:lang w:eastAsia="ja-JP"/>
        </w:rPr>
        <w:t xml:space="preserve"> [4]</w:t>
      </w:r>
      <w:r>
        <w:rPr>
          <w:rFonts w:ascii="Times New Roman" w:hAnsi="Times New Roman" w:cs="Times New Roman"/>
          <w:sz w:val="24"/>
          <w:szCs w:val="24"/>
          <w:lang w:eastAsia="ja-JP"/>
        </w:rPr>
        <w:t>.</w:t>
      </w:r>
    </w:p>
    <w:p w14:paraId="04F43D3A" w14:textId="539BAFEA" w:rsidR="00060AEF" w:rsidRPr="00325FE2" w:rsidRDefault="00060AEF" w:rsidP="00175291">
      <w:pPr>
        <w:pStyle w:val="Titre4"/>
        <w:spacing w:line="360" w:lineRule="auto"/>
        <w:ind w:firstLine="708"/>
        <w:jc w:val="both"/>
        <w:rPr>
          <w:rFonts w:ascii="Times New Roman" w:hAnsi="Times New Roman" w:cs="Times New Roman"/>
          <w:b/>
          <w:i w:val="0"/>
          <w:color w:val="auto"/>
          <w:sz w:val="24"/>
          <w:szCs w:val="24"/>
          <w:lang w:eastAsia="ja-JP"/>
        </w:rPr>
      </w:pPr>
      <w:bookmarkStart w:id="620" w:name="_Toc182399607"/>
      <w:r w:rsidRPr="00325FE2">
        <w:rPr>
          <w:rFonts w:ascii="Times New Roman" w:hAnsi="Times New Roman" w:cs="Times New Roman"/>
          <w:b/>
          <w:i w:val="0"/>
          <w:color w:val="auto"/>
          <w:sz w:val="24"/>
          <w:szCs w:val="24"/>
          <w:lang w:eastAsia="ja-JP"/>
        </w:rPr>
        <w:t>5.2.3.</w:t>
      </w:r>
      <w:r w:rsidRPr="00325FE2">
        <w:rPr>
          <w:rFonts w:ascii="Times New Roman" w:hAnsi="Times New Roman" w:cs="Times New Roman"/>
          <w:b/>
          <w:i w:val="0"/>
          <w:color w:val="auto"/>
          <w:sz w:val="24"/>
          <w:szCs w:val="24"/>
          <w:lang w:eastAsia="ja-JP"/>
        </w:rPr>
        <w:tab/>
        <w:t>Décomposition des exigences</w:t>
      </w:r>
      <w:bookmarkEnd w:id="620"/>
    </w:p>
    <w:p w14:paraId="22F796EF" w14:textId="40E1377A" w:rsidR="00E87B67" w:rsidRPr="00E87B67" w:rsidRDefault="00E87B67" w:rsidP="00E87B67">
      <w:pPr>
        <w:spacing w:line="360" w:lineRule="auto"/>
        <w:jc w:val="both"/>
        <w:rPr>
          <w:lang w:eastAsia="ja-JP"/>
        </w:rPr>
      </w:pPr>
      <w:r>
        <w:rPr>
          <w:rFonts w:ascii="Times New Roman" w:hAnsi="Times New Roman" w:cs="Times New Roman"/>
          <w:sz w:val="24"/>
          <w:szCs w:val="24"/>
          <w:lang w:eastAsia="ja-JP"/>
        </w:rPr>
        <w:t>Les éléments sont décomposés en tâches plus petites si nécessaire pour qu’ils soient réalisables en un sprint. L’équipe de développement estime alors la complexité de chaque tâche pour faciliter la priorisation.</w:t>
      </w:r>
    </w:p>
    <w:p w14:paraId="7A356130" w14:textId="55D768CE" w:rsidR="00060AEF" w:rsidRPr="00D90C72" w:rsidRDefault="00060AEF" w:rsidP="00175291">
      <w:pPr>
        <w:pStyle w:val="Titre4"/>
        <w:spacing w:line="360" w:lineRule="auto"/>
        <w:ind w:firstLine="708"/>
        <w:jc w:val="both"/>
        <w:rPr>
          <w:rFonts w:ascii="Times New Roman" w:hAnsi="Times New Roman" w:cs="Times New Roman"/>
          <w:b/>
          <w:i w:val="0"/>
          <w:color w:val="auto"/>
          <w:sz w:val="24"/>
          <w:szCs w:val="24"/>
          <w:lang w:eastAsia="ja-JP"/>
        </w:rPr>
      </w:pPr>
      <w:bookmarkStart w:id="621" w:name="_Toc182399608"/>
      <w:r w:rsidRPr="00D90C72">
        <w:rPr>
          <w:rFonts w:ascii="Times New Roman" w:hAnsi="Times New Roman" w:cs="Times New Roman"/>
          <w:b/>
          <w:i w:val="0"/>
          <w:color w:val="auto"/>
          <w:sz w:val="24"/>
          <w:szCs w:val="24"/>
          <w:lang w:eastAsia="ja-JP"/>
        </w:rPr>
        <w:t>5.2.</w:t>
      </w:r>
      <w:r w:rsidR="00E87B67" w:rsidRPr="00D90C72">
        <w:rPr>
          <w:rFonts w:ascii="Times New Roman" w:hAnsi="Times New Roman" w:cs="Times New Roman"/>
          <w:b/>
          <w:i w:val="0"/>
          <w:color w:val="auto"/>
          <w:sz w:val="24"/>
          <w:szCs w:val="24"/>
          <w:lang w:eastAsia="ja-JP"/>
        </w:rPr>
        <w:t>4</w:t>
      </w:r>
      <w:r w:rsidRPr="00D90C72">
        <w:rPr>
          <w:rFonts w:ascii="Times New Roman" w:hAnsi="Times New Roman" w:cs="Times New Roman"/>
          <w:b/>
          <w:i w:val="0"/>
          <w:color w:val="auto"/>
          <w:sz w:val="24"/>
          <w:szCs w:val="24"/>
          <w:lang w:eastAsia="ja-JP"/>
        </w:rPr>
        <w:t>.</w:t>
      </w:r>
      <w:r w:rsidRPr="00D90C72">
        <w:rPr>
          <w:rFonts w:ascii="Times New Roman" w:hAnsi="Times New Roman" w:cs="Times New Roman"/>
          <w:b/>
          <w:i w:val="0"/>
          <w:color w:val="auto"/>
          <w:sz w:val="24"/>
          <w:szCs w:val="24"/>
          <w:lang w:eastAsia="ja-JP"/>
        </w:rPr>
        <w:tab/>
        <w:t xml:space="preserve">Affinage </w:t>
      </w:r>
      <w:r w:rsidR="00666710" w:rsidRPr="00D90C72">
        <w:rPr>
          <w:rFonts w:ascii="Times New Roman" w:hAnsi="Times New Roman" w:cs="Times New Roman"/>
          <w:b/>
          <w:i w:val="0"/>
          <w:color w:val="auto"/>
          <w:sz w:val="24"/>
          <w:szCs w:val="24"/>
          <w:lang w:eastAsia="ja-JP"/>
        </w:rPr>
        <w:t>continue</w:t>
      </w:r>
      <w:bookmarkEnd w:id="621"/>
    </w:p>
    <w:p w14:paraId="7A83DEAA" w14:textId="70E7A9FA" w:rsidR="00060AEF" w:rsidRDefault="00E87B67" w:rsidP="00175291">
      <w:pPr>
        <w:spacing w:line="360" w:lineRule="auto"/>
        <w:jc w:val="both"/>
        <w:rPr>
          <w:rFonts w:ascii="Times New Roman" w:hAnsi="Times New Roman" w:cs="Times New Roman"/>
          <w:sz w:val="24"/>
          <w:szCs w:val="24"/>
          <w:lang w:eastAsia="ja-JP"/>
        </w:rPr>
      </w:pPr>
      <w:r w:rsidRPr="00E87B67">
        <w:rPr>
          <w:rFonts w:ascii="Times New Roman" w:hAnsi="Times New Roman" w:cs="Times New Roman"/>
          <w:sz w:val="24"/>
          <w:szCs w:val="24"/>
          <w:lang w:eastAsia="ja-JP"/>
        </w:rPr>
        <w:t>Puisque le P</w:t>
      </w:r>
      <w:r>
        <w:rPr>
          <w:rFonts w:ascii="Times New Roman" w:hAnsi="Times New Roman" w:cs="Times New Roman"/>
          <w:sz w:val="24"/>
          <w:szCs w:val="24"/>
          <w:lang w:eastAsia="ja-JP"/>
        </w:rPr>
        <w:t>roduct Backlog est continuellement mis à jour, il doit s’adapter aux nouvelles informations, aux changements de priorité et aux retours des utilisateurs.</w:t>
      </w:r>
    </w:p>
    <w:p w14:paraId="3298283F" w14:textId="57E06D90" w:rsidR="00E87B67" w:rsidRPr="00E87B67" w:rsidRDefault="00E87B67" w:rsidP="00175291">
      <w:pPr>
        <w:spacing w:line="360" w:lineRule="auto"/>
        <w:jc w:val="both"/>
        <w:rPr>
          <w:rFonts w:ascii="Times New Roman" w:hAnsi="Times New Roman" w:cs="Times New Roman"/>
          <w:sz w:val="24"/>
          <w:szCs w:val="24"/>
          <w:lang w:eastAsia="ja-JP"/>
        </w:rPr>
      </w:pPr>
      <w:r>
        <w:rPr>
          <w:rFonts w:ascii="Times New Roman" w:hAnsi="Times New Roman" w:cs="Times New Roman"/>
          <w:sz w:val="24"/>
          <w:szCs w:val="24"/>
          <w:lang w:eastAsia="ja-JP"/>
        </w:rPr>
        <w:t>Ce processus d’affinage inclut la réévaluation des priorités, l’ajout de nouvelles User stories et l’amélioration de la définition des tâches existantes.</w:t>
      </w:r>
    </w:p>
    <w:p w14:paraId="7939061C" w14:textId="263D52FD" w:rsidR="00A76353" w:rsidRDefault="00A76353" w:rsidP="00175291">
      <w:pPr>
        <w:pStyle w:val="Titre3"/>
        <w:spacing w:line="360" w:lineRule="auto"/>
        <w:jc w:val="both"/>
        <w:rPr>
          <w:rFonts w:ascii="Times New Roman" w:hAnsi="Times New Roman" w:cs="Times New Roman"/>
          <w:b/>
          <w:color w:val="auto"/>
        </w:rPr>
      </w:pPr>
      <w:bookmarkStart w:id="622" w:name="_Toc182399152"/>
      <w:bookmarkStart w:id="623" w:name="_Toc182399609"/>
      <w:r w:rsidRPr="00E87B67">
        <w:rPr>
          <w:rFonts w:ascii="Times New Roman" w:hAnsi="Times New Roman" w:cs="Times New Roman"/>
          <w:b/>
          <w:color w:val="auto"/>
        </w:rPr>
        <w:t xml:space="preserve">5.3. Product </w:t>
      </w:r>
      <w:r w:rsidR="001E347E">
        <w:rPr>
          <w:rFonts w:ascii="Times New Roman" w:hAnsi="Times New Roman" w:cs="Times New Roman"/>
          <w:b/>
          <w:color w:val="auto"/>
        </w:rPr>
        <w:t>B</w:t>
      </w:r>
      <w:r w:rsidRPr="00E87B67">
        <w:rPr>
          <w:rFonts w:ascii="Times New Roman" w:hAnsi="Times New Roman" w:cs="Times New Roman"/>
          <w:b/>
          <w:color w:val="auto"/>
        </w:rPr>
        <w:t>acklog</w:t>
      </w:r>
      <w:bookmarkEnd w:id="622"/>
      <w:bookmarkEnd w:id="623"/>
    </w:p>
    <w:p w14:paraId="3D0FE294" w14:textId="194D21C3" w:rsidR="0057427E" w:rsidRDefault="0057427E" w:rsidP="0057427E">
      <w:pPr>
        <w:rPr>
          <w:lang w:eastAsia="ja-JP"/>
        </w:rPr>
      </w:pPr>
      <w:r>
        <w:rPr>
          <w:lang w:eastAsia="ja-JP"/>
        </w:rPr>
        <w:t>Le Product Backlog contient l’ensemble des fonctionnalités et modifications prévues pour le produit.</w:t>
      </w:r>
    </w:p>
    <w:p w14:paraId="756BC060" w14:textId="2D0B61F4" w:rsidR="00B12705" w:rsidRDefault="00B12705" w:rsidP="0057427E">
      <w:pPr>
        <w:rPr>
          <w:lang w:eastAsia="ja-JP"/>
        </w:rPr>
      </w:pPr>
      <w:r>
        <w:rPr>
          <w:lang w:eastAsia="ja-JP"/>
        </w:rPr>
        <w:t>Le tableau 11 représente le Product Backlog de ce projet.</w:t>
      </w:r>
    </w:p>
    <w:p w14:paraId="6F6F4EF6" w14:textId="44485071" w:rsidR="00B12705" w:rsidRPr="00EB3B94" w:rsidRDefault="00B12705" w:rsidP="00EB3B94">
      <w:pPr>
        <w:pStyle w:val="Lgende"/>
        <w:keepNext/>
        <w:jc w:val="center"/>
        <w:rPr>
          <w:i w:val="0"/>
          <w:iCs w:val="0"/>
          <w:color w:val="auto"/>
          <w:sz w:val="24"/>
          <w:szCs w:val="24"/>
        </w:rPr>
      </w:pPr>
      <w:bookmarkStart w:id="624" w:name="_Toc182399225"/>
      <w:r w:rsidRPr="00EB3B94">
        <w:rPr>
          <w:i w:val="0"/>
          <w:iCs w:val="0"/>
          <w:color w:val="auto"/>
          <w:sz w:val="24"/>
          <w:szCs w:val="24"/>
        </w:rPr>
        <w:lastRenderedPageBreak/>
        <w:t xml:space="preserve">Tableau </w:t>
      </w:r>
      <w:r w:rsidRPr="00EB3B94">
        <w:rPr>
          <w:i w:val="0"/>
          <w:iCs w:val="0"/>
          <w:color w:val="auto"/>
          <w:sz w:val="24"/>
          <w:szCs w:val="24"/>
        </w:rPr>
        <w:fldChar w:fldCharType="begin"/>
      </w:r>
      <w:r w:rsidRPr="00EB3B94">
        <w:rPr>
          <w:i w:val="0"/>
          <w:iCs w:val="0"/>
          <w:color w:val="auto"/>
          <w:sz w:val="24"/>
          <w:szCs w:val="24"/>
        </w:rPr>
        <w:instrText xml:space="preserve"> SEQ Tableau \* ARABIC </w:instrText>
      </w:r>
      <w:r w:rsidRPr="00EB3B94">
        <w:rPr>
          <w:i w:val="0"/>
          <w:iCs w:val="0"/>
          <w:color w:val="auto"/>
          <w:sz w:val="24"/>
          <w:szCs w:val="24"/>
        </w:rPr>
        <w:fldChar w:fldCharType="separate"/>
      </w:r>
      <w:r w:rsidR="00AD1242">
        <w:rPr>
          <w:i w:val="0"/>
          <w:iCs w:val="0"/>
          <w:noProof/>
          <w:color w:val="auto"/>
          <w:sz w:val="24"/>
          <w:szCs w:val="24"/>
        </w:rPr>
        <w:t>11</w:t>
      </w:r>
      <w:r w:rsidRPr="00EB3B94">
        <w:rPr>
          <w:i w:val="0"/>
          <w:iCs w:val="0"/>
          <w:color w:val="auto"/>
          <w:sz w:val="24"/>
          <w:szCs w:val="24"/>
        </w:rPr>
        <w:fldChar w:fldCharType="end"/>
      </w:r>
      <w:r w:rsidRPr="00EB3B94">
        <w:rPr>
          <w:i w:val="0"/>
          <w:iCs w:val="0"/>
          <w:color w:val="auto"/>
          <w:sz w:val="24"/>
          <w:szCs w:val="24"/>
        </w:rPr>
        <w:t>. Product Backlog</w:t>
      </w:r>
      <w:bookmarkEnd w:id="624"/>
    </w:p>
    <w:tbl>
      <w:tblPr>
        <w:tblStyle w:val="Grilledutableau"/>
        <w:tblW w:w="0" w:type="auto"/>
        <w:tblLook w:val="04A0" w:firstRow="1" w:lastRow="0" w:firstColumn="1" w:lastColumn="0" w:noHBand="0" w:noVBand="1"/>
      </w:tblPr>
      <w:tblGrid>
        <w:gridCol w:w="6709"/>
        <w:gridCol w:w="1016"/>
        <w:gridCol w:w="1337"/>
      </w:tblGrid>
      <w:tr w:rsidR="0057427E" w:rsidRPr="003838E5" w14:paraId="44648D54" w14:textId="77777777" w:rsidTr="00B12705">
        <w:trPr>
          <w:trHeight w:val="679"/>
        </w:trPr>
        <w:tc>
          <w:tcPr>
            <w:tcW w:w="6799" w:type="dxa"/>
            <w:shd w:val="clear" w:color="auto" w:fill="E7E6E6" w:themeFill="background2"/>
          </w:tcPr>
          <w:p w14:paraId="67877F29" w14:textId="28FFF390" w:rsidR="0057427E" w:rsidRPr="003838E5" w:rsidRDefault="0057427E" w:rsidP="0057427E">
            <w:pPr>
              <w:jc w:val="center"/>
              <w:rPr>
                <w:rFonts w:ascii="Times New Roman" w:hAnsi="Times New Roman" w:cs="Times New Roman"/>
                <w:b/>
                <w:sz w:val="24"/>
                <w:szCs w:val="24"/>
              </w:rPr>
            </w:pPr>
            <w:r w:rsidRPr="003838E5">
              <w:rPr>
                <w:rFonts w:ascii="Times New Roman" w:hAnsi="Times New Roman" w:cs="Times New Roman"/>
                <w:b/>
                <w:sz w:val="24"/>
                <w:szCs w:val="24"/>
              </w:rPr>
              <w:t>User story</w:t>
            </w:r>
          </w:p>
        </w:tc>
        <w:tc>
          <w:tcPr>
            <w:tcW w:w="993" w:type="dxa"/>
            <w:shd w:val="clear" w:color="auto" w:fill="E7E6E6" w:themeFill="background2"/>
          </w:tcPr>
          <w:p w14:paraId="54262494" w14:textId="18EBC5B0" w:rsidR="0057427E" w:rsidRPr="003838E5" w:rsidRDefault="0057427E" w:rsidP="0057427E">
            <w:pPr>
              <w:jc w:val="center"/>
              <w:rPr>
                <w:rFonts w:ascii="Times New Roman" w:hAnsi="Times New Roman" w:cs="Times New Roman"/>
                <w:b/>
                <w:sz w:val="24"/>
                <w:szCs w:val="24"/>
              </w:rPr>
            </w:pPr>
            <w:r w:rsidRPr="003838E5">
              <w:rPr>
                <w:rFonts w:ascii="Times New Roman" w:hAnsi="Times New Roman" w:cs="Times New Roman"/>
                <w:b/>
                <w:sz w:val="24"/>
                <w:szCs w:val="24"/>
              </w:rPr>
              <w:t>Priorité</w:t>
            </w:r>
          </w:p>
        </w:tc>
        <w:tc>
          <w:tcPr>
            <w:tcW w:w="1270" w:type="dxa"/>
            <w:shd w:val="clear" w:color="auto" w:fill="E7E6E6" w:themeFill="background2"/>
          </w:tcPr>
          <w:p w14:paraId="5656360E" w14:textId="09441D0C" w:rsidR="0057427E" w:rsidRPr="003838E5" w:rsidRDefault="0057427E" w:rsidP="00F90496">
            <w:pPr>
              <w:jc w:val="center"/>
              <w:rPr>
                <w:rFonts w:ascii="Times New Roman" w:hAnsi="Times New Roman" w:cs="Times New Roman"/>
                <w:b/>
                <w:sz w:val="24"/>
                <w:szCs w:val="24"/>
              </w:rPr>
            </w:pPr>
            <w:r w:rsidRPr="003838E5">
              <w:rPr>
                <w:rFonts w:ascii="Times New Roman" w:hAnsi="Times New Roman" w:cs="Times New Roman"/>
                <w:b/>
                <w:sz w:val="24"/>
                <w:szCs w:val="24"/>
              </w:rPr>
              <w:t>Estimation</w:t>
            </w:r>
            <w:r w:rsidR="00B12705" w:rsidRPr="003838E5">
              <w:rPr>
                <w:rFonts w:ascii="Times New Roman" w:hAnsi="Times New Roman" w:cs="Times New Roman"/>
                <w:b/>
                <w:sz w:val="24"/>
                <w:szCs w:val="24"/>
              </w:rPr>
              <w:t xml:space="preserve"> (points)</w:t>
            </w:r>
          </w:p>
        </w:tc>
      </w:tr>
      <w:tr w:rsidR="0057427E" w:rsidRPr="003838E5" w14:paraId="7AB59979" w14:textId="77777777" w:rsidTr="00B12705">
        <w:tc>
          <w:tcPr>
            <w:tcW w:w="6799" w:type="dxa"/>
          </w:tcPr>
          <w:p w14:paraId="1477400A" w14:textId="77777777" w:rsidR="0057427E" w:rsidRPr="003838E5" w:rsidRDefault="0057427E" w:rsidP="0057427E">
            <w:pPr>
              <w:rPr>
                <w:rFonts w:ascii="Times New Roman" w:hAnsi="Times New Roman" w:cs="Times New Roman"/>
                <w:sz w:val="24"/>
                <w:szCs w:val="24"/>
              </w:rPr>
            </w:pPr>
            <w:r w:rsidRPr="003838E5">
              <w:rPr>
                <w:rFonts w:ascii="Times New Roman" w:hAnsi="Times New Roman" w:cs="Times New Roman"/>
                <w:sz w:val="24"/>
                <w:szCs w:val="24"/>
              </w:rPr>
              <w:t>En tant qu’utilisateur je veux pouvoir me connecter avec mes identifiants AD (Active directory).</w:t>
            </w:r>
          </w:p>
          <w:p w14:paraId="608EABFA" w14:textId="77777777" w:rsidR="0057427E" w:rsidRPr="003838E5" w:rsidRDefault="0057427E" w:rsidP="0057427E">
            <w:pPr>
              <w:rPr>
                <w:rFonts w:ascii="Times New Roman" w:hAnsi="Times New Roman" w:cs="Times New Roman"/>
                <w:sz w:val="24"/>
                <w:szCs w:val="24"/>
              </w:rPr>
            </w:pPr>
          </w:p>
        </w:tc>
        <w:tc>
          <w:tcPr>
            <w:tcW w:w="993" w:type="dxa"/>
          </w:tcPr>
          <w:p w14:paraId="5C687534" w14:textId="68CA282D" w:rsidR="0057427E"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2E652E7F" w14:textId="65D13BBB" w:rsidR="0057427E"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57427E" w:rsidRPr="003838E5" w14:paraId="2C189EF6" w14:textId="77777777" w:rsidTr="00B12705">
        <w:tc>
          <w:tcPr>
            <w:tcW w:w="6799" w:type="dxa"/>
          </w:tcPr>
          <w:p w14:paraId="70914353" w14:textId="77777777" w:rsidR="0057427E" w:rsidRPr="003838E5" w:rsidRDefault="0057427E" w:rsidP="0057427E">
            <w:pPr>
              <w:rPr>
                <w:rFonts w:ascii="Times New Roman" w:hAnsi="Times New Roman" w:cs="Times New Roman"/>
                <w:sz w:val="24"/>
                <w:szCs w:val="24"/>
              </w:rPr>
            </w:pPr>
            <w:r w:rsidRPr="003838E5">
              <w:rPr>
                <w:rFonts w:ascii="Times New Roman" w:hAnsi="Times New Roman" w:cs="Times New Roman"/>
                <w:sz w:val="24"/>
                <w:szCs w:val="24"/>
              </w:rPr>
              <w:t>En tant qu’admin je veux pouvoir gérer les accès des utilisateurs.</w:t>
            </w:r>
          </w:p>
          <w:p w14:paraId="23CDA0E8" w14:textId="77777777" w:rsidR="0057427E" w:rsidRPr="003838E5" w:rsidRDefault="0057427E" w:rsidP="0057427E">
            <w:pPr>
              <w:rPr>
                <w:rFonts w:ascii="Times New Roman" w:hAnsi="Times New Roman" w:cs="Times New Roman"/>
                <w:sz w:val="24"/>
                <w:szCs w:val="24"/>
              </w:rPr>
            </w:pPr>
          </w:p>
        </w:tc>
        <w:tc>
          <w:tcPr>
            <w:tcW w:w="993" w:type="dxa"/>
          </w:tcPr>
          <w:p w14:paraId="22A2B821" w14:textId="10A284DE" w:rsidR="0057427E" w:rsidRPr="003838E5" w:rsidRDefault="0057427E"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577E8747" w14:textId="7CD946B9" w:rsidR="0057427E"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57427E" w:rsidRPr="003838E5" w14:paraId="4BCFBCEA" w14:textId="77777777" w:rsidTr="00B12705">
        <w:tc>
          <w:tcPr>
            <w:tcW w:w="6799" w:type="dxa"/>
          </w:tcPr>
          <w:p w14:paraId="479719FC" w14:textId="054224F6" w:rsidR="0057427E" w:rsidRPr="003838E5" w:rsidRDefault="00B12705" w:rsidP="0057427E">
            <w:pPr>
              <w:rPr>
                <w:rFonts w:ascii="Times New Roman" w:hAnsi="Times New Roman" w:cs="Times New Roman"/>
                <w:sz w:val="24"/>
                <w:szCs w:val="24"/>
              </w:rPr>
            </w:pPr>
            <w:r w:rsidRPr="003838E5">
              <w:rPr>
                <w:rFonts w:ascii="Times New Roman" w:hAnsi="Times New Roman" w:cs="Times New Roman"/>
                <w:sz w:val="24"/>
                <w:szCs w:val="24"/>
              </w:rPr>
              <w:t>En tant que collaborateur je veux pouvoir créer un projet et gérer les ressources et budget de celui-ci</w:t>
            </w:r>
          </w:p>
        </w:tc>
        <w:tc>
          <w:tcPr>
            <w:tcW w:w="993" w:type="dxa"/>
          </w:tcPr>
          <w:p w14:paraId="0ACCB17E" w14:textId="0AD079F0" w:rsidR="0057427E"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69C1D330" w14:textId="3A36B626" w:rsidR="0057427E" w:rsidRPr="003838E5" w:rsidRDefault="00F90496" w:rsidP="00F90496">
            <w:pPr>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57427E" w:rsidRPr="003838E5" w14:paraId="5739C1EE" w14:textId="77777777" w:rsidTr="00B12705">
        <w:tc>
          <w:tcPr>
            <w:tcW w:w="6799" w:type="dxa"/>
          </w:tcPr>
          <w:p w14:paraId="7B8F4D19" w14:textId="2661C30D" w:rsidR="0057427E" w:rsidRPr="003838E5" w:rsidRDefault="00B12705" w:rsidP="0057427E">
            <w:pPr>
              <w:rPr>
                <w:rFonts w:ascii="Times New Roman" w:hAnsi="Times New Roman" w:cs="Times New Roman"/>
                <w:sz w:val="24"/>
                <w:szCs w:val="24"/>
              </w:rPr>
            </w:pPr>
            <w:r w:rsidRPr="003838E5">
              <w:rPr>
                <w:rFonts w:ascii="Times New Roman" w:hAnsi="Times New Roman" w:cs="Times New Roman"/>
                <w:sz w:val="24"/>
                <w:szCs w:val="24"/>
              </w:rPr>
              <w:t>En tant que collaborateur dans un projet je veux avoir une vision précise de l'avancée de mon projet.</w:t>
            </w:r>
          </w:p>
        </w:tc>
        <w:tc>
          <w:tcPr>
            <w:tcW w:w="993" w:type="dxa"/>
          </w:tcPr>
          <w:p w14:paraId="438DAE18" w14:textId="7CA263EF" w:rsidR="0057427E"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2D5CABDB" w14:textId="0CF07413" w:rsidR="0057427E" w:rsidRPr="003838E5" w:rsidRDefault="00351E0E" w:rsidP="00F90496">
            <w:pPr>
              <w:jc w:val="center"/>
              <w:rPr>
                <w:rFonts w:ascii="Times New Roman" w:hAnsi="Times New Roman" w:cs="Times New Roman"/>
                <w:sz w:val="24"/>
                <w:szCs w:val="24"/>
              </w:rPr>
            </w:pPr>
            <w:del w:id="625" w:author="Damien ANDRIATSILAVINA (DSI)" w:date="2024-11-15T08:39:00Z" w16du:dateUtc="2024-11-15T05:39:00Z">
              <w:r w:rsidRPr="003838E5" w:rsidDel="00512277">
                <w:rPr>
                  <w:rFonts w:ascii="Times New Roman" w:hAnsi="Times New Roman" w:cs="Times New Roman"/>
                  <w:sz w:val="24"/>
                  <w:szCs w:val="24"/>
                </w:rPr>
                <w:delText>3</w:delText>
              </w:r>
            </w:del>
            <w:ins w:id="626" w:author="Damien ANDRIATSILAVINA (DSI)" w:date="2024-11-15T08:39:00Z" w16du:dateUtc="2024-11-15T05:39:00Z">
              <w:r w:rsidR="00512277">
                <w:rPr>
                  <w:rFonts w:ascii="Times New Roman" w:hAnsi="Times New Roman" w:cs="Times New Roman"/>
                  <w:sz w:val="24"/>
                  <w:szCs w:val="24"/>
                </w:rPr>
                <w:t>2</w:t>
              </w:r>
            </w:ins>
          </w:p>
        </w:tc>
      </w:tr>
      <w:tr w:rsidR="0057427E" w:rsidRPr="003838E5" w14:paraId="39B28547" w14:textId="77777777" w:rsidTr="00B12705">
        <w:tc>
          <w:tcPr>
            <w:tcW w:w="6799" w:type="dxa"/>
          </w:tcPr>
          <w:p w14:paraId="5DD1AB57" w14:textId="7209EA80" w:rsidR="0057427E" w:rsidRPr="003838E5" w:rsidRDefault="00B12705" w:rsidP="0057427E">
            <w:pPr>
              <w:rPr>
                <w:rFonts w:ascii="Times New Roman" w:hAnsi="Times New Roman" w:cs="Times New Roman"/>
                <w:sz w:val="24"/>
                <w:szCs w:val="24"/>
              </w:rPr>
            </w:pPr>
            <w:r w:rsidRPr="003838E5">
              <w:rPr>
                <w:rFonts w:ascii="Times New Roman" w:hAnsi="Times New Roman" w:cs="Times New Roman"/>
                <w:sz w:val="24"/>
                <w:szCs w:val="24"/>
              </w:rPr>
              <w:t>En tant que collaborateur dans un projet je veux voir le retard ou l'avance que j'ai sur un projet.</w:t>
            </w:r>
          </w:p>
        </w:tc>
        <w:tc>
          <w:tcPr>
            <w:tcW w:w="993" w:type="dxa"/>
          </w:tcPr>
          <w:p w14:paraId="4FA70750" w14:textId="71CA3216" w:rsidR="0057427E"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Faible</w:t>
            </w:r>
          </w:p>
        </w:tc>
        <w:tc>
          <w:tcPr>
            <w:tcW w:w="1270" w:type="dxa"/>
          </w:tcPr>
          <w:p w14:paraId="55D078AE" w14:textId="2BFD2BD4" w:rsidR="0057427E"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57427E" w:rsidRPr="003838E5" w14:paraId="029DAF6C" w14:textId="77777777" w:rsidTr="00B12705">
        <w:tc>
          <w:tcPr>
            <w:tcW w:w="6799" w:type="dxa"/>
          </w:tcPr>
          <w:p w14:paraId="066B6F76" w14:textId="77777777"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qu'initiateur d'un projet je veux voir combien de temps durera ce projet.</w:t>
            </w:r>
          </w:p>
          <w:p w14:paraId="10AFB502" w14:textId="77777777" w:rsidR="0057427E" w:rsidRPr="003838E5" w:rsidRDefault="0057427E" w:rsidP="0057427E">
            <w:pPr>
              <w:rPr>
                <w:rFonts w:ascii="Times New Roman" w:hAnsi="Times New Roman" w:cs="Times New Roman"/>
                <w:sz w:val="24"/>
                <w:szCs w:val="24"/>
              </w:rPr>
            </w:pPr>
          </w:p>
        </w:tc>
        <w:tc>
          <w:tcPr>
            <w:tcW w:w="993" w:type="dxa"/>
          </w:tcPr>
          <w:p w14:paraId="3FBFDAC1" w14:textId="38B5288B" w:rsidR="0057427E"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3E37ED76" w14:textId="5AF8C78A" w:rsidR="0057427E" w:rsidRPr="003838E5" w:rsidRDefault="00351E0E" w:rsidP="00F90496">
            <w:pPr>
              <w:jc w:val="center"/>
              <w:rPr>
                <w:rFonts w:ascii="Times New Roman" w:hAnsi="Times New Roman" w:cs="Times New Roman"/>
                <w:sz w:val="24"/>
                <w:szCs w:val="24"/>
              </w:rPr>
            </w:pPr>
            <w:del w:id="627" w:author="Damien ANDRIATSILAVINA (DSI)" w:date="2024-11-15T08:39:00Z" w16du:dateUtc="2024-11-15T05:39:00Z">
              <w:r w:rsidRPr="003838E5" w:rsidDel="00512277">
                <w:rPr>
                  <w:rFonts w:ascii="Times New Roman" w:hAnsi="Times New Roman" w:cs="Times New Roman"/>
                  <w:sz w:val="24"/>
                  <w:szCs w:val="24"/>
                </w:rPr>
                <w:delText>3</w:delText>
              </w:r>
            </w:del>
            <w:ins w:id="628" w:author="Damien ANDRIATSILAVINA (DSI)" w:date="2024-11-15T08:39:00Z" w16du:dateUtc="2024-11-15T05:39:00Z">
              <w:r w:rsidR="00512277">
                <w:rPr>
                  <w:rFonts w:ascii="Times New Roman" w:hAnsi="Times New Roman" w:cs="Times New Roman"/>
                  <w:sz w:val="24"/>
                  <w:szCs w:val="24"/>
                </w:rPr>
                <w:t>1</w:t>
              </w:r>
            </w:ins>
          </w:p>
        </w:tc>
      </w:tr>
      <w:tr w:rsidR="00B12705" w:rsidRPr="003838E5" w14:paraId="3432507B" w14:textId="77777777" w:rsidTr="00B12705">
        <w:tc>
          <w:tcPr>
            <w:tcW w:w="6799" w:type="dxa"/>
          </w:tcPr>
          <w:p w14:paraId="514D67FF" w14:textId="09464605"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collaborateur dans un projet je veux voir clairement les taches qui me sont associées.</w:t>
            </w:r>
          </w:p>
        </w:tc>
        <w:tc>
          <w:tcPr>
            <w:tcW w:w="993" w:type="dxa"/>
          </w:tcPr>
          <w:p w14:paraId="219B81C6" w14:textId="2E800FA6"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65CE3E20" w14:textId="2017FAD9"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57427E" w:rsidRPr="003838E5" w14:paraId="78A47328" w14:textId="77777777" w:rsidTr="00B12705">
        <w:tc>
          <w:tcPr>
            <w:tcW w:w="6799" w:type="dxa"/>
          </w:tcPr>
          <w:p w14:paraId="765F76C2" w14:textId="0C37D5EF" w:rsidR="0057427E" w:rsidRPr="003838E5" w:rsidRDefault="00B12705" w:rsidP="0057427E">
            <w:pPr>
              <w:rPr>
                <w:rFonts w:ascii="Times New Roman" w:hAnsi="Times New Roman" w:cs="Times New Roman"/>
                <w:sz w:val="24"/>
                <w:szCs w:val="24"/>
              </w:rPr>
            </w:pPr>
            <w:r w:rsidRPr="003838E5">
              <w:rPr>
                <w:rFonts w:ascii="Times New Roman" w:hAnsi="Times New Roman" w:cs="Times New Roman"/>
                <w:sz w:val="24"/>
                <w:szCs w:val="24"/>
              </w:rPr>
              <w:t>En tant que Directeur des Systèmes Informatiques, je veux voir les ressources utilisées par mes équipes.</w:t>
            </w:r>
          </w:p>
        </w:tc>
        <w:tc>
          <w:tcPr>
            <w:tcW w:w="993" w:type="dxa"/>
          </w:tcPr>
          <w:p w14:paraId="475BD6FB" w14:textId="150F5B0A" w:rsidR="0057427E"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29533852" w14:textId="52FF0F2D" w:rsidR="0057427E"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5FAE5808" w14:textId="77777777" w:rsidTr="00B12705">
        <w:tc>
          <w:tcPr>
            <w:tcW w:w="6799" w:type="dxa"/>
          </w:tcPr>
          <w:p w14:paraId="3E740F3C" w14:textId="77777777"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Directeur des Systèmes Informatiques, je veux voir la disponibilité de mes équipes.</w:t>
            </w:r>
          </w:p>
          <w:p w14:paraId="0F301E2A" w14:textId="77777777" w:rsidR="00B12705" w:rsidRPr="003838E5" w:rsidRDefault="00B12705" w:rsidP="0057427E">
            <w:pPr>
              <w:rPr>
                <w:rFonts w:ascii="Times New Roman" w:hAnsi="Times New Roman" w:cs="Times New Roman"/>
                <w:sz w:val="24"/>
                <w:szCs w:val="24"/>
              </w:rPr>
            </w:pPr>
          </w:p>
        </w:tc>
        <w:tc>
          <w:tcPr>
            <w:tcW w:w="993" w:type="dxa"/>
          </w:tcPr>
          <w:p w14:paraId="4401E928" w14:textId="561E4A7F"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185A6A57" w14:textId="0681DACC"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13</w:t>
            </w:r>
          </w:p>
        </w:tc>
      </w:tr>
      <w:tr w:rsidR="00B12705" w:rsidRPr="003838E5" w14:paraId="017712DB" w14:textId="77777777" w:rsidTr="00B12705">
        <w:tc>
          <w:tcPr>
            <w:tcW w:w="6799" w:type="dxa"/>
          </w:tcPr>
          <w:p w14:paraId="1EE9D257" w14:textId="501B15A1"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collaborateurs dans un projet je veux voir quand il me sera favorable de prendre un congé.</w:t>
            </w:r>
          </w:p>
        </w:tc>
        <w:tc>
          <w:tcPr>
            <w:tcW w:w="993" w:type="dxa"/>
          </w:tcPr>
          <w:p w14:paraId="0B371266" w14:textId="43119A0D"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5AC98EC5" w14:textId="07E8312F"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13</w:t>
            </w:r>
          </w:p>
        </w:tc>
      </w:tr>
      <w:tr w:rsidR="00B12705" w:rsidRPr="003838E5" w14:paraId="678E6F51" w14:textId="77777777" w:rsidTr="00B12705">
        <w:tc>
          <w:tcPr>
            <w:tcW w:w="6799" w:type="dxa"/>
          </w:tcPr>
          <w:p w14:paraId="7A850462" w14:textId="5E517308"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Directeur des Systèmes informatiques je veux voir quand tel ou tel membre de mes équipes pourrait prendre un nouveau projet.</w:t>
            </w:r>
          </w:p>
        </w:tc>
        <w:tc>
          <w:tcPr>
            <w:tcW w:w="993" w:type="dxa"/>
          </w:tcPr>
          <w:p w14:paraId="5C062560" w14:textId="7001DE01"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72D4C4CA" w14:textId="71B3810F"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5ECAC585" w14:textId="77777777" w:rsidTr="00B12705">
        <w:tc>
          <w:tcPr>
            <w:tcW w:w="6799" w:type="dxa"/>
          </w:tcPr>
          <w:p w14:paraId="78121DEA" w14:textId="24086A64"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directeur des Systèmes informatiques je veux voir les productivités de chaque membre de mon équipe.</w:t>
            </w:r>
          </w:p>
        </w:tc>
        <w:tc>
          <w:tcPr>
            <w:tcW w:w="993" w:type="dxa"/>
          </w:tcPr>
          <w:p w14:paraId="6A12A0CD" w14:textId="79EC79E7"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67AFCFFB" w14:textId="5DC603EE"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13</w:t>
            </w:r>
          </w:p>
        </w:tc>
      </w:tr>
      <w:tr w:rsidR="00B12705" w:rsidRPr="003838E5" w14:paraId="4923AFB6" w14:textId="77777777" w:rsidTr="00B12705">
        <w:tc>
          <w:tcPr>
            <w:tcW w:w="6799" w:type="dxa"/>
          </w:tcPr>
          <w:p w14:paraId="7918C589" w14:textId="77777777"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collaborateurs je veux voir les priorités des projets auxquelles je participe.</w:t>
            </w:r>
          </w:p>
          <w:p w14:paraId="44EC6C02" w14:textId="77777777" w:rsidR="00B12705" w:rsidRPr="003838E5" w:rsidRDefault="00B12705" w:rsidP="00B12705">
            <w:pPr>
              <w:rPr>
                <w:rFonts w:ascii="Times New Roman" w:hAnsi="Times New Roman" w:cs="Times New Roman"/>
                <w:sz w:val="24"/>
                <w:szCs w:val="24"/>
              </w:rPr>
            </w:pPr>
          </w:p>
        </w:tc>
        <w:tc>
          <w:tcPr>
            <w:tcW w:w="993" w:type="dxa"/>
          </w:tcPr>
          <w:p w14:paraId="3CF87047" w14:textId="23529C80"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21F82EAF" w14:textId="555FB7E3"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5</w:t>
            </w:r>
          </w:p>
        </w:tc>
      </w:tr>
      <w:tr w:rsidR="00B12705" w:rsidRPr="003838E5" w14:paraId="6F603141" w14:textId="77777777" w:rsidTr="00B12705">
        <w:tc>
          <w:tcPr>
            <w:tcW w:w="6799" w:type="dxa"/>
          </w:tcPr>
          <w:p w14:paraId="584E6B7F" w14:textId="77777777"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collaborateur je veux voir mes activités et ceux de mes subordonnées.</w:t>
            </w:r>
          </w:p>
          <w:p w14:paraId="7F23EC99" w14:textId="77777777" w:rsidR="00B12705" w:rsidRPr="003838E5" w:rsidRDefault="00B12705" w:rsidP="00B12705">
            <w:pPr>
              <w:rPr>
                <w:rFonts w:ascii="Times New Roman" w:hAnsi="Times New Roman" w:cs="Times New Roman"/>
                <w:sz w:val="24"/>
                <w:szCs w:val="24"/>
              </w:rPr>
            </w:pPr>
          </w:p>
        </w:tc>
        <w:tc>
          <w:tcPr>
            <w:tcW w:w="993" w:type="dxa"/>
          </w:tcPr>
          <w:p w14:paraId="2038B5DA" w14:textId="58C94432"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3AA537F3" w14:textId="541E5D46"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0F6D9ED2" w14:textId="77777777" w:rsidTr="00B12705">
        <w:tc>
          <w:tcPr>
            <w:tcW w:w="6799" w:type="dxa"/>
          </w:tcPr>
          <w:p w14:paraId="358F5D3E" w14:textId="7B72A518"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qu'utilisateur je veux voir l'historique de mes projets et de mes activités.</w:t>
            </w:r>
          </w:p>
        </w:tc>
        <w:tc>
          <w:tcPr>
            <w:tcW w:w="993" w:type="dxa"/>
          </w:tcPr>
          <w:p w14:paraId="57F8DEA8" w14:textId="205920F3"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Moyen</w:t>
            </w:r>
          </w:p>
        </w:tc>
        <w:tc>
          <w:tcPr>
            <w:tcW w:w="1270" w:type="dxa"/>
          </w:tcPr>
          <w:p w14:paraId="0182BBDC" w14:textId="2BED3028"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8</w:t>
            </w:r>
          </w:p>
        </w:tc>
      </w:tr>
      <w:tr w:rsidR="00B12705" w:rsidRPr="003838E5" w14:paraId="23EB2EE3" w14:textId="77777777" w:rsidTr="00B12705">
        <w:tc>
          <w:tcPr>
            <w:tcW w:w="6799" w:type="dxa"/>
          </w:tcPr>
          <w:p w14:paraId="10726FBE" w14:textId="77777777" w:rsidR="00B12705" w:rsidRPr="003838E5" w:rsidRDefault="00B12705" w:rsidP="00B12705">
            <w:pPr>
              <w:rPr>
                <w:rFonts w:ascii="Times New Roman" w:hAnsi="Times New Roman" w:cs="Times New Roman"/>
                <w:sz w:val="24"/>
                <w:szCs w:val="24"/>
              </w:rPr>
            </w:pPr>
            <w:r w:rsidRPr="003838E5">
              <w:rPr>
                <w:rFonts w:ascii="Times New Roman" w:hAnsi="Times New Roman" w:cs="Times New Roman"/>
                <w:sz w:val="24"/>
                <w:szCs w:val="24"/>
              </w:rPr>
              <w:t>En tant que cadre je veux voir les activités de la semaine passée et en cours de mon équipe.</w:t>
            </w:r>
          </w:p>
          <w:p w14:paraId="7AB03B35" w14:textId="77777777" w:rsidR="00B12705" w:rsidRPr="003838E5" w:rsidRDefault="00B12705" w:rsidP="00B12705">
            <w:pPr>
              <w:rPr>
                <w:rFonts w:ascii="Times New Roman" w:hAnsi="Times New Roman" w:cs="Times New Roman"/>
                <w:sz w:val="24"/>
                <w:szCs w:val="24"/>
              </w:rPr>
            </w:pPr>
          </w:p>
        </w:tc>
        <w:tc>
          <w:tcPr>
            <w:tcW w:w="993" w:type="dxa"/>
          </w:tcPr>
          <w:p w14:paraId="55DC549E" w14:textId="560BDE00" w:rsidR="00B12705" w:rsidRPr="003838E5" w:rsidRDefault="00D34752" w:rsidP="0057427E">
            <w:pPr>
              <w:rPr>
                <w:rFonts w:ascii="Times New Roman" w:hAnsi="Times New Roman" w:cs="Times New Roman"/>
                <w:sz w:val="24"/>
                <w:szCs w:val="24"/>
              </w:rPr>
            </w:pPr>
            <w:r w:rsidRPr="003838E5">
              <w:rPr>
                <w:rFonts w:ascii="Times New Roman" w:hAnsi="Times New Roman" w:cs="Times New Roman"/>
                <w:sz w:val="24"/>
                <w:szCs w:val="24"/>
              </w:rPr>
              <w:t>Haute</w:t>
            </w:r>
          </w:p>
        </w:tc>
        <w:tc>
          <w:tcPr>
            <w:tcW w:w="1270" w:type="dxa"/>
          </w:tcPr>
          <w:p w14:paraId="00A70EB0" w14:textId="22A084DF" w:rsidR="00B12705" w:rsidRPr="003838E5" w:rsidRDefault="00351E0E" w:rsidP="00F90496">
            <w:pPr>
              <w:jc w:val="center"/>
              <w:rPr>
                <w:rFonts w:ascii="Times New Roman" w:hAnsi="Times New Roman" w:cs="Times New Roman"/>
                <w:sz w:val="24"/>
                <w:szCs w:val="24"/>
              </w:rPr>
            </w:pPr>
            <w:r w:rsidRPr="003838E5">
              <w:rPr>
                <w:rFonts w:ascii="Times New Roman" w:hAnsi="Times New Roman" w:cs="Times New Roman"/>
                <w:sz w:val="24"/>
                <w:szCs w:val="24"/>
              </w:rPr>
              <w:t>13</w:t>
            </w:r>
          </w:p>
        </w:tc>
      </w:tr>
    </w:tbl>
    <w:p w14:paraId="77E7EB06" w14:textId="62453B51" w:rsidR="00A76353" w:rsidRDefault="00A76353" w:rsidP="00175291">
      <w:pPr>
        <w:pStyle w:val="Titre3"/>
        <w:spacing w:line="360" w:lineRule="auto"/>
        <w:jc w:val="both"/>
        <w:rPr>
          <w:rFonts w:ascii="Times New Roman" w:hAnsi="Times New Roman" w:cs="Times New Roman"/>
          <w:b/>
          <w:color w:val="auto"/>
        </w:rPr>
      </w:pPr>
      <w:bookmarkStart w:id="629" w:name="_Toc182399153"/>
      <w:bookmarkStart w:id="630" w:name="_Toc182399610"/>
      <w:r w:rsidRPr="00BD417A">
        <w:rPr>
          <w:rFonts w:ascii="Times New Roman" w:hAnsi="Times New Roman" w:cs="Times New Roman"/>
          <w:b/>
          <w:color w:val="auto"/>
        </w:rPr>
        <w:t xml:space="preserve">5.4. Sprint </w:t>
      </w:r>
      <w:r w:rsidR="0057427E" w:rsidRPr="00BD417A">
        <w:rPr>
          <w:rFonts w:ascii="Times New Roman" w:hAnsi="Times New Roman" w:cs="Times New Roman"/>
          <w:b/>
          <w:color w:val="auto"/>
        </w:rPr>
        <w:t>Backlog</w:t>
      </w:r>
      <w:bookmarkEnd w:id="629"/>
      <w:bookmarkEnd w:id="630"/>
    </w:p>
    <w:p w14:paraId="518A8AFB" w14:textId="017673D2" w:rsidR="00ED4655" w:rsidRPr="00ED4655" w:rsidRDefault="00ED4655" w:rsidP="00ED4655">
      <w:pPr>
        <w:rPr>
          <w:lang w:eastAsia="ja-JP"/>
        </w:rPr>
      </w:pPr>
      <w:r>
        <w:rPr>
          <w:lang w:eastAsia="ja-JP"/>
        </w:rPr>
        <w:t>Le sprint Backlog représente le travail à accomplir durant un sprint spécifique. Un sprint étant définie pendant ce projet à une période de 2 semaines.</w:t>
      </w:r>
    </w:p>
    <w:p w14:paraId="1C8D68E0" w14:textId="79971742" w:rsidR="00A76353" w:rsidRDefault="00A76353"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631" w:name="_Toc182399611"/>
      <w:r w:rsidRPr="00325FE2">
        <w:rPr>
          <w:rFonts w:ascii="Times New Roman" w:hAnsi="Times New Roman" w:cs="Times New Roman"/>
          <w:b/>
          <w:i w:val="0"/>
          <w:iCs w:val="0"/>
          <w:color w:val="auto"/>
          <w:sz w:val="24"/>
          <w:szCs w:val="24"/>
          <w:lang w:eastAsia="ja-JP"/>
        </w:rPr>
        <w:lastRenderedPageBreak/>
        <w:t>5.4.1. Présentation du travail à faire</w:t>
      </w:r>
      <w:bookmarkEnd w:id="631"/>
    </w:p>
    <w:p w14:paraId="60D2D431" w14:textId="6F32F451" w:rsidR="00EB3B94" w:rsidRDefault="00B63F29" w:rsidP="00EB3B94">
      <w:pPr>
        <w:rPr>
          <w:lang w:eastAsia="ja-JP"/>
        </w:rPr>
      </w:pPr>
      <w:r>
        <w:rPr>
          <w:lang w:eastAsia="ja-JP"/>
        </w:rPr>
        <w:t>Le travail à faire est estimé dans le temps</w:t>
      </w:r>
      <w:r w:rsidR="001C7670">
        <w:rPr>
          <w:lang w:eastAsia="ja-JP"/>
        </w:rPr>
        <w:t xml:space="preserve"> en heures ou en jours ou en semaine, chaque user story comportent quant à eux des tâches qui leurs sont spécifiques.</w:t>
      </w:r>
      <w:r w:rsidR="0056219D">
        <w:rPr>
          <w:lang w:eastAsia="ja-JP"/>
        </w:rPr>
        <w:t xml:space="preserve"> Les User stories se sont ajoutés au fil du temps pendant le développement et peuvent être listé comme dans le tableau 12.</w:t>
      </w:r>
    </w:p>
    <w:p w14:paraId="0537823F" w14:textId="0F0CFD4F" w:rsidR="0056219D" w:rsidRPr="0056219D" w:rsidRDefault="0056219D" w:rsidP="0056219D">
      <w:pPr>
        <w:pStyle w:val="Lgende"/>
        <w:keepNext/>
        <w:jc w:val="center"/>
        <w:rPr>
          <w:i w:val="0"/>
          <w:iCs w:val="0"/>
          <w:color w:val="auto"/>
          <w:sz w:val="24"/>
          <w:szCs w:val="24"/>
        </w:rPr>
      </w:pPr>
      <w:bookmarkStart w:id="632" w:name="_Toc182399226"/>
      <w:r w:rsidRPr="0056219D">
        <w:rPr>
          <w:i w:val="0"/>
          <w:iCs w:val="0"/>
          <w:color w:val="auto"/>
          <w:sz w:val="24"/>
          <w:szCs w:val="24"/>
        </w:rPr>
        <w:t xml:space="preserve">Tableau </w:t>
      </w:r>
      <w:r w:rsidRPr="0056219D">
        <w:rPr>
          <w:i w:val="0"/>
          <w:iCs w:val="0"/>
          <w:color w:val="auto"/>
          <w:sz w:val="24"/>
          <w:szCs w:val="24"/>
        </w:rPr>
        <w:fldChar w:fldCharType="begin"/>
      </w:r>
      <w:r w:rsidRPr="0056219D">
        <w:rPr>
          <w:i w:val="0"/>
          <w:iCs w:val="0"/>
          <w:color w:val="auto"/>
          <w:sz w:val="24"/>
          <w:szCs w:val="24"/>
        </w:rPr>
        <w:instrText xml:space="preserve"> SEQ Tableau \* ARABIC </w:instrText>
      </w:r>
      <w:r w:rsidRPr="0056219D">
        <w:rPr>
          <w:i w:val="0"/>
          <w:iCs w:val="0"/>
          <w:color w:val="auto"/>
          <w:sz w:val="24"/>
          <w:szCs w:val="24"/>
        </w:rPr>
        <w:fldChar w:fldCharType="separate"/>
      </w:r>
      <w:r w:rsidR="00AD1242">
        <w:rPr>
          <w:i w:val="0"/>
          <w:iCs w:val="0"/>
          <w:noProof/>
          <w:color w:val="auto"/>
          <w:sz w:val="24"/>
          <w:szCs w:val="24"/>
        </w:rPr>
        <w:t>12</w:t>
      </w:r>
      <w:r w:rsidRPr="0056219D">
        <w:rPr>
          <w:i w:val="0"/>
          <w:iCs w:val="0"/>
          <w:color w:val="auto"/>
          <w:sz w:val="24"/>
          <w:szCs w:val="24"/>
        </w:rPr>
        <w:fldChar w:fldCharType="end"/>
      </w:r>
      <w:r w:rsidRPr="0056219D">
        <w:rPr>
          <w:i w:val="0"/>
          <w:iCs w:val="0"/>
          <w:color w:val="auto"/>
          <w:sz w:val="24"/>
          <w:szCs w:val="24"/>
        </w:rPr>
        <w:t>. Liste de travail à faire</w:t>
      </w:r>
      <w:bookmarkEnd w:id="632"/>
    </w:p>
    <w:tbl>
      <w:tblPr>
        <w:tblStyle w:val="Grilledutableau"/>
        <w:tblW w:w="0" w:type="auto"/>
        <w:tblLook w:val="04A0" w:firstRow="1" w:lastRow="0" w:firstColumn="1" w:lastColumn="0" w:noHBand="0" w:noVBand="1"/>
      </w:tblPr>
      <w:tblGrid>
        <w:gridCol w:w="3681"/>
        <w:gridCol w:w="4210"/>
        <w:gridCol w:w="1171"/>
      </w:tblGrid>
      <w:tr w:rsidR="001C7670" w14:paraId="7BE65253" w14:textId="77777777" w:rsidTr="007E1182">
        <w:tc>
          <w:tcPr>
            <w:tcW w:w="3681" w:type="dxa"/>
            <w:shd w:val="clear" w:color="auto" w:fill="E7E6E6" w:themeFill="background2"/>
          </w:tcPr>
          <w:p w14:paraId="47058406" w14:textId="0A5730AD" w:rsidR="001C7670" w:rsidRDefault="001C7670" w:rsidP="007E1182">
            <w:pPr>
              <w:jc w:val="center"/>
            </w:pPr>
            <w:r>
              <w:t>User story</w:t>
            </w:r>
          </w:p>
        </w:tc>
        <w:tc>
          <w:tcPr>
            <w:tcW w:w="4210" w:type="dxa"/>
            <w:shd w:val="clear" w:color="auto" w:fill="E7E6E6" w:themeFill="background2"/>
          </w:tcPr>
          <w:p w14:paraId="39A6AE2D" w14:textId="3D5EED3A" w:rsidR="001C7670" w:rsidRDefault="001C7670" w:rsidP="007E1182">
            <w:pPr>
              <w:jc w:val="center"/>
            </w:pPr>
            <w:r>
              <w:t>Tâches</w:t>
            </w:r>
          </w:p>
        </w:tc>
        <w:tc>
          <w:tcPr>
            <w:tcW w:w="1171" w:type="dxa"/>
            <w:shd w:val="clear" w:color="auto" w:fill="E7E6E6" w:themeFill="background2"/>
          </w:tcPr>
          <w:p w14:paraId="4A74BF93" w14:textId="5DA21443" w:rsidR="001C7670" w:rsidRDefault="001C7670" w:rsidP="007E1182">
            <w:pPr>
              <w:jc w:val="center"/>
            </w:pPr>
            <w:r>
              <w:t>Estimation</w:t>
            </w:r>
          </w:p>
        </w:tc>
      </w:tr>
      <w:tr w:rsidR="001C7670" w14:paraId="1E31F478" w14:textId="77777777" w:rsidTr="001C7670">
        <w:tc>
          <w:tcPr>
            <w:tcW w:w="3681" w:type="dxa"/>
          </w:tcPr>
          <w:p w14:paraId="758C4CFA" w14:textId="77777777" w:rsidR="001C7670" w:rsidRPr="0057427E" w:rsidRDefault="001C7670" w:rsidP="001C7670">
            <w:r w:rsidRPr="0057427E">
              <w:t>En tant qu’utilisateur je veux pouvoir me connecter avec mes identifiants AD (Active directory).</w:t>
            </w:r>
          </w:p>
          <w:p w14:paraId="4DF137E2" w14:textId="77777777" w:rsidR="001C7670" w:rsidRDefault="001C7670" w:rsidP="00EB3B94"/>
        </w:tc>
        <w:tc>
          <w:tcPr>
            <w:tcW w:w="4210" w:type="dxa"/>
          </w:tcPr>
          <w:p w14:paraId="6BDB0BAD" w14:textId="77777777" w:rsidR="001C7670" w:rsidRDefault="001C7670" w:rsidP="001C7670">
            <w:pPr>
              <w:pStyle w:val="Paragraphedeliste"/>
              <w:numPr>
                <w:ilvl w:val="0"/>
                <w:numId w:val="5"/>
              </w:numPr>
            </w:pPr>
            <w:r>
              <w:t>Création de l’interface login</w:t>
            </w:r>
          </w:p>
          <w:p w14:paraId="39F9AB26" w14:textId="000F0F2B" w:rsidR="001C7670" w:rsidRPr="001C7670" w:rsidRDefault="001C7670" w:rsidP="001C7670">
            <w:pPr>
              <w:pStyle w:val="Paragraphedeliste"/>
              <w:numPr>
                <w:ilvl w:val="0"/>
                <w:numId w:val="5"/>
              </w:numPr>
            </w:pPr>
            <w:r>
              <w:t>Relier l’interface avec les identifiants AD</w:t>
            </w:r>
          </w:p>
        </w:tc>
        <w:tc>
          <w:tcPr>
            <w:tcW w:w="1171" w:type="dxa"/>
          </w:tcPr>
          <w:p w14:paraId="3A27A6AC" w14:textId="047D40AA" w:rsidR="001C7670" w:rsidRDefault="001C7670" w:rsidP="00EB3B94">
            <w:r>
              <w:t>1semaine</w:t>
            </w:r>
          </w:p>
        </w:tc>
      </w:tr>
      <w:tr w:rsidR="001C7670" w14:paraId="6538A01B" w14:textId="77777777" w:rsidTr="001C7670">
        <w:tc>
          <w:tcPr>
            <w:tcW w:w="3681" w:type="dxa"/>
          </w:tcPr>
          <w:p w14:paraId="635CFA89" w14:textId="453034EF" w:rsidR="001C7670" w:rsidRPr="0057427E" w:rsidRDefault="001C7670" w:rsidP="001C7670">
            <w:r>
              <w:t>En tant qu’admin je veux avoir une liste des utilisateurs</w:t>
            </w:r>
          </w:p>
        </w:tc>
        <w:tc>
          <w:tcPr>
            <w:tcW w:w="4210" w:type="dxa"/>
          </w:tcPr>
          <w:p w14:paraId="4942D783" w14:textId="77777777" w:rsidR="001C7670" w:rsidRDefault="001C7670" w:rsidP="001C7670">
            <w:pPr>
              <w:pStyle w:val="Paragraphedeliste"/>
              <w:numPr>
                <w:ilvl w:val="0"/>
                <w:numId w:val="5"/>
              </w:numPr>
            </w:pPr>
            <w:r>
              <w:t>Get de tous les utilisateurs actifs de l’AD</w:t>
            </w:r>
          </w:p>
          <w:p w14:paraId="0104326A" w14:textId="16837B83" w:rsidR="001C7670" w:rsidRDefault="001C7670" w:rsidP="001C7670">
            <w:pPr>
              <w:pStyle w:val="Paragraphedeliste"/>
              <w:numPr>
                <w:ilvl w:val="0"/>
                <w:numId w:val="5"/>
              </w:numPr>
            </w:pPr>
            <w:r>
              <w:t>Créer un bouton pour synchroniser les données utilisateurs avec les données AD</w:t>
            </w:r>
          </w:p>
        </w:tc>
        <w:tc>
          <w:tcPr>
            <w:tcW w:w="1171" w:type="dxa"/>
          </w:tcPr>
          <w:p w14:paraId="190EBB6A" w14:textId="468DD0D0" w:rsidR="001C7670" w:rsidRDefault="001C7670" w:rsidP="00EB3B94">
            <w:r>
              <w:t>3 jours</w:t>
            </w:r>
          </w:p>
        </w:tc>
      </w:tr>
      <w:tr w:rsidR="001C7670" w14:paraId="39632197" w14:textId="77777777" w:rsidTr="001C7670">
        <w:tc>
          <w:tcPr>
            <w:tcW w:w="3681" w:type="dxa"/>
          </w:tcPr>
          <w:p w14:paraId="61C92200" w14:textId="77777777" w:rsidR="001C7670" w:rsidRPr="0057427E" w:rsidRDefault="001C7670" w:rsidP="001C7670">
            <w:r w:rsidRPr="0057427E">
              <w:t>En tant qu’admin je veux pouvoir gérer les accès des utilisateurs.</w:t>
            </w:r>
          </w:p>
          <w:p w14:paraId="7D7C6D37" w14:textId="77777777" w:rsidR="001C7670" w:rsidRDefault="001C7670" w:rsidP="00EB3B94"/>
        </w:tc>
        <w:tc>
          <w:tcPr>
            <w:tcW w:w="4210" w:type="dxa"/>
          </w:tcPr>
          <w:p w14:paraId="0631274F" w14:textId="77777777" w:rsidR="001C7670" w:rsidRDefault="001C7670" w:rsidP="001C7670">
            <w:pPr>
              <w:pStyle w:val="Paragraphedeliste"/>
              <w:numPr>
                <w:ilvl w:val="0"/>
                <w:numId w:val="5"/>
              </w:numPr>
            </w:pPr>
            <w:r>
              <w:t>Création de l’interface tableau des accès.</w:t>
            </w:r>
          </w:p>
          <w:p w14:paraId="24BD43B3" w14:textId="77777777" w:rsidR="001C7670" w:rsidRDefault="001C7670" w:rsidP="001C7670">
            <w:pPr>
              <w:pStyle w:val="Paragraphedeliste"/>
              <w:numPr>
                <w:ilvl w:val="0"/>
                <w:numId w:val="5"/>
              </w:numPr>
            </w:pPr>
            <w:r>
              <w:t>Création du formulaire d’ajout et modification d’accès.</w:t>
            </w:r>
          </w:p>
          <w:p w14:paraId="2976DE14" w14:textId="7D36380E" w:rsidR="001C7670" w:rsidRPr="001C7670" w:rsidRDefault="001C7670" w:rsidP="001C7670">
            <w:pPr>
              <w:pStyle w:val="Paragraphedeliste"/>
              <w:numPr>
                <w:ilvl w:val="0"/>
                <w:numId w:val="5"/>
              </w:numPr>
            </w:pPr>
            <w:r>
              <w:t>Assignation des accès créer aux utilisateurs.</w:t>
            </w:r>
          </w:p>
        </w:tc>
        <w:tc>
          <w:tcPr>
            <w:tcW w:w="1171" w:type="dxa"/>
          </w:tcPr>
          <w:p w14:paraId="50326BEC" w14:textId="50B43A29" w:rsidR="001C7670" w:rsidRDefault="001C7670" w:rsidP="00EB3B94">
            <w:r>
              <w:t>2semaine</w:t>
            </w:r>
          </w:p>
        </w:tc>
      </w:tr>
      <w:tr w:rsidR="001C7670" w14:paraId="0A8A8CF5" w14:textId="77777777" w:rsidTr="001C7670">
        <w:tc>
          <w:tcPr>
            <w:tcW w:w="3681" w:type="dxa"/>
          </w:tcPr>
          <w:p w14:paraId="2B0C6411" w14:textId="2BE78FD0" w:rsidR="00805891" w:rsidRPr="00805891" w:rsidRDefault="001C7670" w:rsidP="00805891">
            <w:r w:rsidRPr="00805891">
              <w:t>En tant que collaborateur je veux pouvoir créer un projet et gérer les ressources et budget de celui-ci</w:t>
            </w:r>
            <w:r w:rsidR="00805891" w:rsidRPr="00805891">
              <w:t>.</w:t>
            </w:r>
          </w:p>
        </w:tc>
        <w:tc>
          <w:tcPr>
            <w:tcW w:w="4210" w:type="dxa"/>
          </w:tcPr>
          <w:p w14:paraId="7E4FE3B5" w14:textId="77777777" w:rsidR="001C7670" w:rsidRDefault="001C7670" w:rsidP="001C7670">
            <w:pPr>
              <w:pStyle w:val="Paragraphedeliste"/>
              <w:numPr>
                <w:ilvl w:val="0"/>
                <w:numId w:val="5"/>
              </w:numPr>
            </w:pPr>
            <w:r>
              <w:t>Création, modification, archivage des projets</w:t>
            </w:r>
          </w:p>
          <w:p w14:paraId="67BF605E" w14:textId="77777777" w:rsidR="001C7670" w:rsidRDefault="001C7670" w:rsidP="001C7670">
            <w:pPr>
              <w:pStyle w:val="Paragraphedeliste"/>
              <w:numPr>
                <w:ilvl w:val="0"/>
                <w:numId w:val="5"/>
              </w:numPr>
            </w:pPr>
            <w:r>
              <w:t>Interface tableau projet</w:t>
            </w:r>
          </w:p>
          <w:p w14:paraId="177EB29B" w14:textId="77777777" w:rsidR="001C7670" w:rsidRDefault="001C7670" w:rsidP="001C7670">
            <w:pPr>
              <w:pStyle w:val="Paragraphedeliste"/>
              <w:numPr>
                <w:ilvl w:val="0"/>
                <w:numId w:val="5"/>
              </w:numPr>
            </w:pPr>
            <w:r>
              <w:t xml:space="preserve">Interface d’ajout et modification de projet en incluant les ressources </w:t>
            </w:r>
            <w:r w:rsidR="00805891">
              <w:t>et les</w:t>
            </w:r>
            <w:r>
              <w:t xml:space="preserve"> budgets</w:t>
            </w:r>
          </w:p>
          <w:p w14:paraId="15679B39" w14:textId="11792C86" w:rsidR="00805891" w:rsidRPr="001C7670" w:rsidRDefault="00805891" w:rsidP="00805891">
            <w:pPr>
              <w:pStyle w:val="Paragraphedeliste"/>
              <w:ind w:left="333"/>
            </w:pPr>
          </w:p>
        </w:tc>
        <w:tc>
          <w:tcPr>
            <w:tcW w:w="1171" w:type="dxa"/>
          </w:tcPr>
          <w:p w14:paraId="42BA9247" w14:textId="632C0939" w:rsidR="001C7670" w:rsidRDefault="00805891" w:rsidP="00EB3B94">
            <w:r>
              <w:t>2 semaines</w:t>
            </w:r>
          </w:p>
        </w:tc>
      </w:tr>
      <w:tr w:rsidR="001C7670" w14:paraId="43DB018A" w14:textId="77777777" w:rsidTr="001C7670">
        <w:tc>
          <w:tcPr>
            <w:tcW w:w="3681" w:type="dxa"/>
          </w:tcPr>
          <w:p w14:paraId="004E3A58" w14:textId="3831B7D5" w:rsidR="001C7670" w:rsidRDefault="00805891" w:rsidP="00EB3B94">
            <w:r>
              <w:t>En tant que collaborateur dans un projet je veux avoir une vision précise de l'avancée de mon projet.</w:t>
            </w:r>
          </w:p>
        </w:tc>
        <w:tc>
          <w:tcPr>
            <w:tcW w:w="4210" w:type="dxa"/>
          </w:tcPr>
          <w:p w14:paraId="5421034E" w14:textId="7EC84BCF" w:rsidR="001C7670" w:rsidRPr="00805891" w:rsidRDefault="00805891" w:rsidP="00805891">
            <w:pPr>
              <w:pStyle w:val="Paragraphedeliste"/>
              <w:numPr>
                <w:ilvl w:val="0"/>
                <w:numId w:val="5"/>
              </w:numPr>
            </w:pPr>
            <w:r>
              <w:t>Modification du pourcentage d’avancement d’un projet</w:t>
            </w:r>
          </w:p>
        </w:tc>
        <w:tc>
          <w:tcPr>
            <w:tcW w:w="1171" w:type="dxa"/>
          </w:tcPr>
          <w:p w14:paraId="1188B02A" w14:textId="148B8425" w:rsidR="001C7670" w:rsidRDefault="00805891" w:rsidP="00EB3B94">
            <w:r>
              <w:t>2 jours</w:t>
            </w:r>
          </w:p>
        </w:tc>
      </w:tr>
      <w:tr w:rsidR="001C7670" w14:paraId="715203CC" w14:textId="77777777" w:rsidTr="001C7670">
        <w:tc>
          <w:tcPr>
            <w:tcW w:w="3681" w:type="dxa"/>
          </w:tcPr>
          <w:p w14:paraId="43D6F382" w14:textId="6F2416AA" w:rsidR="001C7670" w:rsidRDefault="00805891" w:rsidP="00EB3B94">
            <w:r>
              <w:t>En tant que collaborateur dans un projet je veux voir le retard ou l'avance que j'ai sur un projet.</w:t>
            </w:r>
          </w:p>
        </w:tc>
        <w:tc>
          <w:tcPr>
            <w:tcW w:w="4210" w:type="dxa"/>
          </w:tcPr>
          <w:p w14:paraId="28489D0B" w14:textId="5D9EAD98" w:rsidR="00805891" w:rsidRPr="00805891" w:rsidRDefault="00805891" w:rsidP="00805891">
            <w:pPr>
              <w:pStyle w:val="Paragraphedeliste"/>
              <w:numPr>
                <w:ilvl w:val="0"/>
                <w:numId w:val="5"/>
              </w:numPr>
            </w:pPr>
            <w:r>
              <w:t>Affichage des détails d’un projet</w:t>
            </w:r>
          </w:p>
        </w:tc>
        <w:tc>
          <w:tcPr>
            <w:tcW w:w="1171" w:type="dxa"/>
          </w:tcPr>
          <w:p w14:paraId="04BD682C" w14:textId="7ADFF083" w:rsidR="001C7670" w:rsidRDefault="00805891" w:rsidP="00EB3B94">
            <w:r>
              <w:t>3 jours</w:t>
            </w:r>
          </w:p>
        </w:tc>
      </w:tr>
      <w:tr w:rsidR="00805891" w14:paraId="6DF66011" w14:textId="77777777" w:rsidTr="001C7670">
        <w:tc>
          <w:tcPr>
            <w:tcW w:w="3681" w:type="dxa"/>
          </w:tcPr>
          <w:p w14:paraId="6D84FB65" w14:textId="77777777" w:rsidR="00805891" w:rsidRPr="00805891" w:rsidRDefault="00805891" w:rsidP="00805891">
            <w:r w:rsidRPr="00805891">
              <w:t>En tant qu'initiateur d'un projet je veux voir combien de temps durera ce projet.</w:t>
            </w:r>
          </w:p>
          <w:p w14:paraId="65FEA3DF" w14:textId="77777777" w:rsidR="00805891" w:rsidRDefault="00805891" w:rsidP="00805891"/>
        </w:tc>
        <w:tc>
          <w:tcPr>
            <w:tcW w:w="4210" w:type="dxa"/>
          </w:tcPr>
          <w:p w14:paraId="74E184D7" w14:textId="33B2C996" w:rsidR="00805891" w:rsidRDefault="00805891" w:rsidP="00805891">
            <w:pPr>
              <w:pStyle w:val="Paragraphedeliste"/>
              <w:numPr>
                <w:ilvl w:val="0"/>
                <w:numId w:val="5"/>
              </w:numPr>
            </w:pPr>
            <w:r>
              <w:t>Ajout des délimitations dans le temps d’un projet</w:t>
            </w:r>
          </w:p>
        </w:tc>
        <w:tc>
          <w:tcPr>
            <w:tcW w:w="1171" w:type="dxa"/>
          </w:tcPr>
          <w:p w14:paraId="0AB21C5A" w14:textId="798C0AF2" w:rsidR="00805891" w:rsidRDefault="00805891" w:rsidP="00EB3B94">
            <w:r>
              <w:t>1 jours</w:t>
            </w:r>
          </w:p>
        </w:tc>
      </w:tr>
      <w:tr w:rsidR="00805891" w14:paraId="49AF9576" w14:textId="77777777" w:rsidTr="001C7670">
        <w:tc>
          <w:tcPr>
            <w:tcW w:w="3681" w:type="dxa"/>
          </w:tcPr>
          <w:p w14:paraId="0412A823" w14:textId="7005B445" w:rsidR="00805891" w:rsidRPr="00805891" w:rsidRDefault="00805891" w:rsidP="00805891">
            <w:r>
              <w:t>En tant que collaborateur dans un projet je veux voir clairement les taches qui me sont associées.</w:t>
            </w:r>
          </w:p>
        </w:tc>
        <w:tc>
          <w:tcPr>
            <w:tcW w:w="4210" w:type="dxa"/>
          </w:tcPr>
          <w:p w14:paraId="277D07C5" w14:textId="77777777" w:rsidR="00805891" w:rsidRDefault="00805891" w:rsidP="00805891">
            <w:pPr>
              <w:pStyle w:val="Paragraphedeliste"/>
              <w:numPr>
                <w:ilvl w:val="0"/>
                <w:numId w:val="5"/>
              </w:numPr>
            </w:pPr>
            <w:r>
              <w:t>Création et modification des tâches d’un projet</w:t>
            </w:r>
          </w:p>
          <w:p w14:paraId="5AC8E79B" w14:textId="3C9FF83A" w:rsidR="00805891" w:rsidRPr="00805891" w:rsidRDefault="00805891" w:rsidP="00805891">
            <w:pPr>
              <w:pStyle w:val="Paragraphedeliste"/>
              <w:numPr>
                <w:ilvl w:val="0"/>
                <w:numId w:val="5"/>
              </w:numPr>
            </w:pPr>
            <w:r>
              <w:t>Assignation des tâches aux personnes concernées aux projets</w:t>
            </w:r>
          </w:p>
        </w:tc>
        <w:tc>
          <w:tcPr>
            <w:tcW w:w="1171" w:type="dxa"/>
          </w:tcPr>
          <w:p w14:paraId="4CB58631" w14:textId="77777777" w:rsidR="00805891" w:rsidRDefault="00805891" w:rsidP="00EB3B94">
            <w:r>
              <w:t>2 semaines</w:t>
            </w:r>
          </w:p>
          <w:p w14:paraId="686A1B8B" w14:textId="541F0F66" w:rsidR="00805891" w:rsidRDefault="00805891" w:rsidP="00EB3B94"/>
        </w:tc>
      </w:tr>
      <w:tr w:rsidR="00805891" w14:paraId="5496C7D2" w14:textId="77777777" w:rsidTr="001C7670">
        <w:tc>
          <w:tcPr>
            <w:tcW w:w="3681" w:type="dxa"/>
          </w:tcPr>
          <w:p w14:paraId="23BBF170" w14:textId="0433B87A" w:rsidR="00805891" w:rsidRDefault="00805891" w:rsidP="00805891">
            <w:r>
              <w:t>En tant que Directeur des Systèmes Informatiques, je veux voir les ressources utilisées par mes équipes.</w:t>
            </w:r>
          </w:p>
        </w:tc>
        <w:tc>
          <w:tcPr>
            <w:tcW w:w="4210" w:type="dxa"/>
          </w:tcPr>
          <w:p w14:paraId="7C2A0C9B" w14:textId="4143C561" w:rsidR="00805891" w:rsidRPr="00805891" w:rsidRDefault="00805891" w:rsidP="00805891">
            <w:pPr>
              <w:pStyle w:val="Paragraphedeliste"/>
              <w:numPr>
                <w:ilvl w:val="0"/>
                <w:numId w:val="5"/>
              </w:numPr>
            </w:pPr>
            <w:r>
              <w:t xml:space="preserve">Relier les accès aux possibilités des utilisateurs. </w:t>
            </w:r>
          </w:p>
        </w:tc>
        <w:tc>
          <w:tcPr>
            <w:tcW w:w="1171" w:type="dxa"/>
          </w:tcPr>
          <w:p w14:paraId="74329BFA" w14:textId="3BF963B5" w:rsidR="00805891" w:rsidRDefault="00805891" w:rsidP="00EB3B94">
            <w:r>
              <w:t>5 jours</w:t>
            </w:r>
          </w:p>
        </w:tc>
      </w:tr>
      <w:tr w:rsidR="00805891" w14:paraId="7FD2A592" w14:textId="77777777" w:rsidTr="001C7670">
        <w:tc>
          <w:tcPr>
            <w:tcW w:w="3681" w:type="dxa"/>
          </w:tcPr>
          <w:p w14:paraId="6A70EA84" w14:textId="4F26CD25" w:rsidR="00805891" w:rsidRDefault="00805891" w:rsidP="00805891">
            <w:r>
              <w:t>En tant que collaborateurs dans un projet je veux voir quand il me sera favorable de prendre un congé.</w:t>
            </w:r>
          </w:p>
        </w:tc>
        <w:tc>
          <w:tcPr>
            <w:tcW w:w="4210" w:type="dxa"/>
          </w:tcPr>
          <w:p w14:paraId="08E1C3CA" w14:textId="6F52F989" w:rsidR="00805891" w:rsidRDefault="00805891" w:rsidP="00805891">
            <w:pPr>
              <w:pStyle w:val="Paragraphedeliste"/>
              <w:numPr>
                <w:ilvl w:val="0"/>
                <w:numId w:val="5"/>
              </w:numPr>
            </w:pPr>
            <w:r>
              <w:t>Création d’un tableau calendaire contenant les tâches et disponibilités</w:t>
            </w:r>
          </w:p>
        </w:tc>
        <w:tc>
          <w:tcPr>
            <w:tcW w:w="1171" w:type="dxa"/>
          </w:tcPr>
          <w:p w14:paraId="5820DD32" w14:textId="3AAD07BB" w:rsidR="00805891" w:rsidRDefault="00805891" w:rsidP="00EB3B94">
            <w:r>
              <w:t>2 semaines</w:t>
            </w:r>
          </w:p>
        </w:tc>
      </w:tr>
      <w:tr w:rsidR="00805891" w14:paraId="0461D5CA" w14:textId="77777777" w:rsidTr="001C7670">
        <w:tc>
          <w:tcPr>
            <w:tcW w:w="3681" w:type="dxa"/>
          </w:tcPr>
          <w:p w14:paraId="6AAEBEF8" w14:textId="38534F85" w:rsidR="00805891" w:rsidRDefault="00805891" w:rsidP="00805891">
            <w:r>
              <w:lastRenderedPageBreak/>
              <w:t>En tant que Directeur des Systèmes informatiques je veux voir quand tel ou tel membre de mes équipes pourrait prendre un nouveau projet.</w:t>
            </w:r>
          </w:p>
        </w:tc>
        <w:tc>
          <w:tcPr>
            <w:tcW w:w="4210" w:type="dxa"/>
          </w:tcPr>
          <w:p w14:paraId="4CE11984" w14:textId="02F06AF8" w:rsidR="00805891" w:rsidRDefault="00805891" w:rsidP="00805891">
            <w:pPr>
              <w:pStyle w:val="Paragraphedeliste"/>
              <w:numPr>
                <w:ilvl w:val="0"/>
                <w:numId w:val="5"/>
              </w:numPr>
            </w:pPr>
            <w:r>
              <w:t>Faire que les supérieurs peuvent effectuer une recherche sur les projets, tâches et activités de ses subordonnées</w:t>
            </w:r>
          </w:p>
        </w:tc>
        <w:tc>
          <w:tcPr>
            <w:tcW w:w="1171" w:type="dxa"/>
          </w:tcPr>
          <w:p w14:paraId="729CCC98" w14:textId="74310677" w:rsidR="00805891" w:rsidRDefault="00805891" w:rsidP="00EB3B94">
            <w:r>
              <w:t>2 semaines</w:t>
            </w:r>
          </w:p>
        </w:tc>
      </w:tr>
      <w:tr w:rsidR="00805891" w14:paraId="78DF988A" w14:textId="77777777" w:rsidTr="001C7670">
        <w:tc>
          <w:tcPr>
            <w:tcW w:w="3681" w:type="dxa"/>
          </w:tcPr>
          <w:p w14:paraId="47766165" w14:textId="7F32E51C" w:rsidR="00805891" w:rsidRDefault="00805891" w:rsidP="00805891">
            <w:r>
              <w:t>En tant que directeur des Systèmes informatiques je veux voir les productivités de chaque membre de mon équipe.</w:t>
            </w:r>
          </w:p>
        </w:tc>
        <w:tc>
          <w:tcPr>
            <w:tcW w:w="4210" w:type="dxa"/>
          </w:tcPr>
          <w:p w14:paraId="23833004" w14:textId="05722E8D" w:rsidR="00805891" w:rsidRDefault="00805891" w:rsidP="00805891">
            <w:pPr>
              <w:pStyle w:val="Paragraphedeliste"/>
              <w:numPr>
                <w:ilvl w:val="0"/>
                <w:numId w:val="5"/>
              </w:numPr>
            </w:pPr>
            <w:r>
              <w:t>Faire que les supérieurs peuvent voir un graphique des activités, tâches et projet accomplies durant une période</w:t>
            </w:r>
          </w:p>
        </w:tc>
        <w:tc>
          <w:tcPr>
            <w:tcW w:w="1171" w:type="dxa"/>
          </w:tcPr>
          <w:p w14:paraId="7AD5D880" w14:textId="6C2B735D" w:rsidR="00805891" w:rsidRDefault="00805891" w:rsidP="00EB3B94">
            <w:r>
              <w:t>1 semaine</w:t>
            </w:r>
          </w:p>
        </w:tc>
      </w:tr>
      <w:tr w:rsidR="00805891" w14:paraId="4AF760C9" w14:textId="77777777" w:rsidTr="001C7670">
        <w:tc>
          <w:tcPr>
            <w:tcW w:w="3681" w:type="dxa"/>
          </w:tcPr>
          <w:p w14:paraId="0F48CDB3" w14:textId="77777777" w:rsidR="00805891" w:rsidRPr="00B12705" w:rsidRDefault="00805891" w:rsidP="00805891">
            <w:r w:rsidRPr="00B12705">
              <w:t>En tant que collaborateurs je veux voir les priorités des projets auxquelles je participe.</w:t>
            </w:r>
          </w:p>
          <w:p w14:paraId="4E8DC520" w14:textId="77777777" w:rsidR="00805891" w:rsidRDefault="00805891" w:rsidP="00805891"/>
        </w:tc>
        <w:tc>
          <w:tcPr>
            <w:tcW w:w="4210" w:type="dxa"/>
          </w:tcPr>
          <w:p w14:paraId="65240C14" w14:textId="77777777" w:rsidR="00805891" w:rsidRDefault="00805891" w:rsidP="00805891">
            <w:pPr>
              <w:pStyle w:val="Paragraphedeliste"/>
              <w:numPr>
                <w:ilvl w:val="0"/>
                <w:numId w:val="5"/>
              </w:numPr>
            </w:pPr>
            <w:r>
              <w:t>Ajout d’un champ priorité aux projets et aux tâches de projet</w:t>
            </w:r>
          </w:p>
          <w:p w14:paraId="2FD045E7" w14:textId="0BFC2FC5" w:rsidR="00805891" w:rsidRPr="00805891" w:rsidRDefault="00805891" w:rsidP="00805891">
            <w:pPr>
              <w:pStyle w:val="Paragraphedeliste"/>
              <w:numPr>
                <w:ilvl w:val="0"/>
                <w:numId w:val="5"/>
              </w:numPr>
            </w:pPr>
            <w:r>
              <w:t>Ajout d’un champ priorité aux champ recherche sur le tableau projet</w:t>
            </w:r>
          </w:p>
        </w:tc>
        <w:tc>
          <w:tcPr>
            <w:tcW w:w="1171" w:type="dxa"/>
          </w:tcPr>
          <w:p w14:paraId="64166A42" w14:textId="0A624216" w:rsidR="00805891" w:rsidRDefault="00805891" w:rsidP="00EB3B94">
            <w:r>
              <w:t>3 jours</w:t>
            </w:r>
          </w:p>
        </w:tc>
      </w:tr>
      <w:tr w:rsidR="00141A96" w14:paraId="110F0008" w14:textId="77777777" w:rsidTr="001C7670">
        <w:tc>
          <w:tcPr>
            <w:tcW w:w="3681" w:type="dxa"/>
          </w:tcPr>
          <w:p w14:paraId="0780F320" w14:textId="77777777" w:rsidR="00141A96" w:rsidRPr="00B12705" w:rsidRDefault="00141A96" w:rsidP="00141A96">
            <w:r w:rsidRPr="00B12705">
              <w:t>En tant que collaborateur je veux voir mes activités et ceux de mes subordonnées.</w:t>
            </w:r>
          </w:p>
          <w:p w14:paraId="27DCBBE5" w14:textId="77777777" w:rsidR="00141A96" w:rsidRPr="00B12705" w:rsidRDefault="00141A96" w:rsidP="00805891"/>
        </w:tc>
        <w:tc>
          <w:tcPr>
            <w:tcW w:w="4210" w:type="dxa"/>
          </w:tcPr>
          <w:p w14:paraId="5A20F889" w14:textId="56EB50DF" w:rsidR="00141A96" w:rsidRDefault="00141A96" w:rsidP="00805891">
            <w:pPr>
              <w:pStyle w:val="Paragraphedeliste"/>
              <w:numPr>
                <w:ilvl w:val="0"/>
                <w:numId w:val="5"/>
              </w:numPr>
            </w:pPr>
            <w:r>
              <w:t>Faire que les supérieurs peuvent voir la liste des activités de ses subordonnées ainsi que la vue calendaire</w:t>
            </w:r>
          </w:p>
        </w:tc>
        <w:tc>
          <w:tcPr>
            <w:tcW w:w="1171" w:type="dxa"/>
          </w:tcPr>
          <w:p w14:paraId="3DEB9063" w14:textId="11BFBBB6" w:rsidR="00141A96" w:rsidRDefault="00141A96" w:rsidP="00EB3B94">
            <w:r>
              <w:t>5 jours</w:t>
            </w:r>
          </w:p>
        </w:tc>
      </w:tr>
      <w:tr w:rsidR="00141A96" w14:paraId="6CFF260E" w14:textId="77777777" w:rsidTr="001C7670">
        <w:tc>
          <w:tcPr>
            <w:tcW w:w="3681" w:type="dxa"/>
          </w:tcPr>
          <w:p w14:paraId="535B43A2" w14:textId="1363C726" w:rsidR="00141A96" w:rsidRPr="00B12705" w:rsidRDefault="00141A96" w:rsidP="00141A96">
            <w:r>
              <w:t>En tant qu'utilisateur je veux voir l'historique de mes projets et de mes activités.</w:t>
            </w:r>
          </w:p>
        </w:tc>
        <w:tc>
          <w:tcPr>
            <w:tcW w:w="4210" w:type="dxa"/>
          </w:tcPr>
          <w:p w14:paraId="00209D31" w14:textId="77777777" w:rsidR="00141A96" w:rsidRDefault="00141A96" w:rsidP="00805891">
            <w:pPr>
              <w:pStyle w:val="Paragraphedeliste"/>
              <w:numPr>
                <w:ilvl w:val="0"/>
                <w:numId w:val="5"/>
              </w:numPr>
            </w:pPr>
            <w:r>
              <w:t>Création d’une historique par projet</w:t>
            </w:r>
          </w:p>
          <w:p w14:paraId="6F3E70CB" w14:textId="046F9039" w:rsidR="00141A96" w:rsidRDefault="00141A96" w:rsidP="00805891">
            <w:pPr>
              <w:pStyle w:val="Paragraphedeliste"/>
              <w:numPr>
                <w:ilvl w:val="0"/>
                <w:numId w:val="5"/>
              </w:numPr>
            </w:pPr>
            <w:r>
              <w:t>Ajout des détails des modifications projet et tâches dans la table historique</w:t>
            </w:r>
          </w:p>
        </w:tc>
        <w:tc>
          <w:tcPr>
            <w:tcW w:w="1171" w:type="dxa"/>
          </w:tcPr>
          <w:p w14:paraId="497A1EDF" w14:textId="790A7C38" w:rsidR="00141A96" w:rsidRDefault="00141A96" w:rsidP="00EB3B94">
            <w:r>
              <w:t>1 semaine</w:t>
            </w:r>
          </w:p>
        </w:tc>
      </w:tr>
      <w:tr w:rsidR="00141A96" w14:paraId="493B24E1" w14:textId="77777777" w:rsidTr="001C7670">
        <w:tc>
          <w:tcPr>
            <w:tcW w:w="3681" w:type="dxa"/>
          </w:tcPr>
          <w:p w14:paraId="61875E44" w14:textId="7D02A6C6" w:rsidR="00141A96" w:rsidRDefault="00141A96" w:rsidP="00141A96">
            <w:r w:rsidRPr="00B12705">
              <w:t>En tant que cadre je veux voir les activités de la semaine passée et en cours de mon équipe</w:t>
            </w:r>
          </w:p>
        </w:tc>
        <w:tc>
          <w:tcPr>
            <w:tcW w:w="4210" w:type="dxa"/>
          </w:tcPr>
          <w:p w14:paraId="21384274" w14:textId="1CA2EB8E" w:rsidR="00141A96" w:rsidRDefault="00141A96" w:rsidP="00805891">
            <w:pPr>
              <w:pStyle w:val="Paragraphedeliste"/>
              <w:numPr>
                <w:ilvl w:val="0"/>
                <w:numId w:val="5"/>
              </w:numPr>
            </w:pPr>
            <w:r>
              <w:t>Faire en sorte que les supérieurs puisent voir la vue calendaire des activités projet et hors projet de ses subordonnées.</w:t>
            </w:r>
          </w:p>
        </w:tc>
        <w:tc>
          <w:tcPr>
            <w:tcW w:w="1171" w:type="dxa"/>
          </w:tcPr>
          <w:p w14:paraId="065A1743" w14:textId="49613835" w:rsidR="00141A96" w:rsidRDefault="00141A96" w:rsidP="00EB3B94">
            <w:r>
              <w:t>1 semaine</w:t>
            </w:r>
          </w:p>
        </w:tc>
      </w:tr>
    </w:tbl>
    <w:p w14:paraId="5F64099D" w14:textId="77777777" w:rsidR="001C7670" w:rsidRPr="00EB3B94" w:rsidRDefault="001C7670" w:rsidP="00EB3B94">
      <w:pPr>
        <w:rPr>
          <w:lang w:eastAsia="ja-JP"/>
        </w:rPr>
      </w:pPr>
    </w:p>
    <w:p w14:paraId="3464421A" w14:textId="14F9FA3C" w:rsidR="00A76353" w:rsidRDefault="00A76353"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633" w:name="_Toc182399612"/>
      <w:r w:rsidRPr="00325FE2">
        <w:rPr>
          <w:rFonts w:ascii="Times New Roman" w:hAnsi="Times New Roman" w:cs="Times New Roman"/>
          <w:b/>
          <w:i w:val="0"/>
          <w:iCs w:val="0"/>
          <w:color w:val="auto"/>
          <w:sz w:val="24"/>
          <w:szCs w:val="24"/>
          <w:lang w:eastAsia="ja-JP"/>
        </w:rPr>
        <w:t>5.4.2. Planification du sprint</w:t>
      </w:r>
      <w:bookmarkEnd w:id="633"/>
    </w:p>
    <w:p w14:paraId="6A9E99F0" w14:textId="389C1389" w:rsidR="0056219D" w:rsidRDefault="0056219D" w:rsidP="0056219D">
      <w:pPr>
        <w:rPr>
          <w:lang w:eastAsia="ja-JP"/>
        </w:rPr>
      </w:pPr>
      <w:r>
        <w:rPr>
          <w:lang w:eastAsia="ja-JP"/>
        </w:rPr>
        <w:t>Dans la planification du sprint, l’équipe définit ce qu’il va accomplir pendant le sprint. Chaque planification se fait après la réalisation du sprint précédent. La durée d’un sprint étant attribué à 2 semaine. La table 13 montre la planification du sprint pour le projet.</w:t>
      </w:r>
    </w:p>
    <w:p w14:paraId="31AE439B" w14:textId="02D2D7C8" w:rsidR="00AD1242" w:rsidRPr="00AD1242" w:rsidRDefault="00AD1242" w:rsidP="00AD1242">
      <w:pPr>
        <w:pStyle w:val="Lgende"/>
        <w:keepNext/>
        <w:jc w:val="center"/>
        <w:rPr>
          <w:i w:val="0"/>
          <w:iCs w:val="0"/>
          <w:color w:val="auto"/>
          <w:sz w:val="24"/>
          <w:szCs w:val="24"/>
        </w:rPr>
      </w:pPr>
      <w:bookmarkStart w:id="634" w:name="_Toc182399227"/>
      <w:r w:rsidRPr="00AD1242">
        <w:rPr>
          <w:i w:val="0"/>
          <w:iCs w:val="0"/>
          <w:color w:val="auto"/>
          <w:sz w:val="24"/>
          <w:szCs w:val="24"/>
        </w:rPr>
        <w:t xml:space="preserve">Tableau </w:t>
      </w:r>
      <w:r w:rsidRPr="00AD1242">
        <w:rPr>
          <w:i w:val="0"/>
          <w:iCs w:val="0"/>
          <w:color w:val="auto"/>
          <w:sz w:val="24"/>
          <w:szCs w:val="24"/>
        </w:rPr>
        <w:fldChar w:fldCharType="begin"/>
      </w:r>
      <w:r w:rsidRPr="00AD1242">
        <w:rPr>
          <w:i w:val="0"/>
          <w:iCs w:val="0"/>
          <w:color w:val="auto"/>
          <w:sz w:val="24"/>
          <w:szCs w:val="24"/>
        </w:rPr>
        <w:instrText xml:space="preserve"> SEQ Tableau \* ARABIC </w:instrText>
      </w:r>
      <w:r w:rsidRPr="00AD1242">
        <w:rPr>
          <w:i w:val="0"/>
          <w:iCs w:val="0"/>
          <w:color w:val="auto"/>
          <w:sz w:val="24"/>
          <w:szCs w:val="24"/>
        </w:rPr>
        <w:fldChar w:fldCharType="separate"/>
      </w:r>
      <w:r w:rsidRPr="00AD1242">
        <w:rPr>
          <w:i w:val="0"/>
          <w:iCs w:val="0"/>
          <w:noProof/>
          <w:color w:val="auto"/>
          <w:sz w:val="24"/>
          <w:szCs w:val="24"/>
        </w:rPr>
        <w:t>13</w:t>
      </w:r>
      <w:r w:rsidRPr="00AD1242">
        <w:rPr>
          <w:i w:val="0"/>
          <w:iCs w:val="0"/>
          <w:color w:val="auto"/>
          <w:sz w:val="24"/>
          <w:szCs w:val="24"/>
        </w:rPr>
        <w:fldChar w:fldCharType="end"/>
      </w:r>
      <w:r w:rsidRPr="00AD1242">
        <w:rPr>
          <w:i w:val="0"/>
          <w:iCs w:val="0"/>
          <w:color w:val="auto"/>
          <w:sz w:val="24"/>
          <w:szCs w:val="24"/>
        </w:rPr>
        <w:t>. Planification du sprint</w:t>
      </w:r>
      <w:bookmarkEnd w:id="634"/>
    </w:p>
    <w:tbl>
      <w:tblPr>
        <w:tblStyle w:val="Grilledutableau"/>
        <w:tblW w:w="0" w:type="auto"/>
        <w:tblLook w:val="04A0" w:firstRow="1" w:lastRow="0" w:firstColumn="1" w:lastColumn="0" w:noHBand="0" w:noVBand="1"/>
      </w:tblPr>
      <w:tblGrid>
        <w:gridCol w:w="2547"/>
        <w:gridCol w:w="1276"/>
        <w:gridCol w:w="4110"/>
        <w:gridCol w:w="1129"/>
      </w:tblGrid>
      <w:tr w:rsidR="0056219D" w14:paraId="4A01DA22" w14:textId="189AB1D8" w:rsidTr="007E1182">
        <w:tc>
          <w:tcPr>
            <w:tcW w:w="2547" w:type="dxa"/>
          </w:tcPr>
          <w:p w14:paraId="2CF8583B" w14:textId="7243E83A" w:rsidR="0056219D" w:rsidRDefault="0056219D" w:rsidP="0056219D">
            <w:r>
              <w:t>Actions</w:t>
            </w:r>
          </w:p>
        </w:tc>
        <w:tc>
          <w:tcPr>
            <w:tcW w:w="1276" w:type="dxa"/>
          </w:tcPr>
          <w:p w14:paraId="4E5DAD35" w14:textId="7A9E28C1" w:rsidR="0056219D" w:rsidRDefault="0056219D" w:rsidP="0056219D">
            <w:r>
              <w:t>Sprint</w:t>
            </w:r>
          </w:p>
        </w:tc>
        <w:tc>
          <w:tcPr>
            <w:tcW w:w="4110" w:type="dxa"/>
          </w:tcPr>
          <w:p w14:paraId="7ACA9D4F" w14:textId="5D4403AD" w:rsidR="0056219D" w:rsidRDefault="0056219D" w:rsidP="0056219D">
            <w:r>
              <w:t>Taches</w:t>
            </w:r>
          </w:p>
        </w:tc>
        <w:tc>
          <w:tcPr>
            <w:tcW w:w="1129" w:type="dxa"/>
          </w:tcPr>
          <w:p w14:paraId="01A565D8" w14:textId="4C2E4A68" w:rsidR="0056219D" w:rsidRDefault="00AD1242" w:rsidP="0056219D">
            <w:r>
              <w:t>Durée</w:t>
            </w:r>
          </w:p>
        </w:tc>
      </w:tr>
      <w:tr w:rsidR="0056219D" w14:paraId="6D89E447" w14:textId="4140AFB0" w:rsidTr="007E1182">
        <w:tc>
          <w:tcPr>
            <w:tcW w:w="2547" w:type="dxa"/>
          </w:tcPr>
          <w:p w14:paraId="441A1CB3" w14:textId="73C1E25A" w:rsidR="0056219D" w:rsidRDefault="0056219D" w:rsidP="0056219D">
            <w:r w:rsidRPr="0056219D">
              <w:t>Architecture cible et Wireframe</w:t>
            </w:r>
          </w:p>
        </w:tc>
        <w:tc>
          <w:tcPr>
            <w:tcW w:w="1276" w:type="dxa"/>
          </w:tcPr>
          <w:p w14:paraId="38CBCA68" w14:textId="5E5892DE" w:rsidR="0056219D" w:rsidRDefault="0056219D" w:rsidP="0056219D">
            <w:r>
              <w:t xml:space="preserve">Sprint </w:t>
            </w:r>
            <w:r w:rsidR="00AD1242">
              <w:t>0, sprint 1</w:t>
            </w:r>
          </w:p>
        </w:tc>
        <w:tc>
          <w:tcPr>
            <w:tcW w:w="4110" w:type="dxa"/>
          </w:tcPr>
          <w:p w14:paraId="04DDD31D" w14:textId="77777777" w:rsidR="0056219D" w:rsidRDefault="0056219D" w:rsidP="0056219D">
            <w:pPr>
              <w:pStyle w:val="Paragraphedeliste"/>
              <w:numPr>
                <w:ilvl w:val="0"/>
                <w:numId w:val="5"/>
              </w:numPr>
            </w:pPr>
            <w:r>
              <w:t>Etude de l’architecture de l’application</w:t>
            </w:r>
          </w:p>
          <w:p w14:paraId="2EA3FCF0" w14:textId="77777777" w:rsidR="0056219D" w:rsidRDefault="0056219D" w:rsidP="0056219D">
            <w:pPr>
              <w:pStyle w:val="Paragraphedeliste"/>
              <w:numPr>
                <w:ilvl w:val="0"/>
                <w:numId w:val="5"/>
              </w:numPr>
            </w:pPr>
            <w:r>
              <w:t xml:space="preserve">Conception </w:t>
            </w:r>
          </w:p>
          <w:p w14:paraId="7D20C747" w14:textId="51700C39" w:rsidR="00AD1242" w:rsidRPr="0056219D" w:rsidRDefault="00AD1242" w:rsidP="0056219D">
            <w:pPr>
              <w:pStyle w:val="Paragraphedeliste"/>
              <w:numPr>
                <w:ilvl w:val="0"/>
                <w:numId w:val="5"/>
              </w:numPr>
            </w:pPr>
            <w:r>
              <w:t xml:space="preserve">Réalisation des wireframes </w:t>
            </w:r>
          </w:p>
        </w:tc>
        <w:tc>
          <w:tcPr>
            <w:tcW w:w="1129" w:type="dxa"/>
          </w:tcPr>
          <w:p w14:paraId="69A0D0D2" w14:textId="3A2A43C1" w:rsidR="0056219D" w:rsidRDefault="0056219D" w:rsidP="0056219D"/>
        </w:tc>
      </w:tr>
      <w:tr w:rsidR="0056219D" w14:paraId="0EE72202" w14:textId="59780472" w:rsidTr="007E1182">
        <w:tc>
          <w:tcPr>
            <w:tcW w:w="2547" w:type="dxa"/>
          </w:tcPr>
          <w:p w14:paraId="5E0770CD" w14:textId="558A3876" w:rsidR="0056219D" w:rsidRDefault="00AD1242" w:rsidP="0056219D">
            <w:r w:rsidRPr="00AD1242">
              <w:t>Développement de la partie admin</w:t>
            </w:r>
          </w:p>
        </w:tc>
        <w:tc>
          <w:tcPr>
            <w:tcW w:w="1276" w:type="dxa"/>
          </w:tcPr>
          <w:p w14:paraId="5E7F4FCC" w14:textId="2000DD4E" w:rsidR="0056219D" w:rsidRDefault="00AD1242" w:rsidP="0056219D">
            <w:r>
              <w:t>Sprint 2</w:t>
            </w:r>
          </w:p>
        </w:tc>
        <w:tc>
          <w:tcPr>
            <w:tcW w:w="4110" w:type="dxa"/>
          </w:tcPr>
          <w:p w14:paraId="72A4290A" w14:textId="77777777" w:rsidR="0056219D" w:rsidRDefault="00AD1242" w:rsidP="00AD1242">
            <w:pPr>
              <w:pStyle w:val="Paragraphedeliste"/>
              <w:numPr>
                <w:ilvl w:val="0"/>
                <w:numId w:val="5"/>
              </w:numPr>
            </w:pPr>
            <w:r>
              <w:t>Liste</w:t>
            </w:r>
            <w:r w:rsidR="007E1182">
              <w:t xml:space="preserve"> des utilisateurs actifs dans AD</w:t>
            </w:r>
          </w:p>
          <w:p w14:paraId="7416A346" w14:textId="77777777" w:rsidR="007E1182" w:rsidRDefault="007E1182" w:rsidP="00AD1242">
            <w:pPr>
              <w:pStyle w:val="Paragraphedeliste"/>
              <w:numPr>
                <w:ilvl w:val="0"/>
                <w:numId w:val="5"/>
              </w:numPr>
            </w:pPr>
            <w:r>
              <w:t>Création et modification d’accès</w:t>
            </w:r>
          </w:p>
          <w:p w14:paraId="18382F61" w14:textId="77777777" w:rsidR="007E1182" w:rsidRDefault="007E1182" w:rsidP="00AD1242">
            <w:pPr>
              <w:pStyle w:val="Paragraphedeliste"/>
              <w:numPr>
                <w:ilvl w:val="0"/>
                <w:numId w:val="5"/>
              </w:numPr>
            </w:pPr>
            <w:r>
              <w:t>Assignation d’accès et habilitations aux utilisateurs</w:t>
            </w:r>
          </w:p>
          <w:p w14:paraId="55253174" w14:textId="2C30F2D8" w:rsidR="007E1182" w:rsidRPr="00AD1242" w:rsidRDefault="007E1182" w:rsidP="00AD1242">
            <w:pPr>
              <w:pStyle w:val="Paragraphedeliste"/>
              <w:numPr>
                <w:ilvl w:val="0"/>
                <w:numId w:val="5"/>
              </w:numPr>
            </w:pPr>
            <w:r>
              <w:t>Synchronisation des données utilisateurs avec les données AD</w:t>
            </w:r>
          </w:p>
        </w:tc>
        <w:tc>
          <w:tcPr>
            <w:tcW w:w="1129" w:type="dxa"/>
          </w:tcPr>
          <w:p w14:paraId="6C4F626D" w14:textId="77777777" w:rsidR="0056219D" w:rsidRDefault="0056219D" w:rsidP="0056219D"/>
        </w:tc>
      </w:tr>
      <w:tr w:rsidR="0056219D" w14:paraId="0A489DDD" w14:textId="3C7FE7B5" w:rsidTr="007E1182">
        <w:tc>
          <w:tcPr>
            <w:tcW w:w="2547" w:type="dxa"/>
          </w:tcPr>
          <w:p w14:paraId="54106BA9" w14:textId="2140F13E" w:rsidR="0056219D" w:rsidRDefault="00AD1242" w:rsidP="0056219D">
            <w:r w:rsidRPr="00AD1242">
              <w:t>Développement de la partie création de projet</w:t>
            </w:r>
          </w:p>
        </w:tc>
        <w:tc>
          <w:tcPr>
            <w:tcW w:w="1276" w:type="dxa"/>
          </w:tcPr>
          <w:p w14:paraId="14FF106F" w14:textId="52C7D7D8" w:rsidR="0056219D" w:rsidRDefault="00AD1242" w:rsidP="0056219D">
            <w:r>
              <w:t>Sprint 3</w:t>
            </w:r>
          </w:p>
        </w:tc>
        <w:tc>
          <w:tcPr>
            <w:tcW w:w="4110" w:type="dxa"/>
          </w:tcPr>
          <w:p w14:paraId="7B8F0174" w14:textId="3237A4D7" w:rsidR="0056219D" w:rsidRDefault="007E1182" w:rsidP="007E1182">
            <w:pPr>
              <w:pStyle w:val="Paragraphedeliste"/>
              <w:numPr>
                <w:ilvl w:val="0"/>
                <w:numId w:val="5"/>
              </w:numPr>
            </w:pPr>
            <w:r>
              <w:t>Liste des projets de la personne connecté et de ses subordonnés.</w:t>
            </w:r>
          </w:p>
          <w:p w14:paraId="5915AAF2" w14:textId="77777777" w:rsidR="007E1182" w:rsidRDefault="007E1182" w:rsidP="007E1182">
            <w:pPr>
              <w:pStyle w:val="Paragraphedeliste"/>
              <w:numPr>
                <w:ilvl w:val="0"/>
                <w:numId w:val="5"/>
              </w:numPr>
            </w:pPr>
            <w:r>
              <w:t>Création, modification et suppression de projet.</w:t>
            </w:r>
          </w:p>
          <w:p w14:paraId="64FC4C1F" w14:textId="63A7A091" w:rsidR="007E1182" w:rsidRDefault="007E1182" w:rsidP="007E1182">
            <w:pPr>
              <w:pStyle w:val="Paragraphedeliste"/>
              <w:numPr>
                <w:ilvl w:val="0"/>
                <w:numId w:val="5"/>
              </w:numPr>
            </w:pPr>
            <w:r>
              <w:t>Affichage des détails de projet ainsi que l’historique de projet</w:t>
            </w:r>
          </w:p>
          <w:p w14:paraId="1826243B" w14:textId="5498FF2D" w:rsidR="007E1182" w:rsidRPr="007E1182" w:rsidRDefault="007E1182" w:rsidP="007E1182">
            <w:pPr>
              <w:pStyle w:val="Paragraphedeliste"/>
              <w:numPr>
                <w:ilvl w:val="0"/>
                <w:numId w:val="5"/>
              </w:numPr>
            </w:pPr>
            <w:r>
              <w:t>Assignation de ressources, budget et utilisateurs à un projet</w:t>
            </w:r>
          </w:p>
        </w:tc>
        <w:tc>
          <w:tcPr>
            <w:tcW w:w="1129" w:type="dxa"/>
          </w:tcPr>
          <w:p w14:paraId="11E8EB31" w14:textId="77777777" w:rsidR="0056219D" w:rsidRDefault="0056219D" w:rsidP="0056219D"/>
        </w:tc>
      </w:tr>
      <w:tr w:rsidR="0056219D" w14:paraId="0A6202C2" w14:textId="2F936183" w:rsidTr="007E1182">
        <w:tc>
          <w:tcPr>
            <w:tcW w:w="2547" w:type="dxa"/>
          </w:tcPr>
          <w:p w14:paraId="1EDCE421" w14:textId="43C4EA4F" w:rsidR="0056219D" w:rsidRDefault="00AD1242" w:rsidP="0056219D">
            <w:r w:rsidRPr="00AD1242">
              <w:lastRenderedPageBreak/>
              <w:t>Développement de la partie création de taches/ assignation période / priorité et attribution des équipes</w:t>
            </w:r>
          </w:p>
        </w:tc>
        <w:tc>
          <w:tcPr>
            <w:tcW w:w="1276" w:type="dxa"/>
          </w:tcPr>
          <w:p w14:paraId="1B288C59" w14:textId="7ED8DF73" w:rsidR="0056219D" w:rsidRDefault="00AD1242" w:rsidP="0056219D">
            <w:r>
              <w:t>Sprint 4</w:t>
            </w:r>
          </w:p>
        </w:tc>
        <w:tc>
          <w:tcPr>
            <w:tcW w:w="4110" w:type="dxa"/>
          </w:tcPr>
          <w:p w14:paraId="649E8D31" w14:textId="77777777" w:rsidR="0056219D" w:rsidRDefault="007E1182" w:rsidP="007E1182">
            <w:pPr>
              <w:pStyle w:val="Paragraphedeliste"/>
              <w:numPr>
                <w:ilvl w:val="0"/>
                <w:numId w:val="5"/>
              </w:numPr>
            </w:pPr>
            <w:r>
              <w:t>Liste des tâches d’un projet</w:t>
            </w:r>
          </w:p>
          <w:p w14:paraId="4B7A1648" w14:textId="77777777" w:rsidR="007E1182" w:rsidRDefault="007E1182" w:rsidP="007E1182">
            <w:pPr>
              <w:pStyle w:val="Paragraphedeliste"/>
              <w:numPr>
                <w:ilvl w:val="0"/>
                <w:numId w:val="5"/>
              </w:numPr>
            </w:pPr>
            <w:r>
              <w:t>Création des tâches d’un projet par phase</w:t>
            </w:r>
          </w:p>
          <w:p w14:paraId="5C38627D" w14:textId="77777777" w:rsidR="007E1182" w:rsidRDefault="007E1182" w:rsidP="007E1182">
            <w:pPr>
              <w:pStyle w:val="Paragraphedeliste"/>
              <w:numPr>
                <w:ilvl w:val="0"/>
                <w:numId w:val="5"/>
              </w:numPr>
            </w:pPr>
            <w:r>
              <w:t>Avancement des phases et ajout des livrables par phases</w:t>
            </w:r>
          </w:p>
          <w:p w14:paraId="7D9CFB4F" w14:textId="5179A4A3" w:rsidR="007E1182" w:rsidRPr="007E1182" w:rsidRDefault="007E1182" w:rsidP="007E1182">
            <w:pPr>
              <w:pStyle w:val="Paragraphedeliste"/>
              <w:numPr>
                <w:ilvl w:val="0"/>
                <w:numId w:val="5"/>
              </w:numPr>
            </w:pPr>
            <w:r>
              <w:t xml:space="preserve">Ajout des </w:t>
            </w:r>
            <w:proofErr w:type="spellStart"/>
            <w:r>
              <w:t>status</w:t>
            </w:r>
            <w:proofErr w:type="spellEnd"/>
            <w:r>
              <w:t xml:space="preserve"> des phases et alertes de retard par phases et par tâches</w:t>
            </w:r>
          </w:p>
        </w:tc>
        <w:tc>
          <w:tcPr>
            <w:tcW w:w="1129" w:type="dxa"/>
          </w:tcPr>
          <w:p w14:paraId="4410A699" w14:textId="77777777" w:rsidR="0056219D" w:rsidRDefault="0056219D" w:rsidP="0056219D"/>
        </w:tc>
      </w:tr>
      <w:tr w:rsidR="0056219D" w14:paraId="50040BFE" w14:textId="4DD40469" w:rsidTr="007E1182">
        <w:tc>
          <w:tcPr>
            <w:tcW w:w="2547" w:type="dxa"/>
          </w:tcPr>
          <w:p w14:paraId="6D108618" w14:textId="2F686FF4" w:rsidR="0056219D" w:rsidRDefault="00AD1242" w:rsidP="0056219D">
            <w:r>
              <w:t>Développement de la partie activité projet et hors projet</w:t>
            </w:r>
          </w:p>
        </w:tc>
        <w:tc>
          <w:tcPr>
            <w:tcW w:w="1276" w:type="dxa"/>
          </w:tcPr>
          <w:p w14:paraId="2DF53AB6" w14:textId="1241CE89" w:rsidR="0056219D" w:rsidRDefault="00AD1242" w:rsidP="0056219D">
            <w:r>
              <w:t>Sprint 5</w:t>
            </w:r>
          </w:p>
        </w:tc>
        <w:tc>
          <w:tcPr>
            <w:tcW w:w="4110" w:type="dxa"/>
          </w:tcPr>
          <w:p w14:paraId="22B92E6F" w14:textId="1C39C43C" w:rsidR="0056219D" w:rsidRDefault="007E1182" w:rsidP="007E1182">
            <w:pPr>
              <w:pStyle w:val="Paragraphedeliste"/>
              <w:numPr>
                <w:ilvl w:val="0"/>
                <w:numId w:val="5"/>
              </w:numPr>
            </w:pPr>
            <w:r>
              <w:t>Liste des activités projet et hors projet de la personne connecté</w:t>
            </w:r>
          </w:p>
          <w:p w14:paraId="64B7B32A" w14:textId="77777777" w:rsidR="007E1182" w:rsidRDefault="007E1182" w:rsidP="007E1182">
            <w:pPr>
              <w:pStyle w:val="Paragraphedeliste"/>
              <w:numPr>
                <w:ilvl w:val="0"/>
                <w:numId w:val="5"/>
              </w:numPr>
            </w:pPr>
            <w:r>
              <w:t>Recherche des activités des subordonnées de la personne connecté.</w:t>
            </w:r>
          </w:p>
          <w:p w14:paraId="33DA127D" w14:textId="12F4A843" w:rsidR="007E1182" w:rsidRPr="007E1182" w:rsidRDefault="007E1182" w:rsidP="007E1182">
            <w:pPr>
              <w:pStyle w:val="Paragraphedeliste"/>
              <w:numPr>
                <w:ilvl w:val="0"/>
                <w:numId w:val="5"/>
              </w:numPr>
            </w:pPr>
            <w:r>
              <w:t>Vue calendaire de ses activités</w:t>
            </w:r>
          </w:p>
        </w:tc>
        <w:tc>
          <w:tcPr>
            <w:tcW w:w="1129" w:type="dxa"/>
          </w:tcPr>
          <w:p w14:paraId="59BA1F43" w14:textId="77777777" w:rsidR="0056219D" w:rsidRDefault="0056219D" w:rsidP="0056219D"/>
        </w:tc>
      </w:tr>
      <w:tr w:rsidR="0056219D" w14:paraId="7CCC5C1D" w14:textId="544E357D" w:rsidTr="007E1182">
        <w:tc>
          <w:tcPr>
            <w:tcW w:w="2547" w:type="dxa"/>
          </w:tcPr>
          <w:p w14:paraId="464CED29" w14:textId="1BEE3F85" w:rsidR="0056219D" w:rsidRDefault="00AD1242" w:rsidP="00AD1242">
            <w:r w:rsidRPr="00AD1242">
              <w:t>Développement de la partie Dashboard :  visualisation de la disponibilité des équipes, avancement et réalisation de projet</w:t>
            </w:r>
          </w:p>
        </w:tc>
        <w:tc>
          <w:tcPr>
            <w:tcW w:w="1276" w:type="dxa"/>
          </w:tcPr>
          <w:p w14:paraId="1033083A" w14:textId="122D28E8" w:rsidR="0056219D" w:rsidRDefault="00AD1242" w:rsidP="0056219D">
            <w:r>
              <w:t>Sprint 6</w:t>
            </w:r>
          </w:p>
        </w:tc>
        <w:tc>
          <w:tcPr>
            <w:tcW w:w="4110" w:type="dxa"/>
          </w:tcPr>
          <w:p w14:paraId="21F02002" w14:textId="77777777" w:rsidR="0056219D" w:rsidRDefault="007E1182" w:rsidP="007E1182">
            <w:pPr>
              <w:pStyle w:val="Paragraphedeliste"/>
              <w:numPr>
                <w:ilvl w:val="0"/>
                <w:numId w:val="5"/>
              </w:numPr>
            </w:pPr>
            <w:r>
              <w:t>Création des graphiques à propos des disponibilités et réalisation de la personne connecté et de ses subordonnées.</w:t>
            </w:r>
          </w:p>
          <w:p w14:paraId="10CF53BE" w14:textId="4EBCEC29" w:rsidR="007E1182" w:rsidRPr="007E1182" w:rsidRDefault="007E1182" w:rsidP="007E1182"/>
        </w:tc>
        <w:tc>
          <w:tcPr>
            <w:tcW w:w="1129" w:type="dxa"/>
          </w:tcPr>
          <w:p w14:paraId="5766E8AE" w14:textId="77777777" w:rsidR="0056219D" w:rsidRDefault="0056219D" w:rsidP="0056219D"/>
        </w:tc>
      </w:tr>
      <w:tr w:rsidR="0056219D" w14:paraId="51442386" w14:textId="21F9471C" w:rsidTr="007E1182">
        <w:tc>
          <w:tcPr>
            <w:tcW w:w="2547" w:type="dxa"/>
          </w:tcPr>
          <w:p w14:paraId="46F6B84D" w14:textId="212036FB" w:rsidR="0056219D" w:rsidRDefault="007E1182" w:rsidP="0056219D">
            <w:r>
              <w:t>Déploiement</w:t>
            </w:r>
          </w:p>
        </w:tc>
        <w:tc>
          <w:tcPr>
            <w:tcW w:w="1276" w:type="dxa"/>
          </w:tcPr>
          <w:p w14:paraId="02092DE1" w14:textId="50EC8F7E" w:rsidR="0056219D" w:rsidRDefault="007E1182" w:rsidP="0056219D">
            <w:r>
              <w:t>Sprint 7</w:t>
            </w:r>
          </w:p>
        </w:tc>
        <w:tc>
          <w:tcPr>
            <w:tcW w:w="4110" w:type="dxa"/>
          </w:tcPr>
          <w:p w14:paraId="41B4F4E0" w14:textId="2930DF64" w:rsidR="0056219D" w:rsidRDefault="007E1182" w:rsidP="007E1182">
            <w:pPr>
              <w:pStyle w:val="Paragraphedeliste"/>
              <w:numPr>
                <w:ilvl w:val="0"/>
                <w:numId w:val="5"/>
              </w:numPr>
            </w:pPr>
            <w:r>
              <w:t>Déploiement de la partie front sous IIS</w:t>
            </w:r>
          </w:p>
          <w:p w14:paraId="3531C44A" w14:textId="2E65F8BD" w:rsidR="007E1182" w:rsidRPr="007E1182" w:rsidRDefault="007E1182" w:rsidP="007E1182">
            <w:pPr>
              <w:pStyle w:val="Paragraphedeliste"/>
              <w:numPr>
                <w:ilvl w:val="0"/>
                <w:numId w:val="5"/>
              </w:numPr>
            </w:pPr>
            <w:r>
              <w:t>Déploiement de la partie Back sous IIS</w:t>
            </w:r>
          </w:p>
        </w:tc>
        <w:tc>
          <w:tcPr>
            <w:tcW w:w="1129" w:type="dxa"/>
          </w:tcPr>
          <w:p w14:paraId="7329C639" w14:textId="77777777" w:rsidR="0056219D" w:rsidRDefault="0056219D" w:rsidP="0056219D"/>
        </w:tc>
      </w:tr>
    </w:tbl>
    <w:p w14:paraId="4D62B1D1" w14:textId="77777777" w:rsidR="0056219D" w:rsidRDefault="0056219D" w:rsidP="0056219D">
      <w:pPr>
        <w:rPr>
          <w:lang w:eastAsia="ja-JP"/>
        </w:rPr>
      </w:pPr>
    </w:p>
    <w:p w14:paraId="37A43809" w14:textId="77777777" w:rsidR="0056219D" w:rsidRPr="0056219D" w:rsidRDefault="0056219D" w:rsidP="0056219D">
      <w:pPr>
        <w:rPr>
          <w:lang w:eastAsia="ja-JP"/>
        </w:rPr>
      </w:pPr>
    </w:p>
    <w:p w14:paraId="55017D81" w14:textId="65266826" w:rsidR="00A76353" w:rsidRPr="00325FE2" w:rsidRDefault="00A76353" w:rsidP="00175291">
      <w:pPr>
        <w:pStyle w:val="Titre3"/>
        <w:spacing w:line="360" w:lineRule="auto"/>
        <w:jc w:val="both"/>
        <w:rPr>
          <w:rFonts w:ascii="Times New Roman" w:hAnsi="Times New Roman" w:cs="Times New Roman"/>
          <w:b/>
          <w:color w:val="auto"/>
        </w:rPr>
      </w:pPr>
      <w:bookmarkStart w:id="635" w:name="_Toc182399154"/>
      <w:bookmarkStart w:id="636" w:name="_Toc182399613"/>
      <w:r w:rsidRPr="00325FE2">
        <w:rPr>
          <w:rFonts w:ascii="Times New Roman" w:hAnsi="Times New Roman" w:cs="Times New Roman"/>
          <w:b/>
          <w:color w:val="auto"/>
        </w:rPr>
        <w:t>5.5. Dictionnaire des données</w:t>
      </w:r>
      <w:bookmarkEnd w:id="635"/>
      <w:bookmarkEnd w:id="636"/>
    </w:p>
    <w:p w14:paraId="4BC474FF" w14:textId="5E120D1C" w:rsidR="0011650D" w:rsidRPr="00175291" w:rsidRDefault="0011650D"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t>Le dictionnaire de données permet de recenser toutes les informations nécessaires à la création de la base de données relationnelle. Il précise le libellé du donné, le nom du champ ainsi que son type.</w:t>
      </w:r>
    </w:p>
    <w:p w14:paraId="6ADE295C" w14:textId="6648EDBD" w:rsidR="003C586C" w:rsidRPr="00175291" w:rsidRDefault="007B4AA2"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tableau </w:t>
      </w:r>
      <w:r w:rsidR="008D1EC6" w:rsidRPr="00175291">
        <w:rPr>
          <w:rFonts w:ascii="Times New Roman" w:hAnsi="Times New Roman" w:cs="Times New Roman"/>
          <w:sz w:val="24"/>
          <w:szCs w:val="24"/>
          <w:lang w:eastAsia="ja-JP"/>
        </w:rPr>
        <w:t>1</w:t>
      </w:r>
      <w:r w:rsidR="003838E5">
        <w:rPr>
          <w:rFonts w:ascii="Times New Roman" w:hAnsi="Times New Roman" w:cs="Times New Roman"/>
          <w:sz w:val="24"/>
          <w:szCs w:val="24"/>
          <w:lang w:eastAsia="ja-JP"/>
        </w:rPr>
        <w:t>4</w:t>
      </w:r>
      <w:r w:rsidRPr="00175291">
        <w:rPr>
          <w:rFonts w:ascii="Times New Roman" w:hAnsi="Times New Roman" w:cs="Times New Roman"/>
          <w:sz w:val="24"/>
          <w:szCs w:val="24"/>
          <w:lang w:eastAsia="ja-JP"/>
        </w:rPr>
        <w:t xml:space="preserve"> représente le dictionnaire de donnée</w:t>
      </w:r>
    </w:p>
    <w:p w14:paraId="23445D08" w14:textId="3CB0AFA9" w:rsidR="008D1EC6" w:rsidRPr="00175291" w:rsidRDefault="008D1EC6" w:rsidP="00EB3B94">
      <w:pPr>
        <w:pStyle w:val="Lgende"/>
        <w:keepNext/>
        <w:spacing w:line="360" w:lineRule="auto"/>
        <w:jc w:val="center"/>
        <w:rPr>
          <w:color w:val="auto"/>
          <w:sz w:val="24"/>
          <w:szCs w:val="24"/>
        </w:rPr>
      </w:pPr>
      <w:bookmarkStart w:id="637" w:name="_Toc182399228"/>
      <w:r w:rsidRPr="00175291">
        <w:rPr>
          <w:color w:val="auto"/>
          <w:sz w:val="24"/>
          <w:szCs w:val="24"/>
        </w:rPr>
        <w:t xml:space="preserve">Tableau </w:t>
      </w:r>
      <w:r w:rsidRPr="00175291">
        <w:rPr>
          <w:color w:val="auto"/>
          <w:sz w:val="24"/>
          <w:szCs w:val="24"/>
        </w:rPr>
        <w:fldChar w:fldCharType="begin"/>
      </w:r>
      <w:r w:rsidRPr="00175291">
        <w:rPr>
          <w:color w:val="auto"/>
          <w:sz w:val="24"/>
          <w:szCs w:val="24"/>
        </w:rPr>
        <w:instrText xml:space="preserve"> SEQ Tableau \* ARABIC </w:instrText>
      </w:r>
      <w:r w:rsidRPr="00175291">
        <w:rPr>
          <w:color w:val="auto"/>
          <w:sz w:val="24"/>
          <w:szCs w:val="24"/>
        </w:rPr>
        <w:fldChar w:fldCharType="separate"/>
      </w:r>
      <w:r w:rsidR="00AD1242">
        <w:rPr>
          <w:noProof/>
          <w:color w:val="auto"/>
          <w:sz w:val="24"/>
          <w:szCs w:val="24"/>
        </w:rPr>
        <w:t>14</w:t>
      </w:r>
      <w:r w:rsidRPr="00175291">
        <w:rPr>
          <w:noProof/>
          <w:color w:val="auto"/>
          <w:sz w:val="24"/>
          <w:szCs w:val="24"/>
        </w:rPr>
        <w:fldChar w:fldCharType="end"/>
      </w:r>
      <w:r w:rsidRPr="00175291">
        <w:rPr>
          <w:color w:val="auto"/>
          <w:sz w:val="24"/>
          <w:szCs w:val="24"/>
        </w:rPr>
        <w:t>. Dictionnaire de données</w:t>
      </w:r>
      <w:bookmarkEnd w:id="6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2"/>
        <w:gridCol w:w="2196"/>
        <w:gridCol w:w="897"/>
        <w:gridCol w:w="830"/>
        <w:gridCol w:w="1817"/>
      </w:tblGrid>
      <w:tr w:rsidR="00175291" w:rsidRPr="00175291" w14:paraId="4D338D1F" w14:textId="77777777" w:rsidTr="00325FE2">
        <w:trPr>
          <w:trHeight w:val="510"/>
        </w:trPr>
        <w:tc>
          <w:tcPr>
            <w:tcW w:w="3322" w:type="dxa"/>
            <w:shd w:val="clear" w:color="auto" w:fill="D0CECE" w:themeFill="background2" w:themeFillShade="E6"/>
          </w:tcPr>
          <w:p w14:paraId="638201D6" w14:textId="352763A8" w:rsidR="007B4AA2" w:rsidRPr="00175291" w:rsidRDefault="002B5FF0"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Attributs</w:t>
            </w:r>
          </w:p>
        </w:tc>
        <w:tc>
          <w:tcPr>
            <w:tcW w:w="2196" w:type="dxa"/>
            <w:shd w:val="clear" w:color="auto" w:fill="D0CECE" w:themeFill="background2" w:themeFillShade="E6"/>
          </w:tcPr>
          <w:p w14:paraId="0D8D66C8" w14:textId="722271C4"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Description</w:t>
            </w:r>
          </w:p>
        </w:tc>
        <w:tc>
          <w:tcPr>
            <w:tcW w:w="897" w:type="dxa"/>
            <w:shd w:val="clear" w:color="auto" w:fill="D0CECE" w:themeFill="background2" w:themeFillShade="E6"/>
          </w:tcPr>
          <w:p w14:paraId="04ACB9B0" w14:textId="711E59A2"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Tailles</w:t>
            </w:r>
          </w:p>
        </w:tc>
        <w:tc>
          <w:tcPr>
            <w:tcW w:w="830" w:type="dxa"/>
            <w:shd w:val="clear" w:color="auto" w:fill="D0CECE" w:themeFill="background2" w:themeFillShade="E6"/>
          </w:tcPr>
          <w:p w14:paraId="715C3CCC" w14:textId="7244D549"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Types</w:t>
            </w:r>
          </w:p>
        </w:tc>
        <w:tc>
          <w:tcPr>
            <w:tcW w:w="1817" w:type="dxa"/>
            <w:shd w:val="clear" w:color="auto" w:fill="D0CECE" w:themeFill="background2" w:themeFillShade="E6"/>
          </w:tcPr>
          <w:p w14:paraId="7A955039" w14:textId="183334A0" w:rsidR="007B4AA2" w:rsidRPr="00175291" w:rsidRDefault="007B4AA2" w:rsidP="00175291">
            <w:pPr>
              <w:spacing w:line="360" w:lineRule="auto"/>
              <w:jc w:val="both"/>
              <w:rPr>
                <w:rFonts w:ascii="Times New Roman" w:hAnsi="Times New Roman" w:cs="Times New Roman"/>
                <w:b/>
                <w:sz w:val="24"/>
                <w:szCs w:val="24"/>
              </w:rPr>
            </w:pPr>
            <w:r w:rsidRPr="00175291">
              <w:rPr>
                <w:rFonts w:ascii="Times New Roman" w:hAnsi="Times New Roman" w:cs="Times New Roman"/>
                <w:b/>
                <w:sz w:val="24"/>
                <w:szCs w:val="24"/>
              </w:rPr>
              <w:t>Commentaires</w:t>
            </w:r>
          </w:p>
        </w:tc>
      </w:tr>
      <w:tr w:rsidR="00175291" w:rsidRPr="00175291" w14:paraId="4035695D" w14:textId="77777777" w:rsidTr="00325FE2">
        <w:trPr>
          <w:trHeight w:val="1417"/>
        </w:trPr>
        <w:tc>
          <w:tcPr>
            <w:tcW w:w="3322" w:type="dxa"/>
          </w:tcPr>
          <w:p w14:paraId="3AA6FBF6"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actualize_user_data_habilitation</w:t>
            </w:r>
            <w:proofErr w:type="spellEnd"/>
          </w:p>
          <w:p w14:paraId="234B9F6C"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272FAC75" w14:textId="6AA0FCE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Habilité à synchronisé la base avec active directory</w:t>
            </w:r>
          </w:p>
        </w:tc>
        <w:tc>
          <w:tcPr>
            <w:tcW w:w="897" w:type="dxa"/>
          </w:tcPr>
          <w:p w14:paraId="6AF7BD26" w14:textId="768A52FE"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3D2040EF" w14:textId="339ECF3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967DA7B"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4BFB4154" w14:textId="77777777" w:rsidTr="00325FE2">
        <w:trPr>
          <w:trHeight w:val="1417"/>
        </w:trPr>
        <w:tc>
          <w:tcPr>
            <w:tcW w:w="3322" w:type="dxa"/>
          </w:tcPr>
          <w:p w14:paraId="4FF03B52"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assign_access_habilitation</w:t>
            </w:r>
            <w:proofErr w:type="spellEnd"/>
          </w:p>
          <w:p w14:paraId="53DC5FF9"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485AADD2" w14:textId="4E20AB9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Assigné une habilitation à un utilisateur</w:t>
            </w:r>
          </w:p>
        </w:tc>
        <w:tc>
          <w:tcPr>
            <w:tcW w:w="897" w:type="dxa"/>
          </w:tcPr>
          <w:p w14:paraId="59CB2D60" w14:textId="56633118"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62989EC7" w14:textId="365F47E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4102F82"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0A8A0961" w14:textId="77777777" w:rsidTr="00783205">
        <w:trPr>
          <w:trHeight w:val="964"/>
        </w:trPr>
        <w:tc>
          <w:tcPr>
            <w:tcW w:w="3322" w:type="dxa"/>
          </w:tcPr>
          <w:p w14:paraId="4DB9C630" w14:textId="00BA0A08" w:rsidR="007B4AA2" w:rsidRPr="00175291" w:rsidRDefault="002B5FF0"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lastRenderedPageBreak/>
              <w:t>audit_id</w:t>
            </w:r>
            <w:proofErr w:type="spellEnd"/>
          </w:p>
        </w:tc>
        <w:tc>
          <w:tcPr>
            <w:tcW w:w="2196" w:type="dxa"/>
          </w:tcPr>
          <w:p w14:paraId="6AF4F6CD" w14:textId="24210EBC" w:rsidR="007B4AA2" w:rsidRPr="00175291" w:rsidRDefault="007B4AA2"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l’historique</w:t>
            </w:r>
          </w:p>
        </w:tc>
        <w:tc>
          <w:tcPr>
            <w:tcW w:w="897" w:type="dxa"/>
          </w:tcPr>
          <w:p w14:paraId="52AD0EBB" w14:textId="42A3B060" w:rsidR="007B4AA2" w:rsidRPr="00175291" w:rsidRDefault="007B4AA2"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41B0A4D" w14:textId="1F755972" w:rsidR="007B4AA2" w:rsidRPr="00175291" w:rsidRDefault="007B4AA2"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2C671B2B" w14:textId="77777777" w:rsidR="007B4AA2" w:rsidRPr="00175291" w:rsidRDefault="007B4AA2" w:rsidP="00175291">
            <w:pPr>
              <w:spacing w:line="360" w:lineRule="auto"/>
              <w:jc w:val="both"/>
              <w:rPr>
                <w:rFonts w:ascii="Times New Roman" w:hAnsi="Times New Roman" w:cs="Times New Roman"/>
                <w:sz w:val="24"/>
                <w:szCs w:val="24"/>
              </w:rPr>
            </w:pPr>
          </w:p>
        </w:tc>
      </w:tr>
      <w:tr w:rsidR="00175291" w:rsidRPr="00175291" w14:paraId="382B1038" w14:textId="77777777" w:rsidTr="00783205">
        <w:trPr>
          <w:trHeight w:val="964"/>
        </w:trPr>
        <w:tc>
          <w:tcPr>
            <w:tcW w:w="3322" w:type="dxa"/>
          </w:tcPr>
          <w:p w14:paraId="01FFCFA7"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beneficiary</w:t>
            </w:r>
            <w:proofErr w:type="spellEnd"/>
          </w:p>
          <w:p w14:paraId="01E3F2BE"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20E402B8" w14:textId="4DCDEE0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Départements propriétaire du projet</w:t>
            </w:r>
          </w:p>
        </w:tc>
        <w:tc>
          <w:tcPr>
            <w:tcW w:w="897" w:type="dxa"/>
          </w:tcPr>
          <w:p w14:paraId="66492050" w14:textId="7031F49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150</w:t>
            </w:r>
          </w:p>
        </w:tc>
        <w:tc>
          <w:tcPr>
            <w:tcW w:w="830" w:type="dxa"/>
          </w:tcPr>
          <w:p w14:paraId="1E699B3E" w14:textId="47801D9E"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54756EDE"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041E7FD6" w14:textId="77777777" w:rsidTr="00783205">
        <w:trPr>
          <w:trHeight w:val="964"/>
        </w:trPr>
        <w:tc>
          <w:tcPr>
            <w:tcW w:w="3322" w:type="dxa"/>
          </w:tcPr>
          <w:p w14:paraId="209A3F79" w14:textId="43118B09"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budget_id</w:t>
            </w:r>
            <w:proofErr w:type="spellEnd"/>
          </w:p>
        </w:tc>
        <w:tc>
          <w:tcPr>
            <w:tcW w:w="2196" w:type="dxa"/>
          </w:tcPr>
          <w:p w14:paraId="5881D907" w14:textId="130FC0D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du budget</w:t>
            </w:r>
          </w:p>
        </w:tc>
        <w:tc>
          <w:tcPr>
            <w:tcW w:w="897" w:type="dxa"/>
          </w:tcPr>
          <w:p w14:paraId="086FB3BE" w14:textId="5E66F45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404F3D77" w14:textId="2EB98D5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AF5D5F9"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6042B06C" w14:textId="77777777" w:rsidTr="00783205">
        <w:trPr>
          <w:trHeight w:val="964"/>
        </w:trPr>
        <w:tc>
          <w:tcPr>
            <w:tcW w:w="3322" w:type="dxa"/>
          </w:tcPr>
          <w:p w14:paraId="238E6386" w14:textId="75CBBB0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code</w:t>
            </w:r>
          </w:p>
        </w:tc>
        <w:tc>
          <w:tcPr>
            <w:tcW w:w="2196" w:type="dxa"/>
          </w:tcPr>
          <w:p w14:paraId="288CD5B6" w14:textId="23D424B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Code du budget</w:t>
            </w:r>
          </w:p>
        </w:tc>
        <w:tc>
          <w:tcPr>
            <w:tcW w:w="897" w:type="dxa"/>
          </w:tcPr>
          <w:p w14:paraId="3DEF6C47" w14:textId="1C903FB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2519AC5F" w14:textId="64E8354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4F6846A"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2C104E1" w14:textId="77777777" w:rsidTr="00783205">
        <w:trPr>
          <w:trHeight w:val="964"/>
        </w:trPr>
        <w:tc>
          <w:tcPr>
            <w:tcW w:w="3322" w:type="dxa"/>
          </w:tcPr>
          <w:p w14:paraId="3EF0C89A" w14:textId="168D5A11"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column</w:t>
            </w:r>
            <w:proofErr w:type="spellEnd"/>
          </w:p>
        </w:tc>
        <w:tc>
          <w:tcPr>
            <w:tcW w:w="2196" w:type="dxa"/>
          </w:tcPr>
          <w:p w14:paraId="364C932A" w14:textId="47C4F64C"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rangée modifié</w:t>
            </w:r>
          </w:p>
        </w:tc>
        <w:tc>
          <w:tcPr>
            <w:tcW w:w="897" w:type="dxa"/>
          </w:tcPr>
          <w:p w14:paraId="32B67638" w14:textId="6A299D5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1CE21285" w14:textId="5985393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7ED396E"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0536934C" w14:textId="77777777" w:rsidTr="00783205">
        <w:trPr>
          <w:trHeight w:val="964"/>
        </w:trPr>
        <w:tc>
          <w:tcPr>
            <w:tcW w:w="3322" w:type="dxa"/>
          </w:tcPr>
          <w:p w14:paraId="682C11CF"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completion_percentage</w:t>
            </w:r>
            <w:proofErr w:type="spellEnd"/>
          </w:p>
          <w:p w14:paraId="75B2B2E9"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63867B25" w14:textId="7DB40DD5"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Pourcentage de finition du projet</w:t>
            </w:r>
          </w:p>
        </w:tc>
        <w:tc>
          <w:tcPr>
            <w:tcW w:w="897" w:type="dxa"/>
          </w:tcPr>
          <w:p w14:paraId="392F26DD" w14:textId="7F83AA3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3</w:t>
            </w:r>
          </w:p>
        </w:tc>
        <w:tc>
          <w:tcPr>
            <w:tcW w:w="830" w:type="dxa"/>
          </w:tcPr>
          <w:p w14:paraId="60F2BFC1" w14:textId="7925503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w:t>
            </w:r>
          </w:p>
        </w:tc>
        <w:tc>
          <w:tcPr>
            <w:tcW w:w="1817" w:type="dxa"/>
          </w:tcPr>
          <w:p w14:paraId="5BB3364A" w14:textId="27848C7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Soit 0 / 25 / 50 /75 /100</w:t>
            </w:r>
          </w:p>
        </w:tc>
      </w:tr>
      <w:tr w:rsidR="00175291" w:rsidRPr="00175291" w14:paraId="68FE728E" w14:textId="77777777" w:rsidTr="00783205">
        <w:trPr>
          <w:trHeight w:val="964"/>
        </w:trPr>
        <w:tc>
          <w:tcPr>
            <w:tcW w:w="3322" w:type="dxa"/>
          </w:tcPr>
          <w:p w14:paraId="72323A67"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create_habilitation</w:t>
            </w:r>
            <w:proofErr w:type="spellEnd"/>
          </w:p>
          <w:p w14:paraId="0AD11C5D"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1339E4FE" w14:textId="0BF788E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Créer une nouvelle habilitation</w:t>
            </w:r>
          </w:p>
        </w:tc>
        <w:tc>
          <w:tcPr>
            <w:tcW w:w="897" w:type="dxa"/>
          </w:tcPr>
          <w:p w14:paraId="2F12A982" w14:textId="324B55E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79FDB3C5" w14:textId="0F2AD51C"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4E67AB7"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166841E" w14:textId="77777777" w:rsidTr="00783205">
        <w:trPr>
          <w:trHeight w:val="964"/>
        </w:trPr>
        <w:tc>
          <w:tcPr>
            <w:tcW w:w="3322" w:type="dxa"/>
          </w:tcPr>
          <w:p w14:paraId="38C7AFE4" w14:textId="0D876803"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created_at</w:t>
            </w:r>
            <w:proofErr w:type="spellEnd"/>
          </w:p>
        </w:tc>
        <w:tc>
          <w:tcPr>
            <w:tcW w:w="2196" w:type="dxa"/>
          </w:tcPr>
          <w:p w14:paraId="5FB38D7A" w14:textId="1EADF6C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création du projet</w:t>
            </w:r>
          </w:p>
        </w:tc>
        <w:tc>
          <w:tcPr>
            <w:tcW w:w="897" w:type="dxa"/>
          </w:tcPr>
          <w:p w14:paraId="06475E63" w14:textId="12E2342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7AFCA001" w14:textId="0AF669B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8932E5D"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74C19BCB" w14:textId="77777777" w:rsidTr="00783205">
        <w:trPr>
          <w:trHeight w:val="964"/>
        </w:trPr>
        <w:tc>
          <w:tcPr>
            <w:tcW w:w="3322" w:type="dxa"/>
          </w:tcPr>
          <w:p w14:paraId="0FD08061" w14:textId="1578483E"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criticality</w:t>
            </w:r>
            <w:proofErr w:type="spellEnd"/>
          </w:p>
        </w:tc>
        <w:tc>
          <w:tcPr>
            <w:tcW w:w="2196" w:type="dxa"/>
          </w:tcPr>
          <w:p w14:paraId="4CD9BF43" w14:textId="4278250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Criticité du projet</w:t>
            </w:r>
          </w:p>
        </w:tc>
        <w:tc>
          <w:tcPr>
            <w:tcW w:w="897" w:type="dxa"/>
          </w:tcPr>
          <w:p w14:paraId="588B45C1" w14:textId="1631415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71FFE3D6" w14:textId="7AA5024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0D48A13"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5E52DC1" w14:textId="77777777" w:rsidTr="00783205">
        <w:trPr>
          <w:trHeight w:val="964"/>
        </w:trPr>
        <w:tc>
          <w:tcPr>
            <w:tcW w:w="3322" w:type="dxa"/>
          </w:tcPr>
          <w:p w14:paraId="64D0A227" w14:textId="07CB4076"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currency</w:t>
            </w:r>
            <w:proofErr w:type="spellEnd"/>
          </w:p>
        </w:tc>
        <w:tc>
          <w:tcPr>
            <w:tcW w:w="2196" w:type="dxa"/>
          </w:tcPr>
          <w:p w14:paraId="32E99334" w14:textId="1B74B26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Devise du budget</w:t>
            </w:r>
          </w:p>
        </w:tc>
        <w:tc>
          <w:tcPr>
            <w:tcW w:w="897" w:type="dxa"/>
          </w:tcPr>
          <w:p w14:paraId="45C0EDFC" w14:textId="66EBFFF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w:t>
            </w:r>
          </w:p>
        </w:tc>
        <w:tc>
          <w:tcPr>
            <w:tcW w:w="830" w:type="dxa"/>
          </w:tcPr>
          <w:p w14:paraId="1576A9F3" w14:textId="06C7809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04629B1C" w14:textId="2E9C32B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EUR / AR</w:t>
            </w:r>
          </w:p>
        </w:tc>
      </w:tr>
      <w:tr w:rsidR="00175291" w:rsidRPr="00175291" w14:paraId="28C30F50" w14:textId="77777777" w:rsidTr="00783205">
        <w:trPr>
          <w:trHeight w:val="964"/>
        </w:trPr>
        <w:tc>
          <w:tcPr>
            <w:tcW w:w="3322" w:type="dxa"/>
          </w:tcPr>
          <w:p w14:paraId="7A699B9C" w14:textId="6CE0738F"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daily_effort</w:t>
            </w:r>
            <w:proofErr w:type="spellEnd"/>
          </w:p>
        </w:tc>
        <w:tc>
          <w:tcPr>
            <w:tcW w:w="2196" w:type="dxa"/>
          </w:tcPr>
          <w:p w14:paraId="4083A708" w14:textId="79BE32FA"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Heure consacrée à chaque activité</w:t>
            </w:r>
          </w:p>
        </w:tc>
        <w:tc>
          <w:tcPr>
            <w:tcW w:w="897" w:type="dxa"/>
          </w:tcPr>
          <w:p w14:paraId="15ABC563" w14:textId="10B68EBE"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79C01485" w14:textId="468ED47B"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w:t>
            </w:r>
          </w:p>
        </w:tc>
        <w:tc>
          <w:tcPr>
            <w:tcW w:w="1817" w:type="dxa"/>
          </w:tcPr>
          <w:p w14:paraId="58E01CF0" w14:textId="707A5B2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Entier allant de 1 à 8</w:t>
            </w:r>
          </w:p>
        </w:tc>
      </w:tr>
      <w:tr w:rsidR="00175291" w:rsidRPr="00175291" w14:paraId="524F476E" w14:textId="77777777" w:rsidTr="00783205">
        <w:trPr>
          <w:trHeight w:val="964"/>
        </w:trPr>
        <w:tc>
          <w:tcPr>
            <w:tcW w:w="3322" w:type="dxa"/>
          </w:tcPr>
          <w:p w14:paraId="2BA0E504" w14:textId="24301820"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w:t>
            </w:r>
          </w:p>
        </w:tc>
        <w:tc>
          <w:tcPr>
            <w:tcW w:w="2196" w:type="dxa"/>
          </w:tcPr>
          <w:p w14:paraId="567EA125" w14:textId="641A3C45"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l’activité</w:t>
            </w:r>
          </w:p>
        </w:tc>
        <w:tc>
          <w:tcPr>
            <w:tcW w:w="897" w:type="dxa"/>
          </w:tcPr>
          <w:p w14:paraId="52F8E859" w14:textId="5D87093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31F68B5B" w14:textId="20788CB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5A4CE08C" w14:textId="4BBC3D19"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YYYY/MM/DD</w:t>
            </w:r>
          </w:p>
        </w:tc>
      </w:tr>
      <w:tr w:rsidR="00175291" w:rsidRPr="00175291" w14:paraId="082C996B" w14:textId="77777777" w:rsidTr="00783205">
        <w:trPr>
          <w:trHeight w:val="964"/>
        </w:trPr>
        <w:tc>
          <w:tcPr>
            <w:tcW w:w="3322" w:type="dxa"/>
          </w:tcPr>
          <w:p w14:paraId="16921AE2" w14:textId="44F563E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w:t>
            </w:r>
          </w:p>
        </w:tc>
        <w:tc>
          <w:tcPr>
            <w:tcW w:w="2196" w:type="dxa"/>
          </w:tcPr>
          <w:p w14:paraId="7E1DFBA2" w14:textId="1505E81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 de l’activité</w:t>
            </w:r>
          </w:p>
        </w:tc>
        <w:tc>
          <w:tcPr>
            <w:tcW w:w="897" w:type="dxa"/>
          </w:tcPr>
          <w:p w14:paraId="5F4B6425" w14:textId="77777777" w:rsidR="003C586C" w:rsidRPr="00175291" w:rsidRDefault="003C586C" w:rsidP="00175291">
            <w:pPr>
              <w:spacing w:line="360" w:lineRule="auto"/>
              <w:jc w:val="both"/>
              <w:rPr>
                <w:rFonts w:ascii="Times New Roman" w:hAnsi="Times New Roman" w:cs="Times New Roman"/>
                <w:sz w:val="24"/>
                <w:szCs w:val="24"/>
              </w:rPr>
            </w:pPr>
          </w:p>
        </w:tc>
        <w:tc>
          <w:tcPr>
            <w:tcW w:w="830" w:type="dxa"/>
          </w:tcPr>
          <w:p w14:paraId="6A4DC7AA" w14:textId="1EA6628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4F1B7FF"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88FD03D" w14:textId="77777777" w:rsidTr="00783205">
        <w:trPr>
          <w:trHeight w:val="964"/>
        </w:trPr>
        <w:tc>
          <w:tcPr>
            <w:tcW w:w="3322" w:type="dxa"/>
          </w:tcPr>
          <w:p w14:paraId="30BAB0FE"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lastRenderedPageBreak/>
              <w:t>delete_habilitation</w:t>
            </w:r>
            <w:proofErr w:type="spellEnd"/>
          </w:p>
          <w:p w14:paraId="59F48C64"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15BABAC9" w14:textId="0524DC5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Supprimer une habilitation</w:t>
            </w:r>
          </w:p>
        </w:tc>
        <w:tc>
          <w:tcPr>
            <w:tcW w:w="897" w:type="dxa"/>
          </w:tcPr>
          <w:p w14:paraId="379C7E6C" w14:textId="72269853"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09AAC111" w14:textId="4DAE9F5D"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76BD55C1"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BAE18D3" w14:textId="77777777" w:rsidTr="00783205">
        <w:trPr>
          <w:trHeight w:val="964"/>
        </w:trPr>
        <w:tc>
          <w:tcPr>
            <w:tcW w:w="3322" w:type="dxa"/>
          </w:tcPr>
          <w:p w14:paraId="1B9ABA85" w14:textId="77777777"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deliverable</w:t>
            </w:r>
            <w:proofErr w:type="spellEnd"/>
          </w:p>
          <w:p w14:paraId="682DE20C"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4345E104" w14:textId="19F238B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Liens du livrable pour chaque phase</w:t>
            </w:r>
          </w:p>
        </w:tc>
        <w:tc>
          <w:tcPr>
            <w:tcW w:w="897" w:type="dxa"/>
          </w:tcPr>
          <w:p w14:paraId="6AD63D8D" w14:textId="77777777" w:rsidR="003C586C" w:rsidRPr="00175291" w:rsidRDefault="003C586C" w:rsidP="00175291">
            <w:pPr>
              <w:spacing w:line="360" w:lineRule="auto"/>
              <w:jc w:val="both"/>
              <w:rPr>
                <w:rFonts w:ascii="Times New Roman" w:hAnsi="Times New Roman" w:cs="Times New Roman"/>
                <w:sz w:val="24"/>
                <w:szCs w:val="24"/>
              </w:rPr>
            </w:pPr>
          </w:p>
        </w:tc>
        <w:tc>
          <w:tcPr>
            <w:tcW w:w="830" w:type="dxa"/>
          </w:tcPr>
          <w:p w14:paraId="38044807" w14:textId="7C760BF2"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74C0D7C"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33B04A1D" w14:textId="77777777" w:rsidTr="00783205">
        <w:trPr>
          <w:trHeight w:val="964"/>
        </w:trPr>
        <w:tc>
          <w:tcPr>
            <w:tcW w:w="3322" w:type="dxa"/>
          </w:tcPr>
          <w:p w14:paraId="0A8F4F85" w14:textId="082C4576"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department</w:t>
            </w:r>
            <w:proofErr w:type="spellEnd"/>
          </w:p>
        </w:tc>
        <w:tc>
          <w:tcPr>
            <w:tcW w:w="2196" w:type="dxa"/>
          </w:tcPr>
          <w:p w14:paraId="36EA5BD6" w14:textId="257171EC"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Département auquel l’utilisateur est lié</w:t>
            </w:r>
          </w:p>
        </w:tc>
        <w:tc>
          <w:tcPr>
            <w:tcW w:w="897" w:type="dxa"/>
          </w:tcPr>
          <w:p w14:paraId="57D1F543" w14:textId="0C2C2B1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2CBAE0FC" w14:textId="157E390C"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855EEA1"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2780432B" w14:textId="77777777" w:rsidTr="00783205">
        <w:trPr>
          <w:trHeight w:val="964"/>
        </w:trPr>
        <w:tc>
          <w:tcPr>
            <w:tcW w:w="3322" w:type="dxa"/>
          </w:tcPr>
          <w:p w14:paraId="61AE9AC9" w14:textId="57B52E19" w:rsidR="003C586C" w:rsidRPr="00175291" w:rsidRDefault="003C586C"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dependant_of</w:t>
            </w:r>
            <w:proofErr w:type="spellEnd"/>
          </w:p>
        </w:tc>
        <w:tc>
          <w:tcPr>
            <w:tcW w:w="2196" w:type="dxa"/>
          </w:tcPr>
          <w:p w14:paraId="02750ADB" w14:textId="5CB65BF5"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 de la phase auquel il est dépendant</w:t>
            </w:r>
          </w:p>
        </w:tc>
        <w:tc>
          <w:tcPr>
            <w:tcW w:w="897" w:type="dxa"/>
          </w:tcPr>
          <w:p w14:paraId="5F2E345F" w14:textId="5AF2AEE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0A9BFEED" w14:textId="2B2CB926"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D8F8F7C"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2A96ADBC" w14:textId="77777777" w:rsidTr="00783205">
        <w:trPr>
          <w:trHeight w:val="964"/>
        </w:trPr>
        <w:tc>
          <w:tcPr>
            <w:tcW w:w="3322" w:type="dxa"/>
          </w:tcPr>
          <w:p w14:paraId="4B609CCA" w14:textId="77777777"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w:t>
            </w:r>
          </w:p>
          <w:p w14:paraId="156407F6" w14:textId="77777777" w:rsidR="003C586C" w:rsidRPr="00175291" w:rsidRDefault="003C586C" w:rsidP="00175291">
            <w:pPr>
              <w:spacing w:line="360" w:lineRule="auto"/>
              <w:jc w:val="both"/>
              <w:rPr>
                <w:rFonts w:ascii="Times New Roman" w:hAnsi="Times New Roman" w:cs="Times New Roman"/>
                <w:sz w:val="24"/>
                <w:szCs w:val="24"/>
              </w:rPr>
            </w:pPr>
          </w:p>
        </w:tc>
        <w:tc>
          <w:tcPr>
            <w:tcW w:w="2196" w:type="dxa"/>
          </w:tcPr>
          <w:p w14:paraId="39922A9B" w14:textId="546BC53A"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 du projet</w:t>
            </w:r>
          </w:p>
        </w:tc>
        <w:tc>
          <w:tcPr>
            <w:tcW w:w="897" w:type="dxa"/>
          </w:tcPr>
          <w:p w14:paraId="377945AA" w14:textId="77777777" w:rsidR="003C586C" w:rsidRPr="00175291" w:rsidRDefault="003C586C" w:rsidP="00175291">
            <w:pPr>
              <w:spacing w:line="360" w:lineRule="auto"/>
              <w:jc w:val="both"/>
              <w:rPr>
                <w:rFonts w:ascii="Times New Roman" w:hAnsi="Times New Roman" w:cs="Times New Roman"/>
                <w:sz w:val="24"/>
                <w:szCs w:val="24"/>
              </w:rPr>
            </w:pPr>
          </w:p>
        </w:tc>
        <w:tc>
          <w:tcPr>
            <w:tcW w:w="830" w:type="dxa"/>
          </w:tcPr>
          <w:p w14:paraId="42725DEE" w14:textId="457A25BA"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88A3EC4" w14:textId="77777777"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6317F411" w14:textId="77777777" w:rsidTr="00783205">
        <w:trPr>
          <w:trHeight w:val="964"/>
        </w:trPr>
        <w:tc>
          <w:tcPr>
            <w:tcW w:w="3322" w:type="dxa"/>
          </w:tcPr>
          <w:p w14:paraId="00A07C80" w14:textId="11D7DC2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w:t>
            </w:r>
          </w:p>
        </w:tc>
        <w:tc>
          <w:tcPr>
            <w:tcW w:w="2196" w:type="dxa"/>
          </w:tcPr>
          <w:p w14:paraId="27D4D913" w14:textId="212681D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Description de la tâche</w:t>
            </w:r>
          </w:p>
        </w:tc>
        <w:tc>
          <w:tcPr>
            <w:tcW w:w="897" w:type="dxa"/>
          </w:tcPr>
          <w:p w14:paraId="2B986594" w14:textId="77777777" w:rsidR="00481CEE" w:rsidRPr="00175291" w:rsidRDefault="00481CEE" w:rsidP="00175291">
            <w:pPr>
              <w:spacing w:line="360" w:lineRule="auto"/>
              <w:jc w:val="both"/>
              <w:rPr>
                <w:rFonts w:ascii="Times New Roman" w:hAnsi="Times New Roman" w:cs="Times New Roman"/>
                <w:sz w:val="24"/>
                <w:szCs w:val="24"/>
              </w:rPr>
            </w:pPr>
          </w:p>
        </w:tc>
        <w:tc>
          <w:tcPr>
            <w:tcW w:w="830" w:type="dxa"/>
          </w:tcPr>
          <w:p w14:paraId="107D9C2C" w14:textId="5D50DB1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DDD050F"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790AE7E4" w14:textId="77777777" w:rsidTr="00783205">
        <w:trPr>
          <w:trHeight w:val="964"/>
        </w:trPr>
        <w:tc>
          <w:tcPr>
            <w:tcW w:w="3322" w:type="dxa"/>
          </w:tcPr>
          <w:p w14:paraId="30C4FE3F" w14:textId="4F4337EF"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direction</w:t>
            </w:r>
          </w:p>
        </w:tc>
        <w:tc>
          <w:tcPr>
            <w:tcW w:w="2196" w:type="dxa"/>
          </w:tcPr>
          <w:p w14:paraId="105A941A" w14:textId="60C59F84"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Directions source du budget</w:t>
            </w:r>
          </w:p>
        </w:tc>
        <w:tc>
          <w:tcPr>
            <w:tcW w:w="897" w:type="dxa"/>
          </w:tcPr>
          <w:p w14:paraId="7DF05B6B" w14:textId="18858709"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8F01DFF" w14:textId="559A3651" w:rsidR="003C586C" w:rsidRPr="00175291" w:rsidRDefault="003C586C"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7EBB7881" w14:textId="76DD19AD" w:rsidR="003C586C" w:rsidRPr="00175291" w:rsidRDefault="003C586C" w:rsidP="00175291">
            <w:pPr>
              <w:spacing w:line="360" w:lineRule="auto"/>
              <w:jc w:val="both"/>
              <w:rPr>
                <w:rFonts w:ascii="Times New Roman" w:hAnsi="Times New Roman" w:cs="Times New Roman"/>
                <w:sz w:val="24"/>
                <w:szCs w:val="24"/>
              </w:rPr>
            </w:pPr>
          </w:p>
        </w:tc>
      </w:tr>
      <w:tr w:rsidR="00175291" w:rsidRPr="00175291" w14:paraId="5D30FA73" w14:textId="77777777" w:rsidTr="00783205">
        <w:trPr>
          <w:trHeight w:val="964"/>
        </w:trPr>
        <w:tc>
          <w:tcPr>
            <w:tcW w:w="3322" w:type="dxa"/>
          </w:tcPr>
          <w:p w14:paraId="53AF7B15" w14:textId="357C26FA"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lang w:val="en-US"/>
              </w:rPr>
              <w:t>due_date</w:t>
            </w:r>
            <w:proofErr w:type="spellEnd"/>
          </w:p>
        </w:tc>
        <w:tc>
          <w:tcPr>
            <w:tcW w:w="2196" w:type="dxa"/>
          </w:tcPr>
          <w:p w14:paraId="0E11AE06" w14:textId="76F01CE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prévisionnelle de fin de la tâche</w:t>
            </w:r>
          </w:p>
        </w:tc>
        <w:tc>
          <w:tcPr>
            <w:tcW w:w="897" w:type="dxa"/>
          </w:tcPr>
          <w:p w14:paraId="574DC40A" w14:textId="7492EE0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5D66A5BF" w14:textId="43C2E128"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5F182BA" w14:textId="38351D1A"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1635CA60" w14:textId="77777777" w:rsidTr="00783205">
        <w:trPr>
          <w:trHeight w:val="964"/>
        </w:trPr>
        <w:tc>
          <w:tcPr>
            <w:tcW w:w="3322" w:type="dxa"/>
          </w:tcPr>
          <w:p w14:paraId="10F8E9F4" w14:textId="3CCAA6D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email</w:t>
            </w:r>
          </w:p>
        </w:tc>
        <w:tc>
          <w:tcPr>
            <w:tcW w:w="2196" w:type="dxa"/>
          </w:tcPr>
          <w:p w14:paraId="3833E54C" w14:textId="456EEB82"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Mail de l’utilisateur</w:t>
            </w:r>
          </w:p>
        </w:tc>
        <w:tc>
          <w:tcPr>
            <w:tcW w:w="897" w:type="dxa"/>
          </w:tcPr>
          <w:p w14:paraId="39F05C2B" w14:textId="4B4DA18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550CA301" w14:textId="7C3BC1C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0D63ED8"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50F6350B" w14:textId="77777777" w:rsidTr="00783205">
        <w:trPr>
          <w:trHeight w:val="964"/>
        </w:trPr>
        <w:tc>
          <w:tcPr>
            <w:tcW w:w="3322" w:type="dxa"/>
          </w:tcPr>
          <w:p w14:paraId="67A6604B" w14:textId="49848E40"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end_date</w:t>
            </w:r>
            <w:proofErr w:type="spellEnd"/>
          </w:p>
        </w:tc>
        <w:tc>
          <w:tcPr>
            <w:tcW w:w="2196" w:type="dxa"/>
          </w:tcPr>
          <w:p w14:paraId="74C91CB2" w14:textId="7D521AA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fin de la phase</w:t>
            </w:r>
          </w:p>
        </w:tc>
        <w:tc>
          <w:tcPr>
            <w:tcW w:w="897" w:type="dxa"/>
          </w:tcPr>
          <w:p w14:paraId="625ED7BE" w14:textId="51D50D4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6B877042" w14:textId="756B0E78"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5EA84D2"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682DA46F" w14:textId="77777777" w:rsidTr="00783205">
        <w:trPr>
          <w:trHeight w:val="964"/>
        </w:trPr>
        <w:tc>
          <w:tcPr>
            <w:tcW w:w="3322" w:type="dxa"/>
          </w:tcPr>
          <w:p w14:paraId="68F1A328" w14:textId="77777777"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end_date_change_reason</w:t>
            </w:r>
            <w:proofErr w:type="spellEnd"/>
          </w:p>
          <w:p w14:paraId="5EC7FA36"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38D6DFEE" w14:textId="190D26D3"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Raison du changement de la date de fin de projet</w:t>
            </w:r>
          </w:p>
        </w:tc>
        <w:tc>
          <w:tcPr>
            <w:tcW w:w="897" w:type="dxa"/>
          </w:tcPr>
          <w:p w14:paraId="26598009" w14:textId="77777777" w:rsidR="00481CEE" w:rsidRPr="00175291" w:rsidRDefault="00481CEE" w:rsidP="00175291">
            <w:pPr>
              <w:spacing w:line="360" w:lineRule="auto"/>
              <w:jc w:val="both"/>
              <w:rPr>
                <w:rFonts w:ascii="Times New Roman" w:hAnsi="Times New Roman" w:cs="Times New Roman"/>
                <w:sz w:val="24"/>
                <w:szCs w:val="24"/>
              </w:rPr>
            </w:pPr>
          </w:p>
        </w:tc>
        <w:tc>
          <w:tcPr>
            <w:tcW w:w="830" w:type="dxa"/>
          </w:tcPr>
          <w:p w14:paraId="52919330" w14:textId="289738B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5C881F0"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38C5985A" w14:textId="77777777" w:rsidTr="00783205">
        <w:trPr>
          <w:trHeight w:val="964"/>
        </w:trPr>
        <w:tc>
          <w:tcPr>
            <w:tcW w:w="3322" w:type="dxa"/>
          </w:tcPr>
          <w:p w14:paraId="5E8BAC04" w14:textId="150688D0"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expected_deliverable</w:t>
            </w:r>
            <w:proofErr w:type="spellEnd"/>
          </w:p>
        </w:tc>
        <w:tc>
          <w:tcPr>
            <w:tcW w:w="2196" w:type="dxa"/>
          </w:tcPr>
          <w:p w14:paraId="2F530ACB" w14:textId="36BB5A5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du livrable attendu</w:t>
            </w:r>
          </w:p>
        </w:tc>
        <w:tc>
          <w:tcPr>
            <w:tcW w:w="897" w:type="dxa"/>
          </w:tcPr>
          <w:p w14:paraId="1FD1D275" w14:textId="4C86BAF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255</w:t>
            </w:r>
          </w:p>
        </w:tc>
        <w:tc>
          <w:tcPr>
            <w:tcW w:w="830" w:type="dxa"/>
          </w:tcPr>
          <w:p w14:paraId="4F839BA2" w14:textId="67BE6D8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6F67A7C" w14:textId="3D401B19"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1ABCC5C9" w14:textId="77777777" w:rsidTr="00783205">
        <w:trPr>
          <w:trHeight w:val="964"/>
        </w:trPr>
        <w:tc>
          <w:tcPr>
            <w:tcW w:w="3322" w:type="dxa"/>
          </w:tcPr>
          <w:p w14:paraId="5AFCA023" w14:textId="6559784C"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habilitation_id</w:t>
            </w:r>
            <w:proofErr w:type="spellEnd"/>
          </w:p>
        </w:tc>
        <w:tc>
          <w:tcPr>
            <w:tcW w:w="2196" w:type="dxa"/>
          </w:tcPr>
          <w:p w14:paraId="28983B41" w14:textId="3468DEF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des habilitation</w:t>
            </w:r>
          </w:p>
        </w:tc>
        <w:tc>
          <w:tcPr>
            <w:tcW w:w="897" w:type="dxa"/>
          </w:tcPr>
          <w:p w14:paraId="7325EC99" w14:textId="363E7E0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10F2AE6F" w14:textId="16759349"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91A8DBF"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014F5355" w14:textId="77777777" w:rsidTr="00783205">
        <w:trPr>
          <w:trHeight w:val="964"/>
        </w:trPr>
        <w:tc>
          <w:tcPr>
            <w:tcW w:w="3322" w:type="dxa"/>
          </w:tcPr>
          <w:p w14:paraId="017EBA55" w14:textId="77777777"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lastRenderedPageBreak/>
              <w:t>habilitation_admin_id</w:t>
            </w:r>
            <w:proofErr w:type="spellEnd"/>
          </w:p>
          <w:p w14:paraId="415721D4"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46B98A8C" w14:textId="75BEEF3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l’habilitation admin</w:t>
            </w:r>
          </w:p>
        </w:tc>
        <w:tc>
          <w:tcPr>
            <w:tcW w:w="897" w:type="dxa"/>
          </w:tcPr>
          <w:p w14:paraId="5704F01B" w14:textId="38ED2FB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737C0E14" w14:textId="7E4C26D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9350009"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041A1A46" w14:textId="77777777" w:rsidTr="00783205">
        <w:trPr>
          <w:trHeight w:val="964"/>
        </w:trPr>
        <w:tc>
          <w:tcPr>
            <w:tcW w:w="3322" w:type="dxa"/>
          </w:tcPr>
          <w:p w14:paraId="22CE8931" w14:textId="77777777"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habilitation_activity_id</w:t>
            </w:r>
            <w:proofErr w:type="spellEnd"/>
          </w:p>
          <w:p w14:paraId="6A3B2AFD"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7AED28E3" w14:textId="6871D42C"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Identifiant de l’habilitation </w:t>
            </w:r>
            <w:proofErr w:type="spellStart"/>
            <w:r w:rsidRPr="00175291">
              <w:rPr>
                <w:rFonts w:ascii="Times New Roman" w:hAnsi="Times New Roman" w:cs="Times New Roman"/>
                <w:sz w:val="24"/>
                <w:szCs w:val="24"/>
              </w:rPr>
              <w:t>activity</w:t>
            </w:r>
            <w:proofErr w:type="spellEnd"/>
          </w:p>
        </w:tc>
        <w:tc>
          <w:tcPr>
            <w:tcW w:w="897" w:type="dxa"/>
          </w:tcPr>
          <w:p w14:paraId="77468BC4" w14:textId="71E57EB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86CCF6B" w14:textId="0C3C01F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15E2765"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0EE87CDB" w14:textId="77777777" w:rsidTr="00783205">
        <w:trPr>
          <w:trHeight w:val="964"/>
        </w:trPr>
        <w:tc>
          <w:tcPr>
            <w:tcW w:w="3322" w:type="dxa"/>
          </w:tcPr>
          <w:p w14:paraId="4F497250" w14:textId="41DB32E0"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initiator</w:t>
            </w:r>
            <w:proofErr w:type="spellEnd"/>
          </w:p>
        </w:tc>
        <w:tc>
          <w:tcPr>
            <w:tcW w:w="2196" w:type="dxa"/>
          </w:tcPr>
          <w:p w14:paraId="4FB33849" w14:textId="113BA241"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personne qui a créé le projet</w:t>
            </w:r>
          </w:p>
        </w:tc>
        <w:tc>
          <w:tcPr>
            <w:tcW w:w="897" w:type="dxa"/>
          </w:tcPr>
          <w:p w14:paraId="29831E77" w14:textId="37CC5A2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26347BD2" w14:textId="35AB4909"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67EF0CB"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183C9814" w14:textId="77777777" w:rsidTr="00783205">
        <w:trPr>
          <w:trHeight w:val="964"/>
        </w:trPr>
        <w:tc>
          <w:tcPr>
            <w:tcW w:w="3322" w:type="dxa"/>
          </w:tcPr>
          <w:p w14:paraId="730845EC" w14:textId="77777777"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is_end_date_immuable</w:t>
            </w:r>
            <w:proofErr w:type="spellEnd"/>
          </w:p>
          <w:p w14:paraId="7321D74D" w14:textId="77777777"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744DA7B8" w14:textId="1F6F6BD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Check si la date de fin peut être modifié ou non</w:t>
            </w:r>
          </w:p>
        </w:tc>
        <w:tc>
          <w:tcPr>
            <w:tcW w:w="897" w:type="dxa"/>
          </w:tcPr>
          <w:p w14:paraId="62283CB2" w14:textId="1089E451"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3CAD666F" w14:textId="1508A18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633F8E22"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3FED2ADC" w14:textId="77777777" w:rsidTr="00783205">
        <w:trPr>
          <w:trHeight w:val="964"/>
        </w:trPr>
        <w:tc>
          <w:tcPr>
            <w:tcW w:w="3322" w:type="dxa"/>
          </w:tcPr>
          <w:p w14:paraId="36E84256" w14:textId="192E60D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label</w:t>
            </w:r>
          </w:p>
        </w:tc>
        <w:tc>
          <w:tcPr>
            <w:tcW w:w="2196" w:type="dxa"/>
          </w:tcPr>
          <w:p w14:paraId="0745B2B4" w14:textId="23457FD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l’habilitation</w:t>
            </w:r>
          </w:p>
        </w:tc>
        <w:tc>
          <w:tcPr>
            <w:tcW w:w="897" w:type="dxa"/>
          </w:tcPr>
          <w:p w14:paraId="17E549E8" w14:textId="3C45C78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2510AB1" w14:textId="5C05366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A141819"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66102A2F" w14:textId="77777777" w:rsidTr="00325FE2">
        <w:tc>
          <w:tcPr>
            <w:tcW w:w="3322" w:type="dxa"/>
          </w:tcPr>
          <w:p w14:paraId="6107E52C" w14:textId="02C70D8A"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modification_type</w:t>
            </w:r>
            <w:proofErr w:type="spellEnd"/>
          </w:p>
        </w:tc>
        <w:tc>
          <w:tcPr>
            <w:tcW w:w="2196" w:type="dxa"/>
          </w:tcPr>
          <w:p w14:paraId="06EFA4B3" w14:textId="295F05EE"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 possible de la modification</w:t>
            </w:r>
          </w:p>
        </w:tc>
        <w:tc>
          <w:tcPr>
            <w:tcW w:w="897" w:type="dxa"/>
          </w:tcPr>
          <w:p w14:paraId="328E2718" w14:textId="3D73480A"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12</w:t>
            </w:r>
          </w:p>
        </w:tc>
        <w:tc>
          <w:tcPr>
            <w:tcW w:w="830" w:type="dxa"/>
          </w:tcPr>
          <w:p w14:paraId="127E82D0" w14:textId="0A9F8A8B"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A6D16CB" w14:textId="2592A0FB"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Création/ modification/ suppression</w:t>
            </w:r>
          </w:p>
        </w:tc>
      </w:tr>
      <w:tr w:rsidR="00175291" w:rsidRPr="00175291" w14:paraId="66F59379" w14:textId="77777777" w:rsidTr="00783205">
        <w:trPr>
          <w:trHeight w:val="964"/>
        </w:trPr>
        <w:tc>
          <w:tcPr>
            <w:tcW w:w="3322" w:type="dxa"/>
          </w:tcPr>
          <w:p w14:paraId="28DD8DF0" w14:textId="095C9835"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modified_at</w:t>
            </w:r>
            <w:proofErr w:type="spellEnd"/>
          </w:p>
        </w:tc>
        <w:tc>
          <w:tcPr>
            <w:tcW w:w="2196" w:type="dxa"/>
          </w:tcPr>
          <w:p w14:paraId="569AF68B" w14:textId="4047E8F1"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et heure de la création de l’audit</w:t>
            </w:r>
          </w:p>
        </w:tc>
        <w:tc>
          <w:tcPr>
            <w:tcW w:w="897" w:type="dxa"/>
          </w:tcPr>
          <w:p w14:paraId="11F121D8" w14:textId="21C04E87"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16</w:t>
            </w:r>
          </w:p>
        </w:tc>
        <w:tc>
          <w:tcPr>
            <w:tcW w:w="830" w:type="dxa"/>
          </w:tcPr>
          <w:p w14:paraId="6AAC0BCC" w14:textId="699156E0"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DT</w:t>
            </w:r>
          </w:p>
        </w:tc>
        <w:tc>
          <w:tcPr>
            <w:tcW w:w="1817" w:type="dxa"/>
          </w:tcPr>
          <w:p w14:paraId="654D7104" w14:textId="07BEB44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YYYY/MM/DD T </w:t>
            </w:r>
            <w:proofErr w:type="spellStart"/>
            <w:r w:rsidRPr="00175291">
              <w:rPr>
                <w:rFonts w:ascii="Times New Roman" w:hAnsi="Times New Roman" w:cs="Times New Roman"/>
                <w:sz w:val="24"/>
                <w:szCs w:val="24"/>
              </w:rPr>
              <w:t>hh:mm</w:t>
            </w:r>
            <w:proofErr w:type="spellEnd"/>
          </w:p>
        </w:tc>
      </w:tr>
      <w:tr w:rsidR="00175291" w:rsidRPr="00175291" w14:paraId="5C3DDD2E" w14:textId="77777777" w:rsidTr="00783205">
        <w:trPr>
          <w:trHeight w:val="964"/>
        </w:trPr>
        <w:tc>
          <w:tcPr>
            <w:tcW w:w="3322" w:type="dxa"/>
          </w:tcPr>
          <w:p w14:paraId="74B04D9E" w14:textId="104AC366"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modified_at</w:t>
            </w:r>
            <w:proofErr w:type="spellEnd"/>
          </w:p>
        </w:tc>
        <w:tc>
          <w:tcPr>
            <w:tcW w:w="2196" w:type="dxa"/>
          </w:tcPr>
          <w:p w14:paraId="2A9E9C90" w14:textId="1F36D1E2"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modification du projet</w:t>
            </w:r>
          </w:p>
        </w:tc>
        <w:tc>
          <w:tcPr>
            <w:tcW w:w="897" w:type="dxa"/>
          </w:tcPr>
          <w:p w14:paraId="21E90506" w14:textId="151E9CE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03728050" w14:textId="5276F10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5AB13B54"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4D19B250" w14:textId="77777777" w:rsidTr="00783205">
        <w:trPr>
          <w:trHeight w:val="964"/>
        </w:trPr>
        <w:tc>
          <w:tcPr>
            <w:tcW w:w="3322" w:type="dxa"/>
          </w:tcPr>
          <w:p w14:paraId="3D1B39FB" w14:textId="1FBB5C03"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modified_by</w:t>
            </w:r>
            <w:proofErr w:type="spellEnd"/>
          </w:p>
        </w:tc>
        <w:tc>
          <w:tcPr>
            <w:tcW w:w="2196" w:type="dxa"/>
          </w:tcPr>
          <w:p w14:paraId="588C3756" w14:textId="71C5B22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personne qui a fait la modification</w:t>
            </w:r>
          </w:p>
        </w:tc>
        <w:tc>
          <w:tcPr>
            <w:tcW w:w="897" w:type="dxa"/>
          </w:tcPr>
          <w:p w14:paraId="1633C054" w14:textId="48519FC6"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5A660113" w14:textId="7E6B3B94"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6441657" w14:textId="77777777"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3DCA5F30" w14:textId="77777777" w:rsidTr="00783205">
        <w:trPr>
          <w:trHeight w:val="964"/>
        </w:trPr>
        <w:tc>
          <w:tcPr>
            <w:tcW w:w="3322" w:type="dxa"/>
          </w:tcPr>
          <w:p w14:paraId="5C35C14B" w14:textId="77777777" w:rsidR="00481CEE" w:rsidRPr="00175291" w:rsidRDefault="00481CEE"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modify_hierarchy</w:t>
            </w:r>
            <w:proofErr w:type="spellEnd"/>
          </w:p>
          <w:p w14:paraId="370AF51E" w14:textId="7A487CB0" w:rsidR="00481CEE" w:rsidRPr="00175291" w:rsidRDefault="00481CEE" w:rsidP="00175291">
            <w:pPr>
              <w:spacing w:line="360" w:lineRule="auto"/>
              <w:jc w:val="both"/>
              <w:rPr>
                <w:rFonts w:ascii="Times New Roman" w:hAnsi="Times New Roman" w:cs="Times New Roman"/>
                <w:sz w:val="24"/>
                <w:szCs w:val="24"/>
              </w:rPr>
            </w:pPr>
          </w:p>
        </w:tc>
        <w:tc>
          <w:tcPr>
            <w:tcW w:w="2196" w:type="dxa"/>
          </w:tcPr>
          <w:p w14:paraId="3A6A4954" w14:textId="15453955"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Modifier la hiérarchie des utilisateurs dans la base</w:t>
            </w:r>
          </w:p>
        </w:tc>
        <w:tc>
          <w:tcPr>
            <w:tcW w:w="897" w:type="dxa"/>
          </w:tcPr>
          <w:p w14:paraId="1A8BF5A8" w14:textId="1BB5389D"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065BF538" w14:textId="1249A47F" w:rsidR="00481CEE" w:rsidRPr="00175291" w:rsidRDefault="00481CEE"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0DB07E4" w14:textId="270ECABF" w:rsidR="00481CEE" w:rsidRPr="00175291" w:rsidRDefault="00481CEE" w:rsidP="00175291">
            <w:pPr>
              <w:spacing w:line="360" w:lineRule="auto"/>
              <w:jc w:val="both"/>
              <w:rPr>
                <w:rFonts w:ascii="Times New Roman" w:hAnsi="Times New Roman" w:cs="Times New Roman"/>
                <w:sz w:val="24"/>
                <w:szCs w:val="24"/>
              </w:rPr>
            </w:pPr>
          </w:p>
        </w:tc>
      </w:tr>
      <w:tr w:rsidR="00175291" w:rsidRPr="00175291" w14:paraId="7E66F916" w14:textId="77777777" w:rsidTr="00783205">
        <w:trPr>
          <w:trHeight w:val="964"/>
        </w:trPr>
        <w:tc>
          <w:tcPr>
            <w:tcW w:w="3322" w:type="dxa"/>
          </w:tcPr>
          <w:p w14:paraId="3AAF6462" w14:textId="5D43DD1B"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lastRenderedPageBreak/>
              <w:t>name</w:t>
            </w:r>
            <w:proofErr w:type="spellEnd"/>
          </w:p>
        </w:tc>
        <w:tc>
          <w:tcPr>
            <w:tcW w:w="2196" w:type="dxa"/>
          </w:tcPr>
          <w:p w14:paraId="75AAE228" w14:textId="0F863D0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l’utilisateur</w:t>
            </w:r>
          </w:p>
        </w:tc>
        <w:tc>
          <w:tcPr>
            <w:tcW w:w="897" w:type="dxa"/>
          </w:tcPr>
          <w:p w14:paraId="37B32193" w14:textId="2BE04F2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6E1BE6C8" w14:textId="5749263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F717374"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52D3984A" w14:textId="77777777" w:rsidTr="00783205">
        <w:trPr>
          <w:trHeight w:val="964"/>
        </w:trPr>
        <w:tc>
          <w:tcPr>
            <w:tcW w:w="3322" w:type="dxa"/>
          </w:tcPr>
          <w:p w14:paraId="48E08FCE" w14:textId="4F60E0D9"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new_value</w:t>
            </w:r>
            <w:proofErr w:type="spellEnd"/>
          </w:p>
        </w:tc>
        <w:tc>
          <w:tcPr>
            <w:tcW w:w="2196" w:type="dxa"/>
          </w:tcPr>
          <w:p w14:paraId="69F9B09E" w14:textId="529EB53B"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Nouvelle valeur après modification</w:t>
            </w:r>
          </w:p>
        </w:tc>
        <w:tc>
          <w:tcPr>
            <w:tcW w:w="897" w:type="dxa"/>
          </w:tcPr>
          <w:p w14:paraId="2AF994FC" w14:textId="77777777" w:rsidR="00685B1A" w:rsidRPr="00175291" w:rsidRDefault="00685B1A" w:rsidP="00175291">
            <w:pPr>
              <w:spacing w:line="360" w:lineRule="auto"/>
              <w:jc w:val="both"/>
              <w:rPr>
                <w:rFonts w:ascii="Times New Roman" w:hAnsi="Times New Roman" w:cs="Times New Roman"/>
                <w:sz w:val="24"/>
                <w:szCs w:val="24"/>
              </w:rPr>
            </w:pPr>
          </w:p>
        </w:tc>
        <w:tc>
          <w:tcPr>
            <w:tcW w:w="830" w:type="dxa"/>
          </w:tcPr>
          <w:p w14:paraId="43D55D7D" w14:textId="2D9B6E7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B706B5C"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5B0126C" w14:textId="77777777" w:rsidTr="00783205">
        <w:trPr>
          <w:trHeight w:val="964"/>
        </w:trPr>
        <w:tc>
          <w:tcPr>
            <w:tcW w:w="3322" w:type="dxa"/>
          </w:tcPr>
          <w:p w14:paraId="4CF3F0A7" w14:textId="222802A8"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old_value</w:t>
            </w:r>
            <w:proofErr w:type="spellEnd"/>
          </w:p>
        </w:tc>
        <w:tc>
          <w:tcPr>
            <w:tcW w:w="2196" w:type="dxa"/>
          </w:tcPr>
          <w:p w14:paraId="4564087D" w14:textId="73FAAC1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Ancienne value avant modification</w:t>
            </w:r>
          </w:p>
        </w:tc>
        <w:tc>
          <w:tcPr>
            <w:tcW w:w="897" w:type="dxa"/>
          </w:tcPr>
          <w:p w14:paraId="29A68ABD" w14:textId="77777777" w:rsidR="00685B1A" w:rsidRPr="00175291" w:rsidRDefault="00685B1A" w:rsidP="00175291">
            <w:pPr>
              <w:spacing w:line="360" w:lineRule="auto"/>
              <w:jc w:val="both"/>
              <w:rPr>
                <w:rFonts w:ascii="Times New Roman" w:hAnsi="Times New Roman" w:cs="Times New Roman"/>
                <w:sz w:val="24"/>
                <w:szCs w:val="24"/>
              </w:rPr>
            </w:pPr>
          </w:p>
        </w:tc>
        <w:tc>
          <w:tcPr>
            <w:tcW w:w="830" w:type="dxa"/>
          </w:tcPr>
          <w:p w14:paraId="75253AA4" w14:textId="72A9C08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0479872"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913FDC9" w14:textId="77777777" w:rsidTr="00783205">
        <w:trPr>
          <w:trHeight w:val="964"/>
        </w:trPr>
        <w:tc>
          <w:tcPr>
            <w:tcW w:w="3322" w:type="dxa"/>
          </w:tcPr>
          <w:p w14:paraId="20B70289" w14:textId="2C29C492"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original_end_date</w:t>
            </w:r>
            <w:proofErr w:type="spellEnd"/>
          </w:p>
        </w:tc>
        <w:tc>
          <w:tcPr>
            <w:tcW w:w="2196" w:type="dxa"/>
          </w:tcPr>
          <w:p w14:paraId="27E90C53" w14:textId="5966D82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Stock la date de fin original si elle a été modifiée.</w:t>
            </w:r>
          </w:p>
        </w:tc>
        <w:tc>
          <w:tcPr>
            <w:tcW w:w="897" w:type="dxa"/>
          </w:tcPr>
          <w:p w14:paraId="328A9BBA" w14:textId="5980069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0A8504AB" w14:textId="1F89E3A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2C10BC49"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0C2802F7" w14:textId="77777777" w:rsidTr="00783205">
        <w:trPr>
          <w:trHeight w:val="624"/>
        </w:trPr>
        <w:tc>
          <w:tcPr>
            <w:tcW w:w="3322" w:type="dxa"/>
          </w:tcPr>
          <w:p w14:paraId="440AE0E4" w14:textId="4CB33DBE"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phase</w:t>
            </w:r>
          </w:p>
        </w:tc>
        <w:tc>
          <w:tcPr>
            <w:tcW w:w="2196" w:type="dxa"/>
          </w:tcPr>
          <w:p w14:paraId="70626F61" w14:textId="1354817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phase</w:t>
            </w:r>
          </w:p>
        </w:tc>
        <w:tc>
          <w:tcPr>
            <w:tcW w:w="897" w:type="dxa"/>
          </w:tcPr>
          <w:p w14:paraId="0B57D34E" w14:textId="2BF83542"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150</w:t>
            </w:r>
          </w:p>
        </w:tc>
        <w:tc>
          <w:tcPr>
            <w:tcW w:w="830" w:type="dxa"/>
          </w:tcPr>
          <w:p w14:paraId="4351FC93" w14:textId="6C1FFC3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B5377CF"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230A005" w14:textId="77777777" w:rsidTr="00783205">
        <w:trPr>
          <w:trHeight w:val="964"/>
        </w:trPr>
        <w:tc>
          <w:tcPr>
            <w:tcW w:w="3322" w:type="dxa"/>
          </w:tcPr>
          <w:p w14:paraId="004563E3" w14:textId="77777777"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phase_id</w:t>
            </w:r>
            <w:proofErr w:type="spellEnd"/>
          </w:p>
          <w:p w14:paraId="6BB85DA8" w14:textId="77777777"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1AEDDEB5" w14:textId="0115999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Identifiant de la phase </w:t>
            </w:r>
          </w:p>
        </w:tc>
        <w:tc>
          <w:tcPr>
            <w:tcW w:w="897" w:type="dxa"/>
          </w:tcPr>
          <w:p w14:paraId="32859627" w14:textId="34B1EA1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49DE2C2F" w14:textId="286E00A2"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B51F4FE"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F43153F" w14:textId="77777777" w:rsidTr="00783205">
        <w:trPr>
          <w:trHeight w:val="964"/>
        </w:trPr>
        <w:tc>
          <w:tcPr>
            <w:tcW w:w="3322" w:type="dxa"/>
          </w:tcPr>
          <w:p w14:paraId="49763674" w14:textId="69A5392F"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poste</w:t>
            </w:r>
          </w:p>
        </w:tc>
        <w:tc>
          <w:tcPr>
            <w:tcW w:w="2196" w:type="dxa"/>
          </w:tcPr>
          <w:p w14:paraId="5713E033" w14:textId="028FB32B"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du poste de l’utilisateur</w:t>
            </w:r>
          </w:p>
        </w:tc>
        <w:tc>
          <w:tcPr>
            <w:tcW w:w="897" w:type="dxa"/>
          </w:tcPr>
          <w:p w14:paraId="308CD91F" w14:textId="5DD92C1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267256E0" w14:textId="6F7D8CC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B7B9656"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BC5A62F" w14:textId="77777777" w:rsidTr="00783205">
        <w:trPr>
          <w:trHeight w:val="737"/>
        </w:trPr>
        <w:tc>
          <w:tcPr>
            <w:tcW w:w="3322" w:type="dxa"/>
          </w:tcPr>
          <w:p w14:paraId="3F312834" w14:textId="347B027E"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priority</w:t>
            </w:r>
            <w:proofErr w:type="spellEnd"/>
          </w:p>
        </w:tc>
        <w:tc>
          <w:tcPr>
            <w:tcW w:w="2196" w:type="dxa"/>
          </w:tcPr>
          <w:p w14:paraId="5BE0228A" w14:textId="6E1B7E4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Priorité du projet</w:t>
            </w:r>
          </w:p>
        </w:tc>
        <w:tc>
          <w:tcPr>
            <w:tcW w:w="897" w:type="dxa"/>
          </w:tcPr>
          <w:p w14:paraId="4099E532" w14:textId="2FC94AB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21</w:t>
            </w:r>
          </w:p>
        </w:tc>
        <w:tc>
          <w:tcPr>
            <w:tcW w:w="830" w:type="dxa"/>
          </w:tcPr>
          <w:p w14:paraId="6AFA7991" w14:textId="5843C99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61697AE"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07CE2F97" w14:textId="77777777" w:rsidTr="00783205">
        <w:trPr>
          <w:trHeight w:val="680"/>
        </w:trPr>
        <w:tc>
          <w:tcPr>
            <w:tcW w:w="3322" w:type="dxa"/>
          </w:tcPr>
          <w:p w14:paraId="797F52D2" w14:textId="3701AE3B"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priority</w:t>
            </w:r>
            <w:proofErr w:type="spellEnd"/>
          </w:p>
        </w:tc>
        <w:tc>
          <w:tcPr>
            <w:tcW w:w="2196" w:type="dxa"/>
          </w:tcPr>
          <w:p w14:paraId="2499384E" w14:textId="5685EF4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Priorité de la tâche</w:t>
            </w:r>
          </w:p>
        </w:tc>
        <w:tc>
          <w:tcPr>
            <w:tcW w:w="897" w:type="dxa"/>
          </w:tcPr>
          <w:p w14:paraId="2511BF1C" w14:textId="6B39CC43"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34DD668C" w14:textId="235E1323"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CB3C661"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3AEEDFFE" w14:textId="77777777" w:rsidTr="00783205">
        <w:trPr>
          <w:trHeight w:val="964"/>
        </w:trPr>
        <w:tc>
          <w:tcPr>
            <w:tcW w:w="3322" w:type="dxa"/>
          </w:tcPr>
          <w:p w14:paraId="61D9A944" w14:textId="47691229"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project_id</w:t>
            </w:r>
            <w:proofErr w:type="spellEnd"/>
          </w:p>
        </w:tc>
        <w:tc>
          <w:tcPr>
            <w:tcW w:w="2196" w:type="dxa"/>
          </w:tcPr>
          <w:p w14:paraId="763F7AEE" w14:textId="24EA902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d’un projet</w:t>
            </w:r>
          </w:p>
        </w:tc>
        <w:tc>
          <w:tcPr>
            <w:tcW w:w="897" w:type="dxa"/>
          </w:tcPr>
          <w:p w14:paraId="7C5BE582" w14:textId="55A8F92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C809F8A" w14:textId="4E6BA7A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D755FF4"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187A48C" w14:textId="77777777" w:rsidTr="00783205">
        <w:trPr>
          <w:trHeight w:val="624"/>
        </w:trPr>
        <w:tc>
          <w:tcPr>
            <w:tcW w:w="3322" w:type="dxa"/>
          </w:tcPr>
          <w:p w14:paraId="673EFDED" w14:textId="052B6F9C"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rank</w:t>
            </w:r>
            <w:proofErr w:type="spellEnd"/>
          </w:p>
        </w:tc>
        <w:tc>
          <w:tcPr>
            <w:tcW w:w="2196" w:type="dxa"/>
          </w:tcPr>
          <w:p w14:paraId="76A06A73" w14:textId="6E6553D0"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Rang de phase</w:t>
            </w:r>
          </w:p>
        </w:tc>
        <w:tc>
          <w:tcPr>
            <w:tcW w:w="897" w:type="dxa"/>
          </w:tcPr>
          <w:p w14:paraId="0320B990" w14:textId="404D4FD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w:t>
            </w:r>
          </w:p>
        </w:tc>
        <w:tc>
          <w:tcPr>
            <w:tcW w:w="830" w:type="dxa"/>
          </w:tcPr>
          <w:p w14:paraId="197B7F7D" w14:textId="70FCDFE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w:t>
            </w:r>
          </w:p>
        </w:tc>
        <w:tc>
          <w:tcPr>
            <w:tcW w:w="1817" w:type="dxa"/>
          </w:tcPr>
          <w:p w14:paraId="31D69E67"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73DE0014" w14:textId="77777777" w:rsidTr="00783205">
        <w:trPr>
          <w:trHeight w:val="964"/>
        </w:trPr>
        <w:tc>
          <w:tcPr>
            <w:tcW w:w="3322" w:type="dxa"/>
          </w:tcPr>
          <w:p w14:paraId="00173C02" w14:textId="013475BC"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reason</w:t>
            </w:r>
            <w:proofErr w:type="spellEnd"/>
          </w:p>
        </w:tc>
        <w:tc>
          <w:tcPr>
            <w:tcW w:w="2196" w:type="dxa"/>
          </w:tcPr>
          <w:p w14:paraId="1665DAE4" w14:textId="5495540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Raison de la modification d’une valeur</w:t>
            </w:r>
          </w:p>
        </w:tc>
        <w:tc>
          <w:tcPr>
            <w:tcW w:w="897" w:type="dxa"/>
          </w:tcPr>
          <w:p w14:paraId="5C8B1F37" w14:textId="090AFB5B" w:rsidR="00685B1A" w:rsidRPr="00175291" w:rsidRDefault="00685B1A" w:rsidP="00175291">
            <w:pPr>
              <w:spacing w:line="360" w:lineRule="auto"/>
              <w:jc w:val="both"/>
              <w:rPr>
                <w:rFonts w:ascii="Times New Roman" w:hAnsi="Times New Roman" w:cs="Times New Roman"/>
                <w:sz w:val="24"/>
                <w:szCs w:val="24"/>
              </w:rPr>
            </w:pPr>
          </w:p>
        </w:tc>
        <w:tc>
          <w:tcPr>
            <w:tcW w:w="830" w:type="dxa"/>
          </w:tcPr>
          <w:p w14:paraId="603965ED" w14:textId="7FC5B39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50820C6"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24E9AC2B" w14:textId="77777777" w:rsidTr="00783205">
        <w:trPr>
          <w:trHeight w:val="624"/>
        </w:trPr>
        <w:tc>
          <w:tcPr>
            <w:tcW w:w="3322" w:type="dxa"/>
          </w:tcPr>
          <w:p w14:paraId="22959464" w14:textId="586AA82E"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ressource</w:t>
            </w:r>
          </w:p>
        </w:tc>
        <w:tc>
          <w:tcPr>
            <w:tcW w:w="2196" w:type="dxa"/>
          </w:tcPr>
          <w:p w14:paraId="5F6A7E38" w14:textId="0EC2E13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de la ressource</w:t>
            </w:r>
          </w:p>
        </w:tc>
        <w:tc>
          <w:tcPr>
            <w:tcW w:w="897" w:type="dxa"/>
          </w:tcPr>
          <w:p w14:paraId="13790589" w14:textId="654732D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150</w:t>
            </w:r>
          </w:p>
        </w:tc>
        <w:tc>
          <w:tcPr>
            <w:tcW w:w="830" w:type="dxa"/>
          </w:tcPr>
          <w:p w14:paraId="24D60E6C" w14:textId="7776CBA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2F3FACF"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9EE7C92" w14:textId="77777777" w:rsidTr="00783205">
        <w:trPr>
          <w:trHeight w:val="964"/>
        </w:trPr>
        <w:tc>
          <w:tcPr>
            <w:tcW w:w="3322" w:type="dxa"/>
          </w:tcPr>
          <w:p w14:paraId="1B88B389" w14:textId="00DDBE92"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ressource_id</w:t>
            </w:r>
            <w:proofErr w:type="spellEnd"/>
          </w:p>
        </w:tc>
        <w:tc>
          <w:tcPr>
            <w:tcW w:w="2196" w:type="dxa"/>
          </w:tcPr>
          <w:p w14:paraId="665C4ADC" w14:textId="55E49A8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la ressource</w:t>
            </w:r>
          </w:p>
        </w:tc>
        <w:tc>
          <w:tcPr>
            <w:tcW w:w="897" w:type="dxa"/>
          </w:tcPr>
          <w:p w14:paraId="7DB0CDAF" w14:textId="3E088BA0"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02CFA4C5" w14:textId="68E15DF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2F0C625"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4EEAAD5" w14:textId="77777777" w:rsidTr="00783205">
        <w:trPr>
          <w:trHeight w:val="964"/>
        </w:trPr>
        <w:tc>
          <w:tcPr>
            <w:tcW w:w="3322" w:type="dxa"/>
          </w:tcPr>
          <w:p w14:paraId="5E877062" w14:textId="77777777"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lastRenderedPageBreak/>
              <w:t>restore_hierarchy</w:t>
            </w:r>
            <w:proofErr w:type="spellEnd"/>
          </w:p>
          <w:p w14:paraId="6C969006" w14:textId="17E39141"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67202273" w14:textId="0CEF593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Resynchroniser les valeurs de la hiérarchie avec l’AD</w:t>
            </w:r>
          </w:p>
        </w:tc>
        <w:tc>
          <w:tcPr>
            <w:tcW w:w="897" w:type="dxa"/>
          </w:tcPr>
          <w:p w14:paraId="56D681BF" w14:textId="553E3EE3"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7E3C72C5" w14:textId="4FFF753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700BEF77"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0A4F2EF" w14:textId="77777777" w:rsidTr="00783205">
        <w:trPr>
          <w:trHeight w:val="964"/>
        </w:trPr>
        <w:tc>
          <w:tcPr>
            <w:tcW w:w="3322" w:type="dxa"/>
          </w:tcPr>
          <w:p w14:paraId="231C77EF" w14:textId="031F47BA"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role</w:t>
            </w:r>
            <w:proofErr w:type="spellEnd"/>
          </w:p>
        </w:tc>
        <w:tc>
          <w:tcPr>
            <w:tcW w:w="2196" w:type="dxa"/>
          </w:tcPr>
          <w:p w14:paraId="1631DB67" w14:textId="620F4AB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Rôle d’un utilisateur au sein d’un projet</w:t>
            </w:r>
          </w:p>
        </w:tc>
        <w:tc>
          <w:tcPr>
            <w:tcW w:w="897" w:type="dxa"/>
          </w:tcPr>
          <w:p w14:paraId="11BAAE27" w14:textId="7FB2256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41B7B654" w14:textId="70519F8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FDA9C24"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3080BC1B" w14:textId="77777777" w:rsidTr="00783205">
        <w:trPr>
          <w:trHeight w:val="964"/>
        </w:trPr>
        <w:tc>
          <w:tcPr>
            <w:tcW w:w="3322" w:type="dxa"/>
          </w:tcPr>
          <w:p w14:paraId="4151A471" w14:textId="4EDED9D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source</w:t>
            </w:r>
          </w:p>
        </w:tc>
        <w:tc>
          <w:tcPr>
            <w:tcW w:w="2196" w:type="dxa"/>
          </w:tcPr>
          <w:p w14:paraId="741E5099" w14:textId="56582D60"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Source ou fournisseur de la ressource</w:t>
            </w:r>
          </w:p>
        </w:tc>
        <w:tc>
          <w:tcPr>
            <w:tcW w:w="897" w:type="dxa"/>
          </w:tcPr>
          <w:p w14:paraId="4A06FDB6" w14:textId="0FD1AA0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93FF9F9" w14:textId="79745C1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6658A8A"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564AC18" w14:textId="77777777" w:rsidTr="00783205">
        <w:trPr>
          <w:trHeight w:val="964"/>
        </w:trPr>
        <w:tc>
          <w:tcPr>
            <w:tcW w:w="3322" w:type="dxa"/>
          </w:tcPr>
          <w:p w14:paraId="53797D17" w14:textId="77777777"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start_date</w:t>
            </w:r>
            <w:proofErr w:type="spellEnd"/>
          </w:p>
          <w:p w14:paraId="70A17E9A" w14:textId="77777777"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7E82D92C" w14:textId="76C0AFDF"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Date de début de la tâche</w:t>
            </w:r>
          </w:p>
        </w:tc>
        <w:tc>
          <w:tcPr>
            <w:tcW w:w="897" w:type="dxa"/>
          </w:tcPr>
          <w:p w14:paraId="7CD2574E" w14:textId="5927FA0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2C6C41F3" w14:textId="6DAF5CF8"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502ACF6F"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61E6AD45" w14:textId="77777777" w:rsidTr="00783205">
        <w:trPr>
          <w:trHeight w:val="964"/>
        </w:trPr>
        <w:tc>
          <w:tcPr>
            <w:tcW w:w="3322" w:type="dxa"/>
          </w:tcPr>
          <w:p w14:paraId="0D771216" w14:textId="72BF51F1"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start_date</w:t>
            </w:r>
            <w:proofErr w:type="spellEnd"/>
          </w:p>
        </w:tc>
        <w:tc>
          <w:tcPr>
            <w:tcW w:w="2196" w:type="dxa"/>
          </w:tcPr>
          <w:p w14:paraId="2BFD8CD7" w14:textId="30B77E6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Date de début de la phase </w:t>
            </w:r>
          </w:p>
        </w:tc>
        <w:tc>
          <w:tcPr>
            <w:tcW w:w="897" w:type="dxa"/>
          </w:tcPr>
          <w:p w14:paraId="3910EC72" w14:textId="0A78954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w:t>
            </w:r>
          </w:p>
        </w:tc>
        <w:tc>
          <w:tcPr>
            <w:tcW w:w="830" w:type="dxa"/>
          </w:tcPr>
          <w:p w14:paraId="594BB12C" w14:textId="4F037B3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w:t>
            </w:r>
          </w:p>
        </w:tc>
        <w:tc>
          <w:tcPr>
            <w:tcW w:w="1817" w:type="dxa"/>
          </w:tcPr>
          <w:p w14:paraId="47D8C411"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3C95F977" w14:textId="77777777" w:rsidTr="00783205">
        <w:trPr>
          <w:trHeight w:val="567"/>
        </w:trPr>
        <w:tc>
          <w:tcPr>
            <w:tcW w:w="3322" w:type="dxa"/>
          </w:tcPr>
          <w:p w14:paraId="13089D35" w14:textId="65E48D5B"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p>
        </w:tc>
        <w:tc>
          <w:tcPr>
            <w:tcW w:w="2196" w:type="dxa"/>
          </w:tcPr>
          <w:p w14:paraId="4C83C0B0" w14:textId="0C0FB766"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l’activité</w:t>
            </w:r>
          </w:p>
        </w:tc>
        <w:tc>
          <w:tcPr>
            <w:tcW w:w="897" w:type="dxa"/>
          </w:tcPr>
          <w:p w14:paraId="7583EFE2" w14:textId="51FB87A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6196AA09" w14:textId="398F7246"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C05FBB3"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1C0BE3FF" w14:textId="77777777" w:rsidTr="00325FE2">
        <w:tc>
          <w:tcPr>
            <w:tcW w:w="3322" w:type="dxa"/>
          </w:tcPr>
          <w:p w14:paraId="09B4078E" w14:textId="52B6EB99"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p>
        </w:tc>
        <w:tc>
          <w:tcPr>
            <w:tcW w:w="2196" w:type="dxa"/>
          </w:tcPr>
          <w:p w14:paraId="5A927B58" w14:textId="4E792F0A"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la phase</w:t>
            </w:r>
          </w:p>
        </w:tc>
        <w:tc>
          <w:tcPr>
            <w:tcW w:w="897" w:type="dxa"/>
          </w:tcPr>
          <w:p w14:paraId="4092D7FA" w14:textId="1A0E600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5C747912" w14:textId="3487051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7B558CEA" w14:textId="3ADB6307"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 faire / en cours / Terminé</w:t>
            </w:r>
          </w:p>
        </w:tc>
      </w:tr>
      <w:tr w:rsidR="00175291" w:rsidRPr="00175291" w14:paraId="63B0C819" w14:textId="77777777" w:rsidTr="00325FE2">
        <w:tc>
          <w:tcPr>
            <w:tcW w:w="3322" w:type="dxa"/>
          </w:tcPr>
          <w:p w14:paraId="517D52EF" w14:textId="0E136584"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p>
        </w:tc>
        <w:tc>
          <w:tcPr>
            <w:tcW w:w="2196" w:type="dxa"/>
          </w:tcPr>
          <w:p w14:paraId="4FE38DC3" w14:textId="192A2769"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la tâche</w:t>
            </w:r>
          </w:p>
        </w:tc>
        <w:tc>
          <w:tcPr>
            <w:tcW w:w="897" w:type="dxa"/>
          </w:tcPr>
          <w:p w14:paraId="67C2641A" w14:textId="0136B24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20</w:t>
            </w:r>
          </w:p>
        </w:tc>
        <w:tc>
          <w:tcPr>
            <w:tcW w:w="830" w:type="dxa"/>
          </w:tcPr>
          <w:p w14:paraId="278739B9" w14:textId="2A62EE91"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09BE46DA" w14:textId="30670C2A"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Backlog / en cours / traité / standby / abandonné</w:t>
            </w:r>
          </w:p>
        </w:tc>
      </w:tr>
      <w:tr w:rsidR="00175291" w:rsidRPr="00175291" w14:paraId="6D092C58" w14:textId="77777777" w:rsidTr="00783205">
        <w:trPr>
          <w:trHeight w:val="964"/>
        </w:trPr>
        <w:tc>
          <w:tcPr>
            <w:tcW w:w="3322" w:type="dxa"/>
          </w:tcPr>
          <w:p w14:paraId="00E6035D" w14:textId="4BDF455E"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p>
        </w:tc>
        <w:tc>
          <w:tcPr>
            <w:tcW w:w="2196" w:type="dxa"/>
          </w:tcPr>
          <w:p w14:paraId="131BC0B5" w14:textId="4F74FFA3"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Status</w:t>
            </w:r>
            <w:proofErr w:type="spellEnd"/>
            <w:r w:rsidRPr="00175291">
              <w:rPr>
                <w:rFonts w:ascii="Times New Roman" w:hAnsi="Times New Roman" w:cs="Times New Roman"/>
                <w:sz w:val="24"/>
                <w:szCs w:val="24"/>
              </w:rPr>
              <w:t xml:space="preserve"> de l’utilisateur</w:t>
            </w:r>
          </w:p>
        </w:tc>
        <w:tc>
          <w:tcPr>
            <w:tcW w:w="897" w:type="dxa"/>
          </w:tcPr>
          <w:p w14:paraId="2ABCA2E4" w14:textId="567FFDE9"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7</w:t>
            </w:r>
          </w:p>
        </w:tc>
        <w:tc>
          <w:tcPr>
            <w:tcW w:w="830" w:type="dxa"/>
          </w:tcPr>
          <w:p w14:paraId="21C1E094" w14:textId="073CAA7D"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25D1647F" w14:textId="3D6544E4"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Actif / Inactif</w:t>
            </w:r>
          </w:p>
        </w:tc>
      </w:tr>
      <w:tr w:rsidR="00175291" w:rsidRPr="00175291" w14:paraId="7540E3BF" w14:textId="77777777" w:rsidTr="00783205">
        <w:trPr>
          <w:trHeight w:val="964"/>
        </w:trPr>
        <w:tc>
          <w:tcPr>
            <w:tcW w:w="3322" w:type="dxa"/>
          </w:tcPr>
          <w:p w14:paraId="06E2C543" w14:textId="77777777" w:rsidR="00685B1A" w:rsidRPr="00175291" w:rsidRDefault="00685B1A"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sub_type</w:t>
            </w:r>
            <w:proofErr w:type="spellEnd"/>
          </w:p>
          <w:p w14:paraId="60901262" w14:textId="2B6F5168" w:rsidR="00685B1A" w:rsidRPr="00175291" w:rsidRDefault="00685B1A" w:rsidP="00175291">
            <w:pPr>
              <w:spacing w:line="360" w:lineRule="auto"/>
              <w:jc w:val="both"/>
              <w:rPr>
                <w:rFonts w:ascii="Times New Roman" w:hAnsi="Times New Roman" w:cs="Times New Roman"/>
                <w:sz w:val="24"/>
                <w:szCs w:val="24"/>
              </w:rPr>
            </w:pPr>
          </w:p>
        </w:tc>
        <w:tc>
          <w:tcPr>
            <w:tcW w:w="2196" w:type="dxa"/>
          </w:tcPr>
          <w:p w14:paraId="121E36BC" w14:textId="44B6548C"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Sous type de l’activité</w:t>
            </w:r>
          </w:p>
        </w:tc>
        <w:tc>
          <w:tcPr>
            <w:tcW w:w="897" w:type="dxa"/>
          </w:tcPr>
          <w:p w14:paraId="2C268AD0" w14:textId="21D65FB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DA81019" w14:textId="382260A5" w:rsidR="00685B1A" w:rsidRPr="00175291" w:rsidRDefault="00685B1A"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37E7450" w14:textId="77777777" w:rsidR="00685B1A" w:rsidRPr="00175291" w:rsidRDefault="00685B1A" w:rsidP="00175291">
            <w:pPr>
              <w:spacing w:line="360" w:lineRule="auto"/>
              <w:jc w:val="both"/>
              <w:rPr>
                <w:rFonts w:ascii="Times New Roman" w:hAnsi="Times New Roman" w:cs="Times New Roman"/>
                <w:sz w:val="24"/>
                <w:szCs w:val="24"/>
              </w:rPr>
            </w:pPr>
          </w:p>
        </w:tc>
      </w:tr>
      <w:tr w:rsidR="00175291" w:rsidRPr="00175291" w14:paraId="4F9F2072" w14:textId="77777777" w:rsidTr="00783205">
        <w:trPr>
          <w:trHeight w:val="964"/>
        </w:trPr>
        <w:tc>
          <w:tcPr>
            <w:tcW w:w="3322" w:type="dxa"/>
          </w:tcPr>
          <w:p w14:paraId="556E098D" w14:textId="0251C868"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superior_id</w:t>
            </w:r>
            <w:proofErr w:type="spellEnd"/>
          </w:p>
        </w:tc>
        <w:tc>
          <w:tcPr>
            <w:tcW w:w="2196" w:type="dxa"/>
          </w:tcPr>
          <w:p w14:paraId="7971471A" w14:textId="1681EE1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du supérieur direct de l’utilisateur</w:t>
            </w:r>
          </w:p>
        </w:tc>
        <w:tc>
          <w:tcPr>
            <w:tcW w:w="897" w:type="dxa"/>
          </w:tcPr>
          <w:p w14:paraId="09C1AB55" w14:textId="1198881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5D68B28" w14:textId="23A96B4B"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2A56EF8" w14:textId="29D1F8BA"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583B94B8" w14:textId="77777777" w:rsidTr="00783205">
        <w:trPr>
          <w:trHeight w:val="964"/>
        </w:trPr>
        <w:tc>
          <w:tcPr>
            <w:tcW w:w="3322" w:type="dxa"/>
          </w:tcPr>
          <w:p w14:paraId="09D2E3B2" w14:textId="3585D1AC"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lastRenderedPageBreak/>
              <w:t>superior_name</w:t>
            </w:r>
            <w:proofErr w:type="spellEnd"/>
          </w:p>
        </w:tc>
        <w:tc>
          <w:tcPr>
            <w:tcW w:w="2196" w:type="dxa"/>
          </w:tcPr>
          <w:p w14:paraId="7A75EB5E" w14:textId="69C97A84"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Nom du supérieur direct</w:t>
            </w:r>
          </w:p>
        </w:tc>
        <w:tc>
          <w:tcPr>
            <w:tcW w:w="897" w:type="dxa"/>
          </w:tcPr>
          <w:p w14:paraId="18D36ED6" w14:textId="716DFB48"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24FBA9F" w14:textId="234DF77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7B7260D"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19F227F6" w14:textId="77777777" w:rsidTr="00783205">
        <w:trPr>
          <w:trHeight w:val="964"/>
        </w:trPr>
        <w:tc>
          <w:tcPr>
            <w:tcW w:w="3322" w:type="dxa"/>
          </w:tcPr>
          <w:p w14:paraId="359265C2" w14:textId="15540FA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table</w:t>
            </w:r>
          </w:p>
        </w:tc>
        <w:tc>
          <w:tcPr>
            <w:tcW w:w="2196" w:type="dxa"/>
          </w:tcPr>
          <w:p w14:paraId="4C569A18" w14:textId="54EA133F"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Le nom de la table modifié</w:t>
            </w:r>
          </w:p>
        </w:tc>
        <w:tc>
          <w:tcPr>
            <w:tcW w:w="897" w:type="dxa"/>
          </w:tcPr>
          <w:p w14:paraId="316263A9" w14:textId="32F148F4"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2696152D" w14:textId="6D88962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6B71D76"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0FAC7DD9" w14:textId="77777777" w:rsidTr="00783205">
        <w:trPr>
          <w:trHeight w:val="964"/>
        </w:trPr>
        <w:tc>
          <w:tcPr>
            <w:tcW w:w="3322" w:type="dxa"/>
          </w:tcPr>
          <w:p w14:paraId="7049F1FE" w14:textId="59F2CF91"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tache_id</w:t>
            </w:r>
            <w:proofErr w:type="spellEnd"/>
          </w:p>
        </w:tc>
        <w:tc>
          <w:tcPr>
            <w:tcW w:w="2196" w:type="dxa"/>
          </w:tcPr>
          <w:p w14:paraId="5FD592FC" w14:textId="5311C47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la tâche</w:t>
            </w:r>
          </w:p>
        </w:tc>
        <w:tc>
          <w:tcPr>
            <w:tcW w:w="897" w:type="dxa"/>
          </w:tcPr>
          <w:p w14:paraId="1F74B52D" w14:textId="6BAA09E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5B573AD7" w14:textId="754BB1FF"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C792C7D"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43D54EBF" w14:textId="77777777" w:rsidTr="00783205">
        <w:trPr>
          <w:trHeight w:val="964"/>
        </w:trPr>
        <w:tc>
          <w:tcPr>
            <w:tcW w:w="3322" w:type="dxa"/>
          </w:tcPr>
          <w:p w14:paraId="086D9890" w14:textId="5EA01F7C"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task_after</w:t>
            </w:r>
            <w:proofErr w:type="spellEnd"/>
          </w:p>
        </w:tc>
        <w:tc>
          <w:tcPr>
            <w:tcW w:w="2196" w:type="dxa"/>
          </w:tcPr>
          <w:p w14:paraId="6F8279CB" w14:textId="3FE4BA2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 de la tâche suivante lié à la tâche</w:t>
            </w:r>
          </w:p>
        </w:tc>
        <w:tc>
          <w:tcPr>
            <w:tcW w:w="897" w:type="dxa"/>
          </w:tcPr>
          <w:p w14:paraId="7B874466" w14:textId="44C554E9"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0F57ED60" w14:textId="61574F13"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B3A3A24"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30DB2052" w14:textId="77777777" w:rsidTr="00325FE2">
        <w:tc>
          <w:tcPr>
            <w:tcW w:w="3322" w:type="dxa"/>
          </w:tcPr>
          <w:p w14:paraId="7A241AB6" w14:textId="6D818356"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task_before</w:t>
            </w:r>
            <w:proofErr w:type="spellEnd"/>
          </w:p>
        </w:tc>
        <w:tc>
          <w:tcPr>
            <w:tcW w:w="2196" w:type="dxa"/>
          </w:tcPr>
          <w:p w14:paraId="5621BEEA" w14:textId="1C98689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 de la tâche précédente lié à la tâche</w:t>
            </w:r>
          </w:p>
        </w:tc>
        <w:tc>
          <w:tcPr>
            <w:tcW w:w="897" w:type="dxa"/>
          </w:tcPr>
          <w:p w14:paraId="67A5E827" w14:textId="1DF217F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62C81581" w14:textId="6B8D484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30EDE0F0"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52A6B2E2" w14:textId="77777777" w:rsidTr="00783205">
        <w:trPr>
          <w:trHeight w:val="510"/>
        </w:trPr>
        <w:tc>
          <w:tcPr>
            <w:tcW w:w="3322" w:type="dxa"/>
          </w:tcPr>
          <w:p w14:paraId="26AC9519" w14:textId="7976E166"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title</w:t>
            </w:r>
            <w:proofErr w:type="spellEnd"/>
            <w:r w:rsidRPr="00175291">
              <w:rPr>
                <w:rFonts w:ascii="Times New Roman" w:hAnsi="Times New Roman" w:cs="Times New Roman"/>
                <w:sz w:val="24"/>
                <w:szCs w:val="24"/>
              </w:rPr>
              <w:t xml:space="preserve"> </w:t>
            </w:r>
          </w:p>
        </w:tc>
        <w:tc>
          <w:tcPr>
            <w:tcW w:w="2196" w:type="dxa"/>
          </w:tcPr>
          <w:p w14:paraId="45E0B833" w14:textId="60B2044F"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Titre du projet</w:t>
            </w:r>
          </w:p>
        </w:tc>
        <w:tc>
          <w:tcPr>
            <w:tcW w:w="897" w:type="dxa"/>
          </w:tcPr>
          <w:p w14:paraId="59074761" w14:textId="0577483B" w:rsidR="007A04EB" w:rsidRPr="00175291" w:rsidRDefault="007A04EB" w:rsidP="00175291">
            <w:pPr>
              <w:spacing w:line="360" w:lineRule="auto"/>
              <w:jc w:val="both"/>
              <w:rPr>
                <w:rFonts w:ascii="Times New Roman" w:hAnsi="Times New Roman" w:cs="Times New Roman"/>
                <w:sz w:val="24"/>
                <w:szCs w:val="24"/>
              </w:rPr>
            </w:pPr>
          </w:p>
        </w:tc>
        <w:tc>
          <w:tcPr>
            <w:tcW w:w="830" w:type="dxa"/>
          </w:tcPr>
          <w:p w14:paraId="074A3FB0" w14:textId="285C271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467A088C" w14:textId="768DF908"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4589EB0D" w14:textId="77777777" w:rsidTr="00783205">
        <w:trPr>
          <w:trHeight w:val="510"/>
        </w:trPr>
        <w:tc>
          <w:tcPr>
            <w:tcW w:w="3322" w:type="dxa"/>
          </w:tcPr>
          <w:p w14:paraId="36BB512F" w14:textId="42ACC407"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title</w:t>
            </w:r>
            <w:proofErr w:type="spellEnd"/>
          </w:p>
        </w:tc>
        <w:tc>
          <w:tcPr>
            <w:tcW w:w="2196" w:type="dxa"/>
          </w:tcPr>
          <w:p w14:paraId="4B26512A" w14:textId="78E92A6A"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Titre de la tâche</w:t>
            </w:r>
          </w:p>
        </w:tc>
        <w:tc>
          <w:tcPr>
            <w:tcW w:w="897" w:type="dxa"/>
          </w:tcPr>
          <w:p w14:paraId="180490FA" w14:textId="240D179A"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23A7CB3" w14:textId="254F226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18CE8325"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68CD917D" w14:textId="77777777" w:rsidTr="00783205">
        <w:trPr>
          <w:trHeight w:val="510"/>
        </w:trPr>
        <w:tc>
          <w:tcPr>
            <w:tcW w:w="3322" w:type="dxa"/>
          </w:tcPr>
          <w:p w14:paraId="602961A4" w14:textId="07909E90"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title</w:t>
            </w:r>
            <w:proofErr w:type="spellEnd"/>
          </w:p>
        </w:tc>
        <w:tc>
          <w:tcPr>
            <w:tcW w:w="2196" w:type="dxa"/>
          </w:tcPr>
          <w:p w14:paraId="2E93ACBE" w14:textId="521FAEB0"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Titre de l’activité</w:t>
            </w:r>
          </w:p>
        </w:tc>
        <w:tc>
          <w:tcPr>
            <w:tcW w:w="897" w:type="dxa"/>
          </w:tcPr>
          <w:p w14:paraId="7256B888" w14:textId="247D6E81"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100</w:t>
            </w:r>
          </w:p>
        </w:tc>
        <w:tc>
          <w:tcPr>
            <w:tcW w:w="830" w:type="dxa"/>
          </w:tcPr>
          <w:p w14:paraId="03F22C80" w14:textId="7B051929"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7CA1DDF9"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40FD00BF" w14:textId="77777777" w:rsidTr="00325FE2">
        <w:tc>
          <w:tcPr>
            <w:tcW w:w="3322" w:type="dxa"/>
          </w:tcPr>
          <w:p w14:paraId="16B27328" w14:textId="64B8965B"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w:t>
            </w:r>
          </w:p>
        </w:tc>
        <w:tc>
          <w:tcPr>
            <w:tcW w:w="2196" w:type="dxa"/>
          </w:tcPr>
          <w:p w14:paraId="56F88CC9" w14:textId="186D0CA9"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 de l’activité</w:t>
            </w:r>
          </w:p>
        </w:tc>
        <w:tc>
          <w:tcPr>
            <w:tcW w:w="897" w:type="dxa"/>
          </w:tcPr>
          <w:p w14:paraId="183DF142" w14:textId="2A8B5C94"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12</w:t>
            </w:r>
          </w:p>
        </w:tc>
        <w:tc>
          <w:tcPr>
            <w:tcW w:w="830" w:type="dxa"/>
          </w:tcPr>
          <w:p w14:paraId="1B5D3C95" w14:textId="3F6B618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62E9DE2B" w14:textId="158A1227"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Projet/ transverse/ intercontrat</w:t>
            </w:r>
          </w:p>
        </w:tc>
      </w:tr>
      <w:tr w:rsidR="00175291" w:rsidRPr="00175291" w14:paraId="36CB0C09" w14:textId="77777777" w:rsidTr="00325FE2">
        <w:tc>
          <w:tcPr>
            <w:tcW w:w="3322" w:type="dxa"/>
          </w:tcPr>
          <w:p w14:paraId="2EB13266" w14:textId="25865DE0"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 xml:space="preserve">type </w:t>
            </w:r>
          </w:p>
        </w:tc>
        <w:tc>
          <w:tcPr>
            <w:tcW w:w="2196" w:type="dxa"/>
          </w:tcPr>
          <w:p w14:paraId="5EE74E64" w14:textId="2ECC1425"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Type de la ressource</w:t>
            </w:r>
          </w:p>
        </w:tc>
        <w:tc>
          <w:tcPr>
            <w:tcW w:w="897" w:type="dxa"/>
          </w:tcPr>
          <w:p w14:paraId="6AB73C46" w14:textId="662DAB00"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1290437E" w14:textId="01061DD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w:t>
            </w:r>
          </w:p>
        </w:tc>
        <w:tc>
          <w:tcPr>
            <w:tcW w:w="1817" w:type="dxa"/>
          </w:tcPr>
          <w:p w14:paraId="4379E821" w14:textId="62B421E3"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Disponible / A acquérir</w:t>
            </w:r>
          </w:p>
        </w:tc>
      </w:tr>
      <w:tr w:rsidR="00175291" w:rsidRPr="00175291" w14:paraId="427A3646" w14:textId="77777777" w:rsidTr="00783205">
        <w:trPr>
          <w:trHeight w:val="964"/>
        </w:trPr>
        <w:tc>
          <w:tcPr>
            <w:tcW w:w="3322" w:type="dxa"/>
          </w:tcPr>
          <w:p w14:paraId="373F25D1" w14:textId="77777777"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update_habilitation</w:t>
            </w:r>
            <w:proofErr w:type="spellEnd"/>
          </w:p>
          <w:p w14:paraId="26998B24" w14:textId="384562DC" w:rsidR="007A04EB" w:rsidRPr="00175291" w:rsidRDefault="007A04EB" w:rsidP="00175291">
            <w:pPr>
              <w:spacing w:line="360" w:lineRule="auto"/>
              <w:jc w:val="both"/>
              <w:rPr>
                <w:rFonts w:ascii="Times New Roman" w:hAnsi="Times New Roman" w:cs="Times New Roman"/>
                <w:sz w:val="24"/>
                <w:szCs w:val="24"/>
              </w:rPr>
            </w:pPr>
          </w:p>
        </w:tc>
        <w:tc>
          <w:tcPr>
            <w:tcW w:w="2196" w:type="dxa"/>
          </w:tcPr>
          <w:p w14:paraId="6B7B9DB2" w14:textId="0C9A8AB6"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Modifier les habilitation</w:t>
            </w:r>
          </w:p>
        </w:tc>
        <w:tc>
          <w:tcPr>
            <w:tcW w:w="897" w:type="dxa"/>
          </w:tcPr>
          <w:p w14:paraId="005DA9A8" w14:textId="1FC81C0B"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1</w:t>
            </w:r>
          </w:p>
        </w:tc>
        <w:tc>
          <w:tcPr>
            <w:tcW w:w="830" w:type="dxa"/>
          </w:tcPr>
          <w:p w14:paraId="24424C67" w14:textId="5AE8A71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B</w:t>
            </w:r>
          </w:p>
        </w:tc>
        <w:tc>
          <w:tcPr>
            <w:tcW w:w="1817" w:type="dxa"/>
          </w:tcPr>
          <w:p w14:paraId="1E79D201" w14:textId="77777777" w:rsidR="007A04EB" w:rsidRPr="00175291" w:rsidRDefault="007A04EB" w:rsidP="00175291">
            <w:pPr>
              <w:spacing w:line="360" w:lineRule="auto"/>
              <w:jc w:val="both"/>
              <w:rPr>
                <w:rFonts w:ascii="Times New Roman" w:hAnsi="Times New Roman" w:cs="Times New Roman"/>
                <w:sz w:val="24"/>
                <w:szCs w:val="24"/>
              </w:rPr>
            </w:pPr>
          </w:p>
        </w:tc>
      </w:tr>
      <w:tr w:rsidR="00175291" w:rsidRPr="00175291" w14:paraId="1F82DE3E" w14:textId="77777777" w:rsidTr="00325FE2">
        <w:tc>
          <w:tcPr>
            <w:tcW w:w="3322" w:type="dxa"/>
          </w:tcPr>
          <w:p w14:paraId="6580E0F6" w14:textId="771C21A3" w:rsidR="007A04EB" w:rsidRPr="00175291" w:rsidRDefault="007A04EB" w:rsidP="00175291">
            <w:pPr>
              <w:spacing w:line="360" w:lineRule="auto"/>
              <w:jc w:val="both"/>
              <w:rPr>
                <w:rFonts w:ascii="Times New Roman" w:hAnsi="Times New Roman" w:cs="Times New Roman"/>
                <w:sz w:val="24"/>
                <w:szCs w:val="24"/>
              </w:rPr>
            </w:pPr>
            <w:proofErr w:type="spellStart"/>
            <w:r w:rsidRPr="00175291">
              <w:rPr>
                <w:rFonts w:ascii="Times New Roman" w:hAnsi="Times New Roman" w:cs="Times New Roman"/>
                <w:sz w:val="24"/>
                <w:szCs w:val="24"/>
              </w:rPr>
              <w:t>user_id</w:t>
            </w:r>
            <w:proofErr w:type="spellEnd"/>
          </w:p>
        </w:tc>
        <w:tc>
          <w:tcPr>
            <w:tcW w:w="2196" w:type="dxa"/>
          </w:tcPr>
          <w:p w14:paraId="1C432CCA" w14:textId="0D43670C"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Identifiant de l’utilisateur dans la base de données</w:t>
            </w:r>
          </w:p>
        </w:tc>
        <w:tc>
          <w:tcPr>
            <w:tcW w:w="897" w:type="dxa"/>
          </w:tcPr>
          <w:p w14:paraId="5819F8AE" w14:textId="6DD50283"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50</w:t>
            </w:r>
          </w:p>
        </w:tc>
        <w:tc>
          <w:tcPr>
            <w:tcW w:w="830" w:type="dxa"/>
          </w:tcPr>
          <w:p w14:paraId="776606FF" w14:textId="1FCE3C8D" w:rsidR="007A04EB" w:rsidRPr="00175291" w:rsidRDefault="007A04EB" w:rsidP="00175291">
            <w:pPr>
              <w:spacing w:line="360" w:lineRule="auto"/>
              <w:jc w:val="both"/>
              <w:rPr>
                <w:rFonts w:ascii="Times New Roman" w:hAnsi="Times New Roman" w:cs="Times New Roman"/>
                <w:sz w:val="24"/>
                <w:szCs w:val="24"/>
              </w:rPr>
            </w:pPr>
            <w:r w:rsidRPr="00175291">
              <w:rPr>
                <w:rFonts w:ascii="Times New Roman" w:hAnsi="Times New Roman" w:cs="Times New Roman"/>
                <w:sz w:val="24"/>
                <w:szCs w:val="24"/>
              </w:rPr>
              <w:t>AN</w:t>
            </w:r>
          </w:p>
        </w:tc>
        <w:tc>
          <w:tcPr>
            <w:tcW w:w="1817" w:type="dxa"/>
          </w:tcPr>
          <w:p w14:paraId="20275209" w14:textId="77777777" w:rsidR="007A04EB" w:rsidRPr="00175291" w:rsidRDefault="007A04EB" w:rsidP="00175291">
            <w:pPr>
              <w:spacing w:line="360" w:lineRule="auto"/>
              <w:jc w:val="both"/>
              <w:rPr>
                <w:rFonts w:ascii="Times New Roman" w:hAnsi="Times New Roman" w:cs="Times New Roman"/>
                <w:sz w:val="24"/>
                <w:szCs w:val="24"/>
              </w:rPr>
            </w:pPr>
          </w:p>
        </w:tc>
      </w:tr>
    </w:tbl>
    <w:p w14:paraId="6B272CBE" w14:textId="11B6BF9E" w:rsidR="007B4AA2" w:rsidRPr="00175291" w:rsidRDefault="000A08A7"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AN :</w:t>
      </w:r>
      <w:r w:rsidRPr="00175291">
        <w:rPr>
          <w:rFonts w:ascii="Times New Roman" w:hAnsi="Times New Roman" w:cs="Times New Roman"/>
          <w:sz w:val="24"/>
          <w:szCs w:val="24"/>
          <w:lang w:eastAsia="ja-JP"/>
        </w:rPr>
        <w:tab/>
      </w:r>
      <w:r w:rsidR="00C867E1" w:rsidRPr="00175291">
        <w:rPr>
          <w:rFonts w:ascii="Times New Roman" w:hAnsi="Times New Roman" w:cs="Times New Roman"/>
          <w:sz w:val="24"/>
          <w:szCs w:val="24"/>
          <w:lang w:eastAsia="ja-JP"/>
        </w:rPr>
        <w:t>Alpha numérique</w:t>
      </w:r>
    </w:p>
    <w:p w14:paraId="2AE1C0BB" w14:textId="3F6DC000"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N : numérique</w:t>
      </w:r>
    </w:p>
    <w:p w14:paraId="706B9737" w14:textId="4B8A9632"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 : date</w:t>
      </w:r>
    </w:p>
    <w:p w14:paraId="1EB0D375" w14:textId="2378EFAF"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A : Alphabétique</w:t>
      </w:r>
    </w:p>
    <w:p w14:paraId="718FDFF7" w14:textId="7E1B2257"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DT : Date time (date et heure)</w:t>
      </w:r>
    </w:p>
    <w:p w14:paraId="51E55008" w14:textId="67397141" w:rsidR="00A76353" w:rsidRPr="00AF5AA6" w:rsidRDefault="00A76353" w:rsidP="00175291">
      <w:pPr>
        <w:pStyle w:val="Titre3"/>
        <w:spacing w:line="360" w:lineRule="auto"/>
        <w:jc w:val="both"/>
        <w:rPr>
          <w:rFonts w:ascii="Times New Roman" w:hAnsi="Times New Roman" w:cs="Times New Roman"/>
          <w:b/>
          <w:color w:val="auto"/>
        </w:rPr>
      </w:pPr>
      <w:bookmarkStart w:id="638" w:name="_Toc182399155"/>
      <w:bookmarkStart w:id="639" w:name="_Toc182399614"/>
      <w:r w:rsidRPr="00AF5AA6">
        <w:rPr>
          <w:rFonts w:ascii="Times New Roman" w:hAnsi="Times New Roman" w:cs="Times New Roman"/>
          <w:b/>
          <w:color w:val="auto"/>
        </w:rPr>
        <w:t>5.6. Règles de gestion</w:t>
      </w:r>
      <w:bookmarkEnd w:id="638"/>
      <w:bookmarkEnd w:id="639"/>
    </w:p>
    <w:p w14:paraId="5AE4315E" w14:textId="4887E921"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Une règle de gestion est un principe suivi par l’application. Il peut s’agir d’une disposition légale, ou d’une exigence formulée par un utilisateur. D’après l’analyse faite concernant la situation actuelle, les règles de gestions suivantes sont indispensables : </w:t>
      </w:r>
    </w:p>
    <w:p w14:paraId="210784E9" w14:textId="79525F95" w:rsidR="000D51F4" w:rsidRPr="00175291" w:rsidRDefault="000D51F4"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b/>
          <w:sz w:val="24"/>
          <w:szCs w:val="24"/>
          <w:lang w:eastAsia="ja-JP"/>
        </w:rPr>
        <w:t>RG1</w:t>
      </w:r>
      <w:r w:rsidRPr="00175291">
        <w:rPr>
          <w:rFonts w:ascii="Times New Roman" w:hAnsi="Times New Roman" w:cs="Times New Roman"/>
          <w:sz w:val="24"/>
          <w:szCs w:val="24"/>
          <w:lang w:eastAsia="ja-JP"/>
        </w:rPr>
        <w:t xml:space="preserve"> : Un </w:t>
      </w:r>
      <w:ins w:id="640" w:author="Damien ANDRIATSILAVINA (DSI)" w:date="2024-11-15T08:42:00Z" w16du:dateUtc="2024-11-15T05:42:00Z">
        <w:r w:rsidR="00512277">
          <w:rPr>
            <w:rFonts w:ascii="Times New Roman" w:hAnsi="Times New Roman" w:cs="Times New Roman"/>
            <w:sz w:val="24"/>
            <w:szCs w:val="24"/>
            <w:lang w:eastAsia="ja-JP"/>
          </w:rPr>
          <w:t>A</w:t>
        </w:r>
      </w:ins>
      <w:del w:id="641" w:author="Damien ANDRIATSILAVINA (DSI)" w:date="2024-11-15T08:42:00Z" w16du:dateUtc="2024-11-15T05:42:00Z">
        <w:r w:rsidRPr="00175291" w:rsidDel="00512277">
          <w:rPr>
            <w:rFonts w:ascii="Times New Roman" w:hAnsi="Times New Roman" w:cs="Times New Roman"/>
            <w:sz w:val="24"/>
            <w:szCs w:val="24"/>
            <w:lang w:eastAsia="ja-JP"/>
          </w:rPr>
          <w:delText>a</w:delText>
        </w:r>
      </w:del>
      <w:r w:rsidRPr="00175291">
        <w:rPr>
          <w:rFonts w:ascii="Times New Roman" w:hAnsi="Times New Roman" w:cs="Times New Roman"/>
          <w:sz w:val="24"/>
          <w:szCs w:val="24"/>
          <w:lang w:eastAsia="ja-JP"/>
        </w:rPr>
        <w:t>dministrateur peut gérer les habilitations des utilisateurs</w:t>
      </w:r>
    </w:p>
    <w:p w14:paraId="394DBA28" w14:textId="2492E287"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w:t>
      </w:r>
      <w:r w:rsidR="000D51F4" w:rsidRPr="00175291">
        <w:rPr>
          <w:rFonts w:ascii="Times New Roman" w:hAnsi="Times New Roman" w:cs="Times New Roman"/>
          <w:b/>
          <w:sz w:val="24"/>
          <w:szCs w:val="24"/>
          <w:lang w:eastAsia="ja-JP"/>
        </w:rPr>
        <w:t>2</w:t>
      </w:r>
      <w:r w:rsidRPr="00175291">
        <w:rPr>
          <w:rFonts w:ascii="Times New Roman" w:hAnsi="Times New Roman" w:cs="Times New Roman"/>
          <w:b/>
          <w:sz w:val="24"/>
          <w:szCs w:val="24"/>
          <w:lang w:eastAsia="ja-JP"/>
        </w:rPr>
        <w:t xml:space="preserve"> : </w:t>
      </w:r>
      <w:r w:rsidRPr="00175291">
        <w:rPr>
          <w:rFonts w:ascii="Times New Roman" w:hAnsi="Times New Roman" w:cs="Times New Roman"/>
          <w:sz w:val="24"/>
          <w:szCs w:val="24"/>
          <w:lang w:eastAsia="ja-JP"/>
        </w:rPr>
        <w:t xml:space="preserve"> Un Utilisateur peut avoir</w:t>
      </w:r>
      <w:ins w:id="642" w:author="Damien ANDRIATSILAVINA (DSI)" w:date="2024-11-15T08:42:00Z" w16du:dateUtc="2024-11-15T05:42:00Z">
        <w:r w:rsidR="00512277">
          <w:rPr>
            <w:rFonts w:ascii="Times New Roman" w:hAnsi="Times New Roman" w:cs="Times New Roman"/>
            <w:sz w:val="24"/>
            <w:szCs w:val="24"/>
            <w:lang w:eastAsia="ja-JP"/>
          </w:rPr>
          <w:t xml:space="preserve"> un ou </w:t>
        </w:r>
      </w:ins>
      <w:r w:rsidRPr="00175291">
        <w:rPr>
          <w:rFonts w:ascii="Times New Roman" w:hAnsi="Times New Roman" w:cs="Times New Roman"/>
          <w:sz w:val="24"/>
          <w:szCs w:val="24"/>
          <w:lang w:eastAsia="ja-JP"/>
        </w:rPr>
        <w:t xml:space="preserve"> plusieurs habilitations différentes</w:t>
      </w:r>
    </w:p>
    <w:p w14:paraId="4EE7B35A" w14:textId="6D6C64A9" w:rsidR="00C867E1" w:rsidRPr="00175291" w:rsidRDefault="00C867E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w:t>
      </w:r>
      <w:r w:rsidR="000D51F4" w:rsidRPr="00175291">
        <w:rPr>
          <w:rFonts w:ascii="Times New Roman" w:hAnsi="Times New Roman" w:cs="Times New Roman"/>
          <w:b/>
          <w:sz w:val="24"/>
          <w:szCs w:val="24"/>
          <w:lang w:eastAsia="ja-JP"/>
        </w:rPr>
        <w:t>3</w:t>
      </w:r>
      <w:r w:rsidRPr="00175291">
        <w:rPr>
          <w:rFonts w:ascii="Times New Roman" w:hAnsi="Times New Roman" w:cs="Times New Roman"/>
          <w:b/>
          <w:sz w:val="24"/>
          <w:szCs w:val="24"/>
          <w:lang w:eastAsia="ja-JP"/>
        </w:rPr>
        <w:t xml:space="preserve"> : </w:t>
      </w:r>
      <w:r w:rsidR="000D51F4" w:rsidRPr="00175291">
        <w:rPr>
          <w:rFonts w:ascii="Times New Roman" w:hAnsi="Times New Roman" w:cs="Times New Roman"/>
          <w:sz w:val="24"/>
          <w:szCs w:val="24"/>
          <w:lang w:eastAsia="ja-JP"/>
        </w:rPr>
        <w:t xml:space="preserve">Un utilisateur peut gérer plusieurs </w:t>
      </w:r>
      <w:ins w:id="643" w:author="Damien ANDRIATSILAVINA (DSI)" w:date="2024-11-15T08:42:00Z" w16du:dateUtc="2024-11-15T05:42:00Z">
        <w:r w:rsidR="00512277">
          <w:rPr>
            <w:rFonts w:ascii="Times New Roman" w:hAnsi="Times New Roman" w:cs="Times New Roman"/>
            <w:sz w:val="24"/>
            <w:szCs w:val="24"/>
            <w:lang w:eastAsia="ja-JP"/>
          </w:rPr>
          <w:t>P</w:t>
        </w:r>
      </w:ins>
      <w:del w:id="644" w:author="Damien ANDRIATSILAVINA (DSI)" w:date="2024-11-15T08:42:00Z" w16du:dateUtc="2024-11-15T05:42:00Z">
        <w:r w:rsidR="000D51F4" w:rsidRPr="00175291" w:rsidDel="00512277">
          <w:rPr>
            <w:rFonts w:ascii="Times New Roman" w:hAnsi="Times New Roman" w:cs="Times New Roman"/>
            <w:sz w:val="24"/>
            <w:szCs w:val="24"/>
            <w:lang w:eastAsia="ja-JP"/>
          </w:rPr>
          <w:delText>p</w:delText>
        </w:r>
      </w:del>
      <w:r w:rsidR="000D51F4" w:rsidRPr="00175291">
        <w:rPr>
          <w:rFonts w:ascii="Times New Roman" w:hAnsi="Times New Roman" w:cs="Times New Roman"/>
          <w:sz w:val="24"/>
          <w:szCs w:val="24"/>
          <w:lang w:eastAsia="ja-JP"/>
        </w:rPr>
        <w:t>rojets</w:t>
      </w:r>
      <w:ins w:id="645" w:author="Damien ANDRIATSILAVINA (DSI)" w:date="2024-11-15T08:42:00Z" w16du:dateUtc="2024-11-15T05:42:00Z">
        <w:r w:rsidR="00512277">
          <w:rPr>
            <w:rFonts w:ascii="Times New Roman" w:hAnsi="Times New Roman" w:cs="Times New Roman"/>
            <w:sz w:val="24"/>
            <w:szCs w:val="24"/>
            <w:lang w:eastAsia="ja-JP"/>
          </w:rPr>
          <w:t xml:space="preserve"> / un projet </w:t>
        </w:r>
      </w:ins>
    </w:p>
    <w:p w14:paraId="3A87849C" w14:textId="7F3CBF17" w:rsidR="000D51F4" w:rsidRPr="00175291" w:rsidRDefault="000D51F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RG4</w:t>
      </w:r>
      <w:r w:rsidRPr="00175291">
        <w:rPr>
          <w:rFonts w:ascii="Times New Roman" w:hAnsi="Times New Roman" w:cs="Times New Roman"/>
          <w:sz w:val="24"/>
          <w:szCs w:val="24"/>
          <w:lang w:eastAsia="ja-JP"/>
        </w:rPr>
        <w:t> : Un utilisateur peut gérer plusieurs activités</w:t>
      </w:r>
    </w:p>
    <w:p w14:paraId="3A51983B" w14:textId="643CA4A6" w:rsidR="000D51F4" w:rsidRPr="00175291" w:rsidRDefault="000D51F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RG5</w:t>
      </w:r>
      <w:r w:rsidRPr="00175291">
        <w:rPr>
          <w:rFonts w:ascii="Times New Roman" w:hAnsi="Times New Roman" w:cs="Times New Roman"/>
          <w:sz w:val="24"/>
          <w:szCs w:val="24"/>
          <w:lang w:eastAsia="ja-JP"/>
        </w:rPr>
        <w:t xml:space="preserve"> : </w:t>
      </w:r>
      <w:r w:rsidR="00C4482C" w:rsidRPr="00175291">
        <w:rPr>
          <w:rFonts w:ascii="Times New Roman" w:hAnsi="Times New Roman" w:cs="Times New Roman"/>
          <w:sz w:val="24"/>
          <w:szCs w:val="24"/>
          <w:lang w:eastAsia="ja-JP"/>
        </w:rPr>
        <w:t>Un utilisateur peut voir la liste et géré les projets de ses subordonnées.</w:t>
      </w:r>
    </w:p>
    <w:p w14:paraId="09D862CD" w14:textId="027B2AAC"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RG6</w:t>
      </w:r>
      <w:r w:rsidRPr="00175291">
        <w:rPr>
          <w:rFonts w:ascii="Times New Roman" w:hAnsi="Times New Roman" w:cs="Times New Roman"/>
          <w:sz w:val="24"/>
          <w:szCs w:val="24"/>
          <w:lang w:eastAsia="ja-JP"/>
        </w:rPr>
        <w:t xml:space="preserve"> : Un projet </w:t>
      </w:r>
      <w:del w:id="646" w:author="Damien ANDRIATSILAVINA (DSI)" w:date="2024-11-15T08:42:00Z" w16du:dateUtc="2024-11-15T05:42:00Z">
        <w:r w:rsidRPr="00175291" w:rsidDel="00512277">
          <w:rPr>
            <w:rFonts w:ascii="Times New Roman" w:hAnsi="Times New Roman" w:cs="Times New Roman"/>
            <w:sz w:val="24"/>
            <w:szCs w:val="24"/>
            <w:lang w:eastAsia="ja-JP"/>
          </w:rPr>
          <w:delText>a un seul budget</w:delText>
        </w:r>
      </w:del>
      <w:ins w:id="647" w:author="Damien ANDRIATSILAVINA (DSI)" w:date="2024-11-15T08:42:00Z" w16du:dateUtc="2024-11-15T05:42:00Z">
        <w:r w:rsidR="00512277">
          <w:rPr>
            <w:rFonts w:ascii="Times New Roman" w:hAnsi="Times New Roman" w:cs="Times New Roman"/>
            <w:sz w:val="24"/>
            <w:szCs w:val="24"/>
            <w:lang w:eastAsia="ja-JP"/>
          </w:rPr>
          <w:t xml:space="preserve">peut avoir un budget ou non </w:t>
        </w:r>
      </w:ins>
    </w:p>
    <w:p w14:paraId="689A70CB" w14:textId="4643C71B"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RG7</w:t>
      </w:r>
      <w:r w:rsidRPr="00175291">
        <w:rPr>
          <w:rFonts w:ascii="Times New Roman" w:hAnsi="Times New Roman" w:cs="Times New Roman"/>
          <w:sz w:val="24"/>
          <w:szCs w:val="24"/>
          <w:lang w:eastAsia="ja-JP"/>
        </w:rPr>
        <w:t> : Un projet peut avoir plusieurs ressources</w:t>
      </w:r>
    </w:p>
    <w:p w14:paraId="313A312C" w14:textId="62BDB86D"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RG8</w:t>
      </w:r>
      <w:r w:rsidRPr="00175291">
        <w:rPr>
          <w:rFonts w:ascii="Times New Roman" w:hAnsi="Times New Roman" w:cs="Times New Roman"/>
          <w:sz w:val="24"/>
          <w:szCs w:val="24"/>
          <w:lang w:eastAsia="ja-JP"/>
        </w:rPr>
        <w:t> : Un projet doit avoir au moins une phase.</w:t>
      </w:r>
    </w:p>
    <w:p w14:paraId="235924BC" w14:textId="6B818EFD"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RG9</w:t>
      </w:r>
      <w:r w:rsidRPr="00175291">
        <w:rPr>
          <w:rFonts w:ascii="Times New Roman" w:hAnsi="Times New Roman" w:cs="Times New Roman"/>
          <w:sz w:val="24"/>
          <w:szCs w:val="24"/>
          <w:lang w:eastAsia="ja-JP"/>
        </w:rPr>
        <w:t> : Un projet doit être assigner à au moins un utilisateur.</w:t>
      </w:r>
    </w:p>
    <w:p w14:paraId="011660DD" w14:textId="50D3A03F" w:rsidR="00C4482C" w:rsidRDefault="00C4482C" w:rsidP="00175291">
      <w:pPr>
        <w:spacing w:line="360" w:lineRule="auto"/>
        <w:jc w:val="both"/>
        <w:rPr>
          <w:ins w:id="648" w:author="Damien ANDRIATSILAVINA (DSI)" w:date="2024-11-15T08:43:00Z" w16du:dateUtc="2024-11-15T05:43:00Z"/>
          <w:rFonts w:ascii="Times New Roman" w:hAnsi="Times New Roman" w:cs="Times New Roman"/>
          <w:sz w:val="24"/>
          <w:szCs w:val="24"/>
          <w:lang w:eastAsia="ja-JP"/>
        </w:rPr>
      </w:pPr>
      <w:r w:rsidRPr="00175291">
        <w:rPr>
          <w:rFonts w:ascii="Times New Roman" w:hAnsi="Times New Roman" w:cs="Times New Roman"/>
          <w:sz w:val="24"/>
          <w:szCs w:val="24"/>
          <w:lang w:eastAsia="ja-JP"/>
        </w:rPr>
        <w:tab/>
      </w:r>
      <w:r w:rsidRPr="00175291">
        <w:rPr>
          <w:rFonts w:ascii="Times New Roman" w:hAnsi="Times New Roman" w:cs="Times New Roman"/>
          <w:b/>
          <w:sz w:val="24"/>
          <w:szCs w:val="24"/>
          <w:lang w:eastAsia="ja-JP"/>
        </w:rPr>
        <w:t>RG10</w:t>
      </w:r>
      <w:r w:rsidRPr="00175291">
        <w:rPr>
          <w:rFonts w:ascii="Times New Roman" w:hAnsi="Times New Roman" w:cs="Times New Roman"/>
          <w:sz w:val="24"/>
          <w:szCs w:val="24"/>
          <w:lang w:eastAsia="ja-JP"/>
        </w:rPr>
        <w:t> : Une activité es assigné à un seul utilisateur.</w:t>
      </w:r>
    </w:p>
    <w:p w14:paraId="2BF21D38" w14:textId="4A07362E" w:rsidR="00512277" w:rsidRPr="00175291" w:rsidRDefault="00512277" w:rsidP="00175291">
      <w:pPr>
        <w:spacing w:line="360" w:lineRule="auto"/>
        <w:jc w:val="both"/>
        <w:rPr>
          <w:rFonts w:ascii="Times New Roman" w:hAnsi="Times New Roman" w:cs="Times New Roman"/>
          <w:sz w:val="24"/>
          <w:szCs w:val="24"/>
          <w:lang w:eastAsia="ja-JP"/>
        </w:rPr>
      </w:pPr>
      <w:ins w:id="649" w:author="Damien ANDRIATSILAVINA (DSI)" w:date="2024-11-15T08:43:00Z" w16du:dateUtc="2024-11-15T05:43:00Z">
        <w:r>
          <w:rPr>
            <w:rFonts w:ascii="Times New Roman" w:hAnsi="Times New Roman" w:cs="Times New Roman"/>
            <w:sz w:val="24"/>
            <w:szCs w:val="24"/>
            <w:lang w:eastAsia="ja-JP"/>
          </w:rPr>
          <w:t xml:space="preserve">IL MANQUE LES TACHES </w:t>
        </w:r>
      </w:ins>
    </w:p>
    <w:p w14:paraId="2D816F66" w14:textId="135FBAC5" w:rsidR="00A76353" w:rsidRPr="00AF5AA6" w:rsidRDefault="00A76353" w:rsidP="00175291">
      <w:pPr>
        <w:pStyle w:val="Titre3"/>
        <w:spacing w:line="360" w:lineRule="auto"/>
        <w:jc w:val="both"/>
        <w:rPr>
          <w:rFonts w:ascii="Times New Roman" w:hAnsi="Times New Roman" w:cs="Times New Roman"/>
          <w:b/>
          <w:color w:val="auto"/>
        </w:rPr>
      </w:pPr>
      <w:bookmarkStart w:id="650" w:name="_Toc182399156"/>
      <w:bookmarkStart w:id="651" w:name="_Toc182399615"/>
      <w:r w:rsidRPr="00AF5AA6">
        <w:rPr>
          <w:rFonts w:ascii="Times New Roman" w:hAnsi="Times New Roman" w:cs="Times New Roman"/>
          <w:b/>
          <w:color w:val="auto"/>
        </w:rPr>
        <w:t>5.7. Modèle du domaine</w:t>
      </w:r>
      <w:bookmarkEnd w:id="650"/>
      <w:bookmarkEnd w:id="651"/>
    </w:p>
    <w:p w14:paraId="3ED46483" w14:textId="640A8C20" w:rsidR="00C4482C" w:rsidRPr="00175291" w:rsidRDefault="00C4482C"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Un modèle du domaine est une visualisation des concepts d’un domaine du monde réel. L’élaboration du modèle des classes du domaine permet d’opérer une transition vers une véritable modélisation objet</w:t>
      </w:r>
      <w:r w:rsidR="00347443">
        <w:rPr>
          <w:rFonts w:ascii="Times New Roman" w:hAnsi="Times New Roman" w:cs="Times New Roman"/>
          <w:sz w:val="24"/>
          <w:szCs w:val="24"/>
          <w:lang w:eastAsia="ja-JP"/>
        </w:rPr>
        <w:t xml:space="preserve"> [5]</w:t>
      </w:r>
      <w:r w:rsidRPr="00175291">
        <w:rPr>
          <w:rFonts w:ascii="Times New Roman" w:hAnsi="Times New Roman" w:cs="Times New Roman"/>
          <w:sz w:val="24"/>
          <w:szCs w:val="24"/>
          <w:lang w:eastAsia="ja-JP"/>
        </w:rPr>
        <w:t xml:space="preserve">. L’analyse du domaine est une étape totalement séparée de l’analyse des besoins. Elle peut être menée avant, en parallèle ou après cette dernière. La phase d’analyse du domaine permet d’élaborer la première version du diagramme de classe appelée modèle du domaine. Ce modèle doit définir les classes qui modélisent les entités ou concepts présents dans le domaine de l’application. Il s’agit donc de produire un modèle des objets du monde réel dans un domaine donné. Ces entités ou concepts sont identifiés directement à partir de la connaissance du domaine ou par des entretiens avec des experts du domaine. Pour établir le diagramme, on suit des étapes : </w:t>
      </w:r>
    </w:p>
    <w:p w14:paraId="04DF965D" w14:textId="77777777" w:rsidR="00C4482C" w:rsidRPr="00175291" w:rsidRDefault="00C4482C"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 xml:space="preserve">- Identifier les entités ou concepts du domaine ; </w:t>
      </w:r>
    </w:p>
    <w:p w14:paraId="377A566D" w14:textId="77777777" w:rsidR="00C4482C" w:rsidRPr="00175291" w:rsidRDefault="00C4482C" w:rsidP="00175291">
      <w:pPr>
        <w:spacing w:line="360" w:lineRule="auto"/>
        <w:ind w:firstLine="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Identifier et ajouter les associations et les attributs ;</w:t>
      </w:r>
    </w:p>
    <w:p w14:paraId="786353DD" w14:textId="6B52674A" w:rsidR="00C4482C" w:rsidRPr="00175291" w:rsidRDefault="00C4482C" w:rsidP="00175291">
      <w:pPr>
        <w:spacing w:line="360" w:lineRule="auto"/>
        <w:ind w:left="708"/>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Organiser et simplifier le modèle en éliminant les classes redondantes et en utilisant l’héritage.</w:t>
      </w:r>
    </w:p>
    <w:p w14:paraId="1155C7C5" w14:textId="0ECB522D" w:rsidR="00C4482C"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9C273B">
        <w:rPr>
          <w:rFonts w:ascii="Times New Roman" w:hAnsi="Times New Roman" w:cs="Times New Roman"/>
          <w:sz w:val="24"/>
          <w:szCs w:val="24"/>
          <w:lang w:eastAsia="ja-JP"/>
        </w:rPr>
        <w:t>4</w:t>
      </w:r>
      <w:r w:rsidRPr="00175291">
        <w:rPr>
          <w:rFonts w:ascii="Times New Roman" w:hAnsi="Times New Roman" w:cs="Times New Roman"/>
          <w:sz w:val="24"/>
          <w:szCs w:val="24"/>
          <w:lang w:eastAsia="ja-JP"/>
        </w:rPr>
        <w:t xml:space="preserve"> montre le modèle du domaine</w:t>
      </w:r>
    </w:p>
    <w:p w14:paraId="60603B16" w14:textId="77777777" w:rsidR="009C273B" w:rsidRDefault="009C273B" w:rsidP="009C273B">
      <w:pPr>
        <w:keepNext/>
        <w:spacing w:line="360" w:lineRule="auto"/>
        <w:jc w:val="both"/>
      </w:pPr>
      <w:r>
        <w:rPr>
          <w:rFonts w:ascii="Times New Roman" w:hAnsi="Times New Roman" w:cs="Times New Roman"/>
          <w:noProof/>
          <w:sz w:val="24"/>
          <w:szCs w:val="24"/>
          <w:lang w:eastAsia="ja-JP"/>
        </w:rPr>
        <w:drawing>
          <wp:inline distT="0" distB="0" distL="0" distR="0" wp14:anchorId="56969EA0" wp14:editId="071CC663">
            <wp:extent cx="5760720" cy="3616325"/>
            <wp:effectExtent l="0" t="0" r="0" b="3175"/>
            <wp:docPr id="112732784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7843" name="Image 1127327843"/>
                    <pic:cNvPicPr/>
                  </pic:nvPicPr>
                  <pic:blipFill>
                    <a:blip r:embed="rId18">
                      <a:extLst>
                        <a:ext uri="{28A0092B-C50C-407E-A947-70E740481C1C}">
                          <a14:useLocalDpi xmlns:a14="http://schemas.microsoft.com/office/drawing/2010/main" val="0"/>
                        </a:ext>
                      </a:extLst>
                    </a:blip>
                    <a:stretch>
                      <a:fillRect/>
                    </a:stretch>
                  </pic:blipFill>
                  <pic:spPr>
                    <a:xfrm>
                      <a:off x="0" y="0"/>
                      <a:ext cx="5760720" cy="3616325"/>
                    </a:xfrm>
                    <a:prstGeom prst="rect">
                      <a:avLst/>
                    </a:prstGeom>
                  </pic:spPr>
                </pic:pic>
              </a:graphicData>
            </a:graphic>
          </wp:inline>
        </w:drawing>
      </w:r>
    </w:p>
    <w:p w14:paraId="4141AE7D" w14:textId="5BB74B5B" w:rsidR="009C273B" w:rsidRPr="009C273B" w:rsidRDefault="009C273B" w:rsidP="009C273B">
      <w:pPr>
        <w:pStyle w:val="Lgende"/>
        <w:jc w:val="center"/>
        <w:rPr>
          <w:i w:val="0"/>
          <w:iCs w:val="0"/>
          <w:color w:val="auto"/>
          <w:sz w:val="24"/>
          <w:szCs w:val="24"/>
          <w:lang w:eastAsia="ja-JP"/>
        </w:rPr>
      </w:pPr>
      <w:bookmarkStart w:id="652" w:name="_Toc182399180"/>
      <w:r w:rsidRPr="009C273B">
        <w:rPr>
          <w:i w:val="0"/>
          <w:iCs w:val="0"/>
          <w:color w:val="auto"/>
          <w:sz w:val="24"/>
          <w:szCs w:val="24"/>
        </w:rPr>
        <w:t xml:space="preserve">Figure </w:t>
      </w:r>
      <w:r w:rsidRPr="009C273B">
        <w:rPr>
          <w:i w:val="0"/>
          <w:iCs w:val="0"/>
          <w:color w:val="auto"/>
          <w:sz w:val="24"/>
          <w:szCs w:val="24"/>
        </w:rPr>
        <w:fldChar w:fldCharType="begin"/>
      </w:r>
      <w:r w:rsidRPr="009C273B">
        <w:rPr>
          <w:i w:val="0"/>
          <w:iCs w:val="0"/>
          <w:color w:val="auto"/>
          <w:sz w:val="24"/>
          <w:szCs w:val="24"/>
        </w:rPr>
        <w:instrText xml:space="preserve"> SEQ Figure \* ARABIC </w:instrText>
      </w:r>
      <w:r w:rsidRPr="009C273B">
        <w:rPr>
          <w:i w:val="0"/>
          <w:iCs w:val="0"/>
          <w:color w:val="auto"/>
          <w:sz w:val="24"/>
          <w:szCs w:val="24"/>
        </w:rPr>
        <w:fldChar w:fldCharType="separate"/>
      </w:r>
      <w:r w:rsidR="00AC68CA">
        <w:rPr>
          <w:i w:val="0"/>
          <w:iCs w:val="0"/>
          <w:noProof/>
          <w:color w:val="auto"/>
          <w:sz w:val="24"/>
          <w:szCs w:val="24"/>
        </w:rPr>
        <w:t>4</w:t>
      </w:r>
      <w:r w:rsidRPr="009C273B">
        <w:rPr>
          <w:i w:val="0"/>
          <w:iCs w:val="0"/>
          <w:color w:val="auto"/>
          <w:sz w:val="24"/>
          <w:szCs w:val="24"/>
        </w:rPr>
        <w:fldChar w:fldCharType="end"/>
      </w:r>
      <w:r w:rsidRPr="009C273B">
        <w:rPr>
          <w:i w:val="0"/>
          <w:iCs w:val="0"/>
          <w:color w:val="auto"/>
          <w:sz w:val="24"/>
          <w:szCs w:val="24"/>
        </w:rPr>
        <w:t>. Modèle</w:t>
      </w:r>
      <w:r>
        <w:rPr>
          <w:i w:val="0"/>
          <w:iCs w:val="0"/>
          <w:color w:val="auto"/>
          <w:sz w:val="24"/>
          <w:szCs w:val="24"/>
        </w:rPr>
        <w:t xml:space="preserve"> </w:t>
      </w:r>
      <w:r w:rsidRPr="009C273B">
        <w:rPr>
          <w:i w:val="0"/>
          <w:iCs w:val="0"/>
          <w:color w:val="auto"/>
          <w:sz w:val="24"/>
          <w:szCs w:val="24"/>
        </w:rPr>
        <w:t>de domaine</w:t>
      </w:r>
      <w:bookmarkEnd w:id="652"/>
    </w:p>
    <w:p w14:paraId="261C42CD" w14:textId="105A0F4A" w:rsidR="00A76353" w:rsidRPr="00A150BA" w:rsidRDefault="00A76353" w:rsidP="00175291">
      <w:pPr>
        <w:pStyle w:val="Titre3"/>
        <w:spacing w:line="360" w:lineRule="auto"/>
        <w:jc w:val="both"/>
        <w:rPr>
          <w:rFonts w:ascii="Times New Roman" w:hAnsi="Times New Roman" w:cs="Times New Roman"/>
          <w:b/>
          <w:color w:val="auto"/>
        </w:rPr>
      </w:pPr>
      <w:bookmarkStart w:id="653" w:name="_Toc182399157"/>
      <w:bookmarkStart w:id="654" w:name="_Toc182399616"/>
      <w:r w:rsidRPr="00A150BA">
        <w:rPr>
          <w:rFonts w:ascii="Times New Roman" w:hAnsi="Times New Roman" w:cs="Times New Roman"/>
          <w:b/>
          <w:color w:val="auto"/>
        </w:rPr>
        <w:t>5.8. Diagramme de classe de conception pour chaque sprint</w:t>
      </w:r>
      <w:bookmarkEnd w:id="653"/>
      <w:bookmarkEnd w:id="654"/>
    </w:p>
    <w:p w14:paraId="0FE08547" w14:textId="5FCE062F" w:rsidR="003838E5" w:rsidRPr="00A150BA" w:rsidRDefault="00CA1CEE" w:rsidP="003838E5">
      <w:pPr>
        <w:rPr>
          <w:rFonts w:ascii="Times New Roman" w:hAnsi="Times New Roman" w:cs="Times New Roman"/>
          <w:sz w:val="24"/>
          <w:szCs w:val="24"/>
          <w:lang w:eastAsia="ja-JP"/>
        </w:rPr>
      </w:pPr>
      <w:r w:rsidRPr="00A150BA">
        <w:rPr>
          <w:rFonts w:ascii="Times New Roman" w:hAnsi="Times New Roman" w:cs="Times New Roman"/>
          <w:sz w:val="24"/>
          <w:szCs w:val="24"/>
          <w:lang w:eastAsia="ja-JP"/>
        </w:rPr>
        <w:t xml:space="preserve">Les sprints avec une interactions avec la base données ont leurs diagrammes de classe de conception individuelle. </w:t>
      </w:r>
    </w:p>
    <w:p w14:paraId="670F06C5" w14:textId="5958A5EA" w:rsidR="00CA1CEE" w:rsidRPr="00A150BA" w:rsidRDefault="00CA1CEE" w:rsidP="00A150BA">
      <w:pPr>
        <w:pStyle w:val="Titre4"/>
        <w:ind w:firstLine="708"/>
        <w:rPr>
          <w:rFonts w:ascii="Times New Roman" w:hAnsi="Times New Roman" w:cs="Times New Roman"/>
          <w:b/>
          <w:i w:val="0"/>
          <w:iCs w:val="0"/>
          <w:color w:val="auto"/>
          <w:sz w:val="24"/>
          <w:szCs w:val="24"/>
          <w:lang w:eastAsia="ja-JP"/>
        </w:rPr>
      </w:pPr>
      <w:bookmarkStart w:id="655" w:name="_Toc182399617"/>
      <w:r w:rsidRPr="00A150BA">
        <w:rPr>
          <w:rFonts w:ascii="Times New Roman" w:hAnsi="Times New Roman" w:cs="Times New Roman"/>
          <w:b/>
          <w:i w:val="0"/>
          <w:iCs w:val="0"/>
          <w:color w:val="auto"/>
          <w:sz w:val="24"/>
          <w:szCs w:val="24"/>
          <w:lang w:eastAsia="ja-JP"/>
        </w:rPr>
        <w:t>5.8.1. Sprint 1 : User et habilitation</w:t>
      </w:r>
      <w:bookmarkEnd w:id="655"/>
    </w:p>
    <w:p w14:paraId="4A487D89" w14:textId="6BEC18E9" w:rsidR="00CA1CEE" w:rsidRPr="00A150BA" w:rsidRDefault="00CA1CEE" w:rsidP="00CA1CEE">
      <w:pPr>
        <w:rPr>
          <w:rFonts w:ascii="Times New Roman" w:hAnsi="Times New Roman" w:cs="Times New Roman"/>
          <w:sz w:val="24"/>
          <w:szCs w:val="24"/>
          <w:lang w:eastAsia="ja-JP"/>
        </w:rPr>
      </w:pPr>
      <w:r w:rsidRPr="00A150BA">
        <w:rPr>
          <w:rFonts w:ascii="Times New Roman" w:hAnsi="Times New Roman" w:cs="Times New Roman"/>
          <w:sz w:val="24"/>
          <w:szCs w:val="24"/>
          <w:lang w:eastAsia="ja-JP"/>
        </w:rPr>
        <w:t xml:space="preserve">La figure </w:t>
      </w:r>
      <w:r w:rsidR="00D90C72">
        <w:rPr>
          <w:rFonts w:ascii="Times New Roman" w:hAnsi="Times New Roman" w:cs="Times New Roman"/>
          <w:sz w:val="24"/>
          <w:szCs w:val="24"/>
          <w:lang w:eastAsia="ja-JP"/>
        </w:rPr>
        <w:t>5</w:t>
      </w:r>
      <w:r w:rsidRPr="00A150BA">
        <w:rPr>
          <w:rFonts w:ascii="Times New Roman" w:hAnsi="Times New Roman" w:cs="Times New Roman"/>
          <w:sz w:val="24"/>
          <w:szCs w:val="24"/>
          <w:lang w:eastAsia="ja-JP"/>
        </w:rPr>
        <w:t xml:space="preserve"> illustre le diagramme de classe de l’entités ‘user’ et ‘habilitation’. </w:t>
      </w:r>
    </w:p>
    <w:p w14:paraId="0C194B09" w14:textId="35285921" w:rsidR="00CA1CEE" w:rsidRPr="00A150BA" w:rsidRDefault="00CA1CEE" w:rsidP="00CA1CEE">
      <w:pPr>
        <w:rPr>
          <w:rFonts w:ascii="Times New Roman" w:hAnsi="Times New Roman" w:cs="Times New Roman"/>
          <w:sz w:val="24"/>
          <w:szCs w:val="24"/>
          <w:lang w:eastAsia="ja-JP"/>
        </w:rPr>
      </w:pPr>
    </w:p>
    <w:p w14:paraId="2BAF1560" w14:textId="77777777" w:rsidR="00CA1CEE" w:rsidRPr="00A150BA" w:rsidRDefault="00CA1CEE" w:rsidP="00CA1CEE">
      <w:pPr>
        <w:keepNext/>
        <w:rPr>
          <w:rFonts w:ascii="Times New Roman" w:hAnsi="Times New Roman" w:cs="Times New Roman"/>
          <w:sz w:val="24"/>
          <w:szCs w:val="24"/>
        </w:rPr>
      </w:pPr>
      <w:r w:rsidRPr="00A150BA">
        <w:rPr>
          <w:rFonts w:ascii="Times New Roman" w:hAnsi="Times New Roman" w:cs="Times New Roman"/>
          <w:sz w:val="24"/>
          <w:szCs w:val="24"/>
          <w:lang w:eastAsia="ja-JP"/>
        </w:rPr>
        <w:lastRenderedPageBreak/>
        <w:tab/>
      </w:r>
      <w:r w:rsidRPr="00A150BA">
        <w:rPr>
          <w:rFonts w:ascii="Times New Roman" w:hAnsi="Times New Roman" w:cs="Times New Roman"/>
          <w:noProof/>
          <w:sz w:val="24"/>
          <w:szCs w:val="24"/>
          <w:lang w:eastAsia="ja-JP"/>
        </w:rPr>
        <w:drawing>
          <wp:inline distT="0" distB="0" distL="0" distR="0" wp14:anchorId="7FABF573" wp14:editId="2A1E8562">
            <wp:extent cx="5390985" cy="4330259"/>
            <wp:effectExtent l="0" t="0" r="635" b="0"/>
            <wp:docPr id="663082552"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2552" name="Image 663082552"/>
                    <pic:cNvPicPr/>
                  </pic:nvPicPr>
                  <pic:blipFill>
                    <a:blip r:embed="rId19">
                      <a:extLst>
                        <a:ext uri="{28A0092B-C50C-407E-A947-70E740481C1C}">
                          <a14:useLocalDpi xmlns:a14="http://schemas.microsoft.com/office/drawing/2010/main" val="0"/>
                        </a:ext>
                      </a:extLst>
                    </a:blip>
                    <a:stretch>
                      <a:fillRect/>
                    </a:stretch>
                  </pic:blipFill>
                  <pic:spPr>
                    <a:xfrm>
                      <a:off x="0" y="0"/>
                      <a:ext cx="5396426" cy="4334630"/>
                    </a:xfrm>
                    <a:prstGeom prst="rect">
                      <a:avLst/>
                    </a:prstGeom>
                  </pic:spPr>
                </pic:pic>
              </a:graphicData>
            </a:graphic>
          </wp:inline>
        </w:drawing>
      </w:r>
    </w:p>
    <w:p w14:paraId="24E54EFA" w14:textId="20749CC1" w:rsidR="00CA1CEE" w:rsidRPr="00A150BA" w:rsidRDefault="00CA1CEE" w:rsidP="00CA1CEE">
      <w:pPr>
        <w:pStyle w:val="Lgende"/>
        <w:jc w:val="center"/>
        <w:rPr>
          <w:sz w:val="24"/>
          <w:szCs w:val="24"/>
        </w:rPr>
      </w:pPr>
      <w:bookmarkStart w:id="656" w:name="_Toc182399181"/>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5</w:t>
      </w:r>
      <w:r w:rsidRPr="00A150BA">
        <w:rPr>
          <w:sz w:val="24"/>
          <w:szCs w:val="24"/>
        </w:rPr>
        <w:fldChar w:fldCharType="end"/>
      </w:r>
      <w:r w:rsidRPr="00A150BA">
        <w:rPr>
          <w:sz w:val="24"/>
          <w:szCs w:val="24"/>
        </w:rPr>
        <w:t>. Diagramme de classe sprint 1</w:t>
      </w:r>
      <w:bookmarkEnd w:id="656"/>
    </w:p>
    <w:p w14:paraId="327C46BD" w14:textId="320B1DAB" w:rsidR="00CA1CEE" w:rsidRPr="00A150BA" w:rsidRDefault="00CA1CEE" w:rsidP="00CA1CEE">
      <w:pPr>
        <w:pStyle w:val="Titre4"/>
        <w:ind w:firstLine="708"/>
        <w:rPr>
          <w:rFonts w:ascii="Times New Roman" w:hAnsi="Times New Roman" w:cs="Times New Roman"/>
          <w:b/>
          <w:i w:val="0"/>
          <w:iCs w:val="0"/>
          <w:color w:val="auto"/>
          <w:sz w:val="24"/>
          <w:szCs w:val="24"/>
          <w:lang w:eastAsia="fr-FR"/>
        </w:rPr>
      </w:pPr>
      <w:bookmarkStart w:id="657" w:name="_Toc182399618"/>
      <w:r w:rsidRPr="00A150BA">
        <w:rPr>
          <w:rFonts w:ascii="Times New Roman" w:hAnsi="Times New Roman" w:cs="Times New Roman"/>
          <w:b/>
          <w:i w:val="0"/>
          <w:iCs w:val="0"/>
          <w:color w:val="auto"/>
          <w:sz w:val="24"/>
          <w:szCs w:val="24"/>
          <w:lang w:eastAsia="fr-FR"/>
        </w:rPr>
        <w:t>5.2.2. Sprint 2 : Création des projets</w:t>
      </w:r>
      <w:bookmarkEnd w:id="657"/>
    </w:p>
    <w:p w14:paraId="0A63ABED" w14:textId="05DC0509" w:rsidR="00CA1CEE" w:rsidRPr="00A150BA" w:rsidRDefault="00CA1CEE" w:rsidP="00CA1CEE">
      <w:pPr>
        <w:rPr>
          <w:rFonts w:ascii="Times New Roman" w:hAnsi="Times New Roman" w:cs="Times New Roman"/>
          <w:sz w:val="24"/>
          <w:szCs w:val="24"/>
          <w:lang w:eastAsia="fr-FR"/>
        </w:rPr>
      </w:pPr>
      <w:r w:rsidRPr="00A150BA">
        <w:rPr>
          <w:rFonts w:ascii="Times New Roman" w:hAnsi="Times New Roman" w:cs="Times New Roman"/>
          <w:sz w:val="24"/>
          <w:szCs w:val="24"/>
          <w:lang w:eastAsia="fr-FR"/>
        </w:rPr>
        <w:t xml:space="preserve">La figure </w:t>
      </w:r>
      <w:r w:rsidR="00D90C72">
        <w:rPr>
          <w:rFonts w:ascii="Times New Roman" w:hAnsi="Times New Roman" w:cs="Times New Roman"/>
          <w:sz w:val="24"/>
          <w:szCs w:val="24"/>
          <w:lang w:eastAsia="fr-FR"/>
        </w:rPr>
        <w:t>6</w:t>
      </w:r>
      <w:r w:rsidRPr="00A150BA">
        <w:rPr>
          <w:rFonts w:ascii="Times New Roman" w:hAnsi="Times New Roman" w:cs="Times New Roman"/>
          <w:sz w:val="24"/>
          <w:szCs w:val="24"/>
          <w:lang w:eastAsia="fr-FR"/>
        </w:rPr>
        <w:t xml:space="preserve"> montre le diagramme de classe du sprint 2 en illustrant </w:t>
      </w:r>
      <w:r w:rsidR="00A150BA" w:rsidRPr="00A150BA">
        <w:rPr>
          <w:rFonts w:ascii="Times New Roman" w:hAnsi="Times New Roman" w:cs="Times New Roman"/>
          <w:sz w:val="24"/>
          <w:szCs w:val="24"/>
          <w:lang w:eastAsia="fr-FR"/>
        </w:rPr>
        <w:t>les relations</w:t>
      </w:r>
      <w:r w:rsidRPr="00A150BA">
        <w:rPr>
          <w:rFonts w:ascii="Times New Roman" w:hAnsi="Times New Roman" w:cs="Times New Roman"/>
          <w:sz w:val="24"/>
          <w:szCs w:val="24"/>
          <w:lang w:eastAsia="fr-FR"/>
        </w:rPr>
        <w:t xml:space="preserve"> entre les tables ‘Project’, ‘ressource’, ‘Budget’, ‘</w:t>
      </w:r>
      <w:proofErr w:type="spellStart"/>
      <w:r w:rsidRPr="00A150BA">
        <w:rPr>
          <w:rFonts w:ascii="Times New Roman" w:hAnsi="Times New Roman" w:cs="Times New Roman"/>
          <w:sz w:val="24"/>
          <w:szCs w:val="24"/>
          <w:lang w:eastAsia="fr-FR"/>
        </w:rPr>
        <w:t>historicProject</w:t>
      </w:r>
      <w:proofErr w:type="spellEnd"/>
      <w:r w:rsidRPr="00A150BA">
        <w:rPr>
          <w:rFonts w:ascii="Times New Roman" w:hAnsi="Times New Roman" w:cs="Times New Roman"/>
          <w:sz w:val="24"/>
          <w:szCs w:val="24"/>
          <w:lang w:eastAsia="fr-FR"/>
        </w:rPr>
        <w:t>’ et ‘user’</w:t>
      </w:r>
    </w:p>
    <w:p w14:paraId="260778D1" w14:textId="77777777" w:rsidR="00CA1CEE" w:rsidRPr="00A150BA" w:rsidRDefault="00CA1CEE" w:rsidP="00CA1CEE">
      <w:pPr>
        <w:keepNext/>
        <w:rPr>
          <w:rFonts w:ascii="Times New Roman" w:hAnsi="Times New Roman" w:cs="Times New Roman"/>
          <w:sz w:val="24"/>
          <w:szCs w:val="24"/>
        </w:rPr>
      </w:pPr>
      <w:r w:rsidRPr="00A150BA">
        <w:rPr>
          <w:rFonts w:ascii="Times New Roman" w:hAnsi="Times New Roman" w:cs="Times New Roman"/>
          <w:noProof/>
          <w:sz w:val="24"/>
          <w:szCs w:val="24"/>
          <w:lang w:eastAsia="fr-FR"/>
        </w:rPr>
        <w:lastRenderedPageBreak/>
        <w:drawing>
          <wp:inline distT="0" distB="0" distL="0" distR="0" wp14:anchorId="05D386FA" wp14:editId="30BEBF3C">
            <wp:extent cx="5760720" cy="5113655"/>
            <wp:effectExtent l="0" t="0" r="0" b="0"/>
            <wp:docPr id="1041472188"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2188" name="Image 1041472188"/>
                    <pic:cNvPicPr/>
                  </pic:nvPicPr>
                  <pic:blipFill>
                    <a:blip r:embed="rId20">
                      <a:extLst>
                        <a:ext uri="{28A0092B-C50C-407E-A947-70E740481C1C}">
                          <a14:useLocalDpi xmlns:a14="http://schemas.microsoft.com/office/drawing/2010/main" val="0"/>
                        </a:ext>
                      </a:extLst>
                    </a:blip>
                    <a:stretch>
                      <a:fillRect/>
                    </a:stretch>
                  </pic:blipFill>
                  <pic:spPr>
                    <a:xfrm>
                      <a:off x="0" y="0"/>
                      <a:ext cx="5760720" cy="5113655"/>
                    </a:xfrm>
                    <a:prstGeom prst="rect">
                      <a:avLst/>
                    </a:prstGeom>
                  </pic:spPr>
                </pic:pic>
              </a:graphicData>
            </a:graphic>
          </wp:inline>
        </w:drawing>
      </w:r>
    </w:p>
    <w:p w14:paraId="13E29BCE" w14:textId="7D161E31" w:rsidR="00CA1CEE" w:rsidRPr="00A150BA" w:rsidRDefault="00CA1CEE" w:rsidP="00CA1CEE">
      <w:pPr>
        <w:pStyle w:val="Lgende"/>
        <w:jc w:val="center"/>
        <w:rPr>
          <w:sz w:val="24"/>
          <w:szCs w:val="24"/>
        </w:rPr>
      </w:pPr>
      <w:bookmarkStart w:id="658" w:name="_Toc182399182"/>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6</w:t>
      </w:r>
      <w:r w:rsidRPr="00A150BA">
        <w:rPr>
          <w:sz w:val="24"/>
          <w:szCs w:val="24"/>
        </w:rPr>
        <w:fldChar w:fldCharType="end"/>
      </w:r>
      <w:r w:rsidRPr="00A150BA">
        <w:rPr>
          <w:sz w:val="24"/>
          <w:szCs w:val="24"/>
        </w:rPr>
        <w:t>. Diagramme de classe du sprint 2</w:t>
      </w:r>
      <w:bookmarkEnd w:id="658"/>
    </w:p>
    <w:p w14:paraId="253B1B01" w14:textId="282A397F" w:rsidR="003329D8" w:rsidRPr="00A150BA" w:rsidRDefault="003329D8" w:rsidP="003329D8">
      <w:pPr>
        <w:pStyle w:val="Titre4"/>
        <w:ind w:firstLine="708"/>
        <w:rPr>
          <w:rFonts w:ascii="Times New Roman" w:hAnsi="Times New Roman" w:cs="Times New Roman"/>
          <w:b/>
          <w:i w:val="0"/>
          <w:iCs w:val="0"/>
          <w:color w:val="auto"/>
          <w:sz w:val="24"/>
          <w:szCs w:val="24"/>
          <w:lang w:eastAsia="fr-FR"/>
        </w:rPr>
      </w:pPr>
      <w:bookmarkStart w:id="659" w:name="_Toc182399619"/>
      <w:r w:rsidRPr="00A150BA">
        <w:rPr>
          <w:rFonts w:ascii="Times New Roman" w:hAnsi="Times New Roman" w:cs="Times New Roman"/>
          <w:b/>
          <w:i w:val="0"/>
          <w:iCs w:val="0"/>
          <w:color w:val="auto"/>
          <w:sz w:val="24"/>
          <w:szCs w:val="24"/>
          <w:lang w:eastAsia="fr-FR"/>
        </w:rPr>
        <w:t>5.8.3. Sprint 3 : Gestion des tâches</w:t>
      </w:r>
      <w:bookmarkEnd w:id="659"/>
    </w:p>
    <w:p w14:paraId="003709B9" w14:textId="48AAE380" w:rsidR="003329D8" w:rsidRPr="00A150BA" w:rsidRDefault="003329D8" w:rsidP="003329D8">
      <w:pPr>
        <w:rPr>
          <w:rFonts w:ascii="Times New Roman" w:hAnsi="Times New Roman" w:cs="Times New Roman"/>
          <w:sz w:val="24"/>
          <w:szCs w:val="24"/>
          <w:lang w:eastAsia="fr-FR"/>
        </w:rPr>
      </w:pPr>
      <w:r w:rsidRPr="00A150BA">
        <w:rPr>
          <w:rFonts w:ascii="Times New Roman" w:hAnsi="Times New Roman" w:cs="Times New Roman"/>
          <w:sz w:val="24"/>
          <w:szCs w:val="24"/>
          <w:lang w:eastAsia="fr-FR"/>
        </w:rPr>
        <w:t xml:space="preserve">La figure </w:t>
      </w:r>
      <w:r w:rsidR="00D90C72">
        <w:rPr>
          <w:rFonts w:ascii="Times New Roman" w:hAnsi="Times New Roman" w:cs="Times New Roman"/>
          <w:sz w:val="24"/>
          <w:szCs w:val="24"/>
          <w:lang w:eastAsia="fr-FR"/>
        </w:rPr>
        <w:t>7</w:t>
      </w:r>
      <w:r w:rsidRPr="00A150BA">
        <w:rPr>
          <w:rFonts w:ascii="Times New Roman" w:hAnsi="Times New Roman" w:cs="Times New Roman"/>
          <w:sz w:val="24"/>
          <w:szCs w:val="24"/>
          <w:lang w:eastAsia="fr-FR"/>
        </w:rPr>
        <w:t xml:space="preserve"> représente le diagramme de classe du sprint 3 en montrant les relations entre ‘</w:t>
      </w:r>
      <w:proofErr w:type="spellStart"/>
      <w:r w:rsidRPr="00A150BA">
        <w:rPr>
          <w:rFonts w:ascii="Times New Roman" w:hAnsi="Times New Roman" w:cs="Times New Roman"/>
          <w:sz w:val="24"/>
          <w:szCs w:val="24"/>
          <w:lang w:eastAsia="fr-FR"/>
        </w:rPr>
        <w:t>task</w:t>
      </w:r>
      <w:proofErr w:type="spellEnd"/>
      <w:r w:rsidRPr="00A150BA">
        <w:rPr>
          <w:rFonts w:ascii="Times New Roman" w:hAnsi="Times New Roman" w:cs="Times New Roman"/>
          <w:sz w:val="24"/>
          <w:szCs w:val="24"/>
          <w:lang w:eastAsia="fr-FR"/>
        </w:rPr>
        <w:t>’, ‘</w:t>
      </w:r>
      <w:proofErr w:type="spellStart"/>
      <w:r w:rsidRPr="00A150BA">
        <w:rPr>
          <w:rFonts w:ascii="Times New Roman" w:hAnsi="Times New Roman" w:cs="Times New Roman"/>
          <w:sz w:val="24"/>
          <w:szCs w:val="24"/>
          <w:lang w:eastAsia="fr-FR"/>
        </w:rPr>
        <w:t>project</w:t>
      </w:r>
      <w:proofErr w:type="spellEnd"/>
      <w:r w:rsidRPr="00A150BA">
        <w:rPr>
          <w:rFonts w:ascii="Times New Roman" w:hAnsi="Times New Roman" w:cs="Times New Roman"/>
          <w:sz w:val="24"/>
          <w:szCs w:val="24"/>
          <w:lang w:eastAsia="fr-FR"/>
        </w:rPr>
        <w:t>’, ‘phases’, et ‘user’</w:t>
      </w:r>
    </w:p>
    <w:p w14:paraId="28BD3F5E" w14:textId="77777777" w:rsidR="003329D8" w:rsidRPr="00A150BA" w:rsidRDefault="003329D8" w:rsidP="003329D8">
      <w:pPr>
        <w:keepNext/>
        <w:rPr>
          <w:rFonts w:ascii="Times New Roman" w:hAnsi="Times New Roman" w:cs="Times New Roman"/>
          <w:sz w:val="24"/>
          <w:szCs w:val="24"/>
        </w:rPr>
      </w:pPr>
      <w:r w:rsidRPr="00A150BA">
        <w:rPr>
          <w:rFonts w:ascii="Times New Roman" w:hAnsi="Times New Roman" w:cs="Times New Roman"/>
          <w:noProof/>
          <w:sz w:val="24"/>
          <w:szCs w:val="24"/>
          <w:lang w:eastAsia="fr-FR"/>
        </w:rPr>
        <w:lastRenderedPageBreak/>
        <w:drawing>
          <wp:inline distT="0" distB="0" distL="0" distR="0" wp14:anchorId="762D9B7B" wp14:editId="492D3D25">
            <wp:extent cx="5760720" cy="4845050"/>
            <wp:effectExtent l="0" t="0" r="0" b="0"/>
            <wp:docPr id="210958759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7597" name="Image 2109587597"/>
                    <pic:cNvPicPr/>
                  </pic:nvPicPr>
                  <pic:blipFill>
                    <a:blip r:embed="rId21">
                      <a:extLst>
                        <a:ext uri="{28A0092B-C50C-407E-A947-70E740481C1C}">
                          <a14:useLocalDpi xmlns:a14="http://schemas.microsoft.com/office/drawing/2010/main" val="0"/>
                        </a:ext>
                      </a:extLst>
                    </a:blip>
                    <a:stretch>
                      <a:fillRect/>
                    </a:stretch>
                  </pic:blipFill>
                  <pic:spPr>
                    <a:xfrm>
                      <a:off x="0" y="0"/>
                      <a:ext cx="5760720" cy="4845050"/>
                    </a:xfrm>
                    <a:prstGeom prst="rect">
                      <a:avLst/>
                    </a:prstGeom>
                  </pic:spPr>
                </pic:pic>
              </a:graphicData>
            </a:graphic>
          </wp:inline>
        </w:drawing>
      </w:r>
    </w:p>
    <w:p w14:paraId="177FB4DF" w14:textId="24EBBA6A" w:rsidR="003329D8" w:rsidRPr="00A150BA" w:rsidRDefault="003329D8" w:rsidP="003329D8">
      <w:pPr>
        <w:pStyle w:val="Lgende"/>
        <w:jc w:val="center"/>
        <w:rPr>
          <w:sz w:val="24"/>
          <w:szCs w:val="24"/>
        </w:rPr>
      </w:pPr>
      <w:bookmarkStart w:id="660" w:name="_Toc182399183"/>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7</w:t>
      </w:r>
      <w:r w:rsidRPr="00A150BA">
        <w:rPr>
          <w:sz w:val="24"/>
          <w:szCs w:val="24"/>
        </w:rPr>
        <w:fldChar w:fldCharType="end"/>
      </w:r>
      <w:r w:rsidRPr="00A150BA">
        <w:rPr>
          <w:sz w:val="24"/>
          <w:szCs w:val="24"/>
        </w:rPr>
        <w:t>. Diagramme de classe du sprint 3</w:t>
      </w:r>
      <w:bookmarkEnd w:id="660"/>
    </w:p>
    <w:p w14:paraId="3F9D2CF9" w14:textId="265AEBE3" w:rsidR="003329D8" w:rsidRPr="00A150BA" w:rsidRDefault="003329D8" w:rsidP="00A150BA">
      <w:pPr>
        <w:pStyle w:val="Titre4"/>
        <w:ind w:firstLine="708"/>
        <w:rPr>
          <w:rFonts w:ascii="Times New Roman" w:hAnsi="Times New Roman" w:cs="Times New Roman"/>
          <w:b/>
          <w:i w:val="0"/>
          <w:iCs w:val="0"/>
          <w:color w:val="auto"/>
          <w:sz w:val="24"/>
          <w:szCs w:val="24"/>
          <w:lang w:eastAsia="fr-FR"/>
        </w:rPr>
      </w:pPr>
      <w:bookmarkStart w:id="661" w:name="_Toc182399620"/>
      <w:r w:rsidRPr="00A150BA">
        <w:rPr>
          <w:rFonts w:ascii="Times New Roman" w:hAnsi="Times New Roman" w:cs="Times New Roman"/>
          <w:b/>
          <w:i w:val="0"/>
          <w:iCs w:val="0"/>
          <w:color w:val="auto"/>
          <w:sz w:val="24"/>
          <w:szCs w:val="24"/>
          <w:lang w:eastAsia="fr-FR"/>
        </w:rPr>
        <w:t>5.8.4. Sprint 4 : Activité</w:t>
      </w:r>
      <w:bookmarkEnd w:id="661"/>
    </w:p>
    <w:p w14:paraId="3BA5C84A" w14:textId="4AB5E987" w:rsidR="003329D8" w:rsidRPr="00A150BA" w:rsidRDefault="003329D8" w:rsidP="003329D8">
      <w:pPr>
        <w:rPr>
          <w:rFonts w:ascii="Times New Roman" w:hAnsi="Times New Roman" w:cs="Times New Roman"/>
          <w:sz w:val="24"/>
          <w:szCs w:val="24"/>
          <w:lang w:eastAsia="fr-FR"/>
        </w:rPr>
      </w:pPr>
      <w:r w:rsidRPr="00A150BA">
        <w:rPr>
          <w:rFonts w:ascii="Times New Roman" w:hAnsi="Times New Roman" w:cs="Times New Roman"/>
          <w:sz w:val="24"/>
          <w:szCs w:val="24"/>
          <w:lang w:eastAsia="fr-FR"/>
        </w:rPr>
        <w:t xml:space="preserve">La figure </w:t>
      </w:r>
      <w:r w:rsidR="00D90C72">
        <w:rPr>
          <w:rFonts w:ascii="Times New Roman" w:hAnsi="Times New Roman" w:cs="Times New Roman"/>
          <w:sz w:val="24"/>
          <w:szCs w:val="24"/>
          <w:lang w:eastAsia="fr-FR"/>
        </w:rPr>
        <w:t>8</w:t>
      </w:r>
      <w:r w:rsidRPr="00A150BA">
        <w:rPr>
          <w:rFonts w:ascii="Times New Roman" w:hAnsi="Times New Roman" w:cs="Times New Roman"/>
          <w:sz w:val="24"/>
          <w:szCs w:val="24"/>
          <w:lang w:eastAsia="fr-FR"/>
        </w:rPr>
        <w:t xml:space="preserve"> montre le diagramme de classe du sprint 4 en montrant les relations existantes entres les tables ‘user’, transverse’, ‘</w:t>
      </w:r>
      <w:proofErr w:type="spellStart"/>
      <w:r w:rsidRPr="00A150BA">
        <w:rPr>
          <w:rFonts w:ascii="Times New Roman" w:hAnsi="Times New Roman" w:cs="Times New Roman"/>
          <w:sz w:val="24"/>
          <w:szCs w:val="24"/>
          <w:lang w:eastAsia="fr-FR"/>
        </w:rPr>
        <w:t>task</w:t>
      </w:r>
      <w:proofErr w:type="spellEnd"/>
      <w:r w:rsidRPr="00A150BA">
        <w:rPr>
          <w:rFonts w:ascii="Times New Roman" w:hAnsi="Times New Roman" w:cs="Times New Roman"/>
          <w:sz w:val="24"/>
          <w:szCs w:val="24"/>
          <w:lang w:eastAsia="fr-FR"/>
        </w:rPr>
        <w:t>’, ‘</w:t>
      </w:r>
      <w:proofErr w:type="spellStart"/>
      <w:r w:rsidRPr="00A150BA">
        <w:rPr>
          <w:rFonts w:ascii="Times New Roman" w:hAnsi="Times New Roman" w:cs="Times New Roman"/>
          <w:sz w:val="24"/>
          <w:szCs w:val="24"/>
          <w:lang w:eastAsia="fr-FR"/>
        </w:rPr>
        <w:t>activity</w:t>
      </w:r>
      <w:proofErr w:type="spellEnd"/>
      <w:r w:rsidRPr="00A150BA">
        <w:rPr>
          <w:rFonts w:ascii="Times New Roman" w:hAnsi="Times New Roman" w:cs="Times New Roman"/>
          <w:sz w:val="24"/>
          <w:szCs w:val="24"/>
          <w:lang w:eastAsia="fr-FR"/>
        </w:rPr>
        <w:t>’, ‘</w:t>
      </w:r>
      <w:proofErr w:type="spellStart"/>
      <w:r w:rsidRPr="00A150BA">
        <w:rPr>
          <w:rFonts w:ascii="Times New Roman" w:hAnsi="Times New Roman" w:cs="Times New Roman"/>
          <w:sz w:val="24"/>
          <w:szCs w:val="24"/>
          <w:lang w:eastAsia="fr-FR"/>
        </w:rPr>
        <w:t>intercontract</w:t>
      </w:r>
      <w:proofErr w:type="spellEnd"/>
      <w:r w:rsidRPr="00A150BA">
        <w:rPr>
          <w:rFonts w:ascii="Times New Roman" w:hAnsi="Times New Roman" w:cs="Times New Roman"/>
          <w:sz w:val="24"/>
          <w:szCs w:val="24"/>
          <w:lang w:eastAsia="fr-FR"/>
        </w:rPr>
        <w:t>’ et ‘</w:t>
      </w:r>
      <w:proofErr w:type="spellStart"/>
      <w:r w:rsidRPr="00A150BA">
        <w:rPr>
          <w:rFonts w:ascii="Times New Roman" w:hAnsi="Times New Roman" w:cs="Times New Roman"/>
          <w:sz w:val="24"/>
          <w:szCs w:val="24"/>
          <w:lang w:eastAsia="fr-FR"/>
        </w:rPr>
        <w:t>taskactivity</w:t>
      </w:r>
      <w:proofErr w:type="spellEnd"/>
      <w:r w:rsidRPr="00A150BA">
        <w:rPr>
          <w:rFonts w:ascii="Times New Roman" w:hAnsi="Times New Roman" w:cs="Times New Roman"/>
          <w:sz w:val="24"/>
          <w:szCs w:val="24"/>
          <w:lang w:eastAsia="fr-FR"/>
        </w:rPr>
        <w:t>’</w:t>
      </w:r>
    </w:p>
    <w:p w14:paraId="364637E4" w14:textId="77777777" w:rsidR="003329D8" w:rsidRPr="00A150BA" w:rsidRDefault="003329D8" w:rsidP="003329D8">
      <w:pPr>
        <w:keepNext/>
        <w:rPr>
          <w:rFonts w:ascii="Times New Roman" w:hAnsi="Times New Roman" w:cs="Times New Roman"/>
          <w:sz w:val="24"/>
          <w:szCs w:val="24"/>
        </w:rPr>
      </w:pPr>
      <w:r w:rsidRPr="00A150BA">
        <w:rPr>
          <w:rFonts w:ascii="Times New Roman" w:hAnsi="Times New Roman" w:cs="Times New Roman"/>
          <w:noProof/>
          <w:sz w:val="24"/>
          <w:szCs w:val="24"/>
          <w:lang w:eastAsia="fr-FR"/>
        </w:rPr>
        <w:lastRenderedPageBreak/>
        <w:drawing>
          <wp:inline distT="0" distB="0" distL="0" distR="0" wp14:anchorId="173D3034" wp14:editId="597F2881">
            <wp:extent cx="5760720" cy="3286760"/>
            <wp:effectExtent l="0" t="0" r="0" b="8890"/>
            <wp:docPr id="204327267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72672" name="Image 2043272672"/>
                    <pic:cNvPicPr/>
                  </pic:nvPicPr>
                  <pic:blipFill>
                    <a:blip r:embed="rId22">
                      <a:extLst>
                        <a:ext uri="{28A0092B-C50C-407E-A947-70E740481C1C}">
                          <a14:useLocalDpi xmlns:a14="http://schemas.microsoft.com/office/drawing/2010/main" val="0"/>
                        </a:ext>
                      </a:extLst>
                    </a:blip>
                    <a:stretch>
                      <a:fillRect/>
                    </a:stretch>
                  </pic:blipFill>
                  <pic:spPr>
                    <a:xfrm>
                      <a:off x="0" y="0"/>
                      <a:ext cx="5760720" cy="3286760"/>
                    </a:xfrm>
                    <a:prstGeom prst="rect">
                      <a:avLst/>
                    </a:prstGeom>
                  </pic:spPr>
                </pic:pic>
              </a:graphicData>
            </a:graphic>
          </wp:inline>
        </w:drawing>
      </w:r>
    </w:p>
    <w:p w14:paraId="2F065EE4" w14:textId="4B315074" w:rsidR="003329D8" w:rsidRPr="00A150BA" w:rsidRDefault="003329D8" w:rsidP="005F079A">
      <w:pPr>
        <w:pStyle w:val="Lgende"/>
        <w:jc w:val="center"/>
        <w:rPr>
          <w:sz w:val="24"/>
          <w:szCs w:val="24"/>
        </w:rPr>
      </w:pPr>
      <w:bookmarkStart w:id="662" w:name="_Toc182399184"/>
      <w:r w:rsidRPr="00A150BA">
        <w:rPr>
          <w:sz w:val="24"/>
          <w:szCs w:val="24"/>
        </w:rPr>
        <w:t xml:space="preserve">Figure </w:t>
      </w:r>
      <w:r w:rsidRPr="00A150BA">
        <w:rPr>
          <w:sz w:val="24"/>
          <w:szCs w:val="24"/>
        </w:rPr>
        <w:fldChar w:fldCharType="begin"/>
      </w:r>
      <w:r w:rsidRPr="00A150BA">
        <w:rPr>
          <w:sz w:val="24"/>
          <w:szCs w:val="24"/>
        </w:rPr>
        <w:instrText xml:space="preserve"> SEQ Figure \* ARABIC </w:instrText>
      </w:r>
      <w:r w:rsidRPr="00A150BA">
        <w:rPr>
          <w:sz w:val="24"/>
          <w:szCs w:val="24"/>
        </w:rPr>
        <w:fldChar w:fldCharType="separate"/>
      </w:r>
      <w:r w:rsidR="00AC68CA">
        <w:rPr>
          <w:noProof/>
          <w:sz w:val="24"/>
          <w:szCs w:val="24"/>
        </w:rPr>
        <w:t>8</w:t>
      </w:r>
      <w:r w:rsidRPr="00A150BA">
        <w:rPr>
          <w:sz w:val="24"/>
          <w:szCs w:val="24"/>
        </w:rPr>
        <w:fldChar w:fldCharType="end"/>
      </w:r>
      <w:r w:rsidRPr="00A150BA">
        <w:rPr>
          <w:sz w:val="24"/>
          <w:szCs w:val="24"/>
        </w:rPr>
        <w:t>. Diagramme de classe du sprint 4</w:t>
      </w:r>
      <w:bookmarkEnd w:id="662"/>
    </w:p>
    <w:p w14:paraId="25FBC0B6" w14:textId="7A08EEDB" w:rsidR="00777FA4" w:rsidRPr="00AF5AA6" w:rsidRDefault="00A76353" w:rsidP="00175291">
      <w:pPr>
        <w:pStyle w:val="Titre3"/>
        <w:spacing w:line="360" w:lineRule="auto"/>
        <w:jc w:val="both"/>
        <w:rPr>
          <w:rFonts w:ascii="Times New Roman" w:hAnsi="Times New Roman" w:cs="Times New Roman"/>
          <w:b/>
          <w:color w:val="auto"/>
        </w:rPr>
      </w:pPr>
      <w:bookmarkStart w:id="663" w:name="_Toc182399158"/>
      <w:bookmarkStart w:id="664" w:name="_Toc182399621"/>
      <w:r w:rsidRPr="00AF5AA6">
        <w:rPr>
          <w:rFonts w:ascii="Times New Roman" w:hAnsi="Times New Roman" w:cs="Times New Roman"/>
          <w:b/>
          <w:color w:val="auto"/>
        </w:rPr>
        <w:t>5.9. Diagramme de classe de conception globale</w:t>
      </w:r>
      <w:bookmarkEnd w:id="663"/>
      <w:bookmarkEnd w:id="664"/>
    </w:p>
    <w:p w14:paraId="2AE7B551" w14:textId="29A3CF79" w:rsidR="002873BA" w:rsidRPr="00175291" w:rsidRDefault="002873B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diagramme de classes est un élément fondamental de la modélisation orientée objet en UML. C’est une représentation statique qui décrit la structure d’un système en montrant : </w:t>
      </w:r>
    </w:p>
    <w:p w14:paraId="2DDB74EC" w14:textId="562DDE72"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Les structures de base : </w:t>
      </w:r>
    </w:p>
    <w:p w14:paraId="114DD9C9" w14:textId="01B17460"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classes du système</w:t>
      </w:r>
    </w:p>
    <w:p w14:paraId="5AA0B237" w14:textId="4F4FC16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Leurs méthodes</w:t>
      </w:r>
    </w:p>
    <w:p w14:paraId="6C5D9DEE" w14:textId="7BA949A2"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relations entre les classes</w:t>
      </w:r>
    </w:p>
    <w:p w14:paraId="07F91D99" w14:textId="43046017"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Types de relations principales :</w:t>
      </w:r>
    </w:p>
    <w:p w14:paraId="554C63B0" w14:textId="3622F2BF"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Association : Lien simple entre classes</w:t>
      </w:r>
    </w:p>
    <w:p w14:paraId="7B45301D" w14:textId="1841A7B5"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Héritage : Une classe hérite d’une autre</w:t>
      </w:r>
    </w:p>
    <w:p w14:paraId="022327AA" w14:textId="6E3341FF"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Agrégation </w:t>
      </w:r>
    </w:p>
    <w:p w14:paraId="6F9CD82A" w14:textId="57AEE54E"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Composition</w:t>
      </w:r>
    </w:p>
    <w:p w14:paraId="34855EFD" w14:textId="5021BBA3"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Eléments de notation importante</w:t>
      </w:r>
    </w:p>
    <w:p w14:paraId="6E434C52" w14:textId="2CF3DD40"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Les attributs </w:t>
      </w:r>
      <w:r w:rsidR="00555AC3" w:rsidRPr="00175291">
        <w:rPr>
          <w:rFonts w:ascii="Times New Roman" w:hAnsi="Times New Roman" w:cs="Times New Roman"/>
          <w:sz w:val="24"/>
          <w:szCs w:val="24"/>
          <w:lang w:eastAsia="ja-JP"/>
        </w:rPr>
        <w:t>privé (marqué</w:t>
      </w:r>
      <w:r w:rsidRPr="00175291">
        <w:rPr>
          <w:rFonts w:ascii="Times New Roman" w:hAnsi="Times New Roman" w:cs="Times New Roman"/>
          <w:sz w:val="24"/>
          <w:szCs w:val="24"/>
          <w:lang w:eastAsia="ja-JP"/>
        </w:rPr>
        <w:t xml:space="preserve"> par un ‘-‘)</w:t>
      </w:r>
    </w:p>
    <w:p w14:paraId="5A6BBDB1" w14:textId="64890BC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attribut public (marqué par un ‘+’)</w:t>
      </w:r>
    </w:p>
    <w:p w14:paraId="3E93026A" w14:textId="5B2CC19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attributs protégé (marqué par un ‘#’)</w:t>
      </w:r>
    </w:p>
    <w:p w14:paraId="7869240B" w14:textId="43ABD6CE"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Les </w:t>
      </w:r>
      <w:r w:rsidR="00555AC3" w:rsidRPr="00175291">
        <w:rPr>
          <w:rFonts w:ascii="Times New Roman" w:hAnsi="Times New Roman" w:cs="Times New Roman"/>
          <w:sz w:val="24"/>
          <w:szCs w:val="24"/>
          <w:lang w:eastAsia="ja-JP"/>
        </w:rPr>
        <w:t>méthode (marqué</w:t>
      </w:r>
      <w:r w:rsidRPr="00175291">
        <w:rPr>
          <w:rFonts w:ascii="Times New Roman" w:hAnsi="Times New Roman" w:cs="Times New Roman"/>
          <w:sz w:val="24"/>
          <w:szCs w:val="24"/>
          <w:lang w:eastAsia="ja-JP"/>
        </w:rPr>
        <w:t xml:space="preserve"> par un ‘+’)</w:t>
      </w:r>
    </w:p>
    <w:p w14:paraId="01B425E4" w14:textId="4D6FF0F5"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Multiplicité des relations</w:t>
      </w:r>
    </w:p>
    <w:p w14:paraId="5A2BBE6C" w14:textId="256A100B"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1 : Exactement un</w:t>
      </w:r>
    </w:p>
    <w:p w14:paraId="32F1A6F8" w14:textId="261A3462"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0..1 : Zéro ou un</w:t>
      </w:r>
    </w:p>
    <w:p w14:paraId="191DBD38" w14:textId="7E45C07C" w:rsidR="004D4666" w:rsidRPr="00175291" w:rsidRDefault="00555AC3"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1.. *</w:t>
      </w:r>
      <w:r w:rsidR="004D4666" w:rsidRPr="00175291">
        <w:rPr>
          <w:rFonts w:ascii="Times New Roman" w:hAnsi="Times New Roman" w:cs="Times New Roman"/>
          <w:sz w:val="24"/>
          <w:szCs w:val="24"/>
          <w:lang w:eastAsia="ja-JP"/>
        </w:rPr>
        <w:t> : Un ou plusieurs</w:t>
      </w:r>
    </w:p>
    <w:p w14:paraId="66CC6D0D" w14:textId="568E0A73"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Utilisation :</w:t>
      </w:r>
    </w:p>
    <w:p w14:paraId="354E979D" w14:textId="3646DFC9"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Phase d’analyse : comprendre le domaine</w:t>
      </w:r>
    </w:p>
    <w:p w14:paraId="2B5ADEAC" w14:textId="15C5D5CC"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Phase de conception : Définir l’architecture</w:t>
      </w:r>
    </w:p>
    <w:p w14:paraId="7BA54C82" w14:textId="43E702F1"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Documentation : Communiquer la structure</w:t>
      </w:r>
    </w:p>
    <w:p w14:paraId="5603106F" w14:textId="1A2269BF" w:rsidR="004D4666" w:rsidRPr="00175291" w:rsidRDefault="004D4666" w:rsidP="00175291">
      <w:pPr>
        <w:pStyle w:val="Paragraphedeliste"/>
        <w:numPr>
          <w:ilvl w:val="0"/>
          <w:numId w:val="1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Base pour le développement</w:t>
      </w:r>
    </w:p>
    <w:p w14:paraId="29B69AD4" w14:textId="3411166B" w:rsidR="004D4666" w:rsidRPr="00175291" w:rsidRDefault="004D4666"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diagramme de classes est essentiel car il :</w:t>
      </w:r>
    </w:p>
    <w:p w14:paraId="5D5E908E"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Fournit une vue d'ensemble du système</w:t>
      </w:r>
    </w:p>
    <w:p w14:paraId="0FDC73C0"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Facilite la communication entre développeurs</w:t>
      </w:r>
    </w:p>
    <w:p w14:paraId="17515043"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Sert de base pour l'implémentation</w:t>
      </w:r>
    </w:p>
    <w:p w14:paraId="2580E711" w14:textId="77777777" w:rsidR="004D4666" w:rsidRPr="00175291" w:rsidRDefault="004D4666"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Aide à maintenir la cohérence du code</w:t>
      </w:r>
    </w:p>
    <w:p w14:paraId="5EB740EB" w14:textId="2DEF6EA9" w:rsidR="004D4666" w:rsidRPr="00175291" w:rsidRDefault="004D466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D90C72">
        <w:rPr>
          <w:rFonts w:ascii="Times New Roman" w:hAnsi="Times New Roman" w:cs="Times New Roman"/>
          <w:sz w:val="24"/>
          <w:szCs w:val="24"/>
          <w:lang w:eastAsia="ja-JP"/>
        </w:rPr>
        <w:t>9</w:t>
      </w:r>
      <w:r w:rsidRPr="00175291">
        <w:rPr>
          <w:rFonts w:ascii="Times New Roman" w:hAnsi="Times New Roman" w:cs="Times New Roman"/>
          <w:sz w:val="24"/>
          <w:szCs w:val="24"/>
          <w:lang w:eastAsia="ja-JP"/>
        </w:rPr>
        <w:t xml:space="preserve"> illustre le diagramme de classe de conception globale du projet.</w:t>
      </w:r>
    </w:p>
    <w:p w14:paraId="14E0084B" w14:textId="3744612D" w:rsidR="00CE3AB4" w:rsidRPr="00175291" w:rsidRDefault="00893D61"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rPr>
        <w:lastRenderedPageBreak/>
        <w:drawing>
          <wp:inline distT="0" distB="0" distL="0" distR="0" wp14:anchorId="5550D4BC" wp14:editId="0A7E7147">
            <wp:extent cx="5760720" cy="5506085"/>
            <wp:effectExtent l="0" t="0" r="0" b="0"/>
            <wp:docPr id="87639425"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425" name="Image 876394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5506085"/>
                    </a:xfrm>
                    <a:prstGeom prst="rect">
                      <a:avLst/>
                    </a:prstGeom>
                  </pic:spPr>
                </pic:pic>
              </a:graphicData>
            </a:graphic>
          </wp:inline>
        </w:drawing>
      </w:r>
    </w:p>
    <w:p w14:paraId="4443D07E" w14:textId="1648E163" w:rsidR="004D4666" w:rsidRPr="00175291" w:rsidRDefault="00CE3AB4" w:rsidP="00AF5AA6">
      <w:pPr>
        <w:pStyle w:val="Lgende"/>
        <w:spacing w:line="360" w:lineRule="auto"/>
        <w:jc w:val="center"/>
        <w:rPr>
          <w:color w:val="auto"/>
          <w:sz w:val="24"/>
          <w:szCs w:val="24"/>
        </w:rPr>
      </w:pPr>
      <w:bookmarkStart w:id="665" w:name="_Toc182399185"/>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9</w:t>
      </w:r>
      <w:r w:rsidRPr="00175291">
        <w:rPr>
          <w:color w:val="auto"/>
          <w:sz w:val="24"/>
          <w:szCs w:val="24"/>
        </w:rPr>
        <w:fldChar w:fldCharType="end"/>
      </w:r>
      <w:r w:rsidRPr="00175291">
        <w:rPr>
          <w:color w:val="auto"/>
          <w:sz w:val="24"/>
          <w:szCs w:val="24"/>
        </w:rPr>
        <w:t>. Diagramme de classe globale</w:t>
      </w:r>
      <w:bookmarkEnd w:id="665"/>
    </w:p>
    <w:p w14:paraId="577EA896" w14:textId="086087DE" w:rsidR="00777FA4" w:rsidRPr="00AF5AA6" w:rsidRDefault="00777FA4" w:rsidP="00175291">
      <w:pPr>
        <w:pStyle w:val="Titre3"/>
        <w:spacing w:line="360" w:lineRule="auto"/>
        <w:jc w:val="both"/>
        <w:rPr>
          <w:rFonts w:ascii="Times New Roman" w:hAnsi="Times New Roman" w:cs="Times New Roman"/>
          <w:b/>
          <w:color w:val="auto"/>
        </w:rPr>
      </w:pPr>
      <w:bookmarkStart w:id="666" w:name="_Toc182399159"/>
      <w:bookmarkStart w:id="667" w:name="_Toc182399622"/>
      <w:r w:rsidRPr="00AF5AA6">
        <w:rPr>
          <w:rFonts w:ascii="Times New Roman" w:hAnsi="Times New Roman" w:cs="Times New Roman"/>
          <w:b/>
          <w:color w:val="auto"/>
        </w:rPr>
        <w:t>5.10. Diagramme de paquetage</w:t>
      </w:r>
      <w:bookmarkEnd w:id="666"/>
      <w:bookmarkEnd w:id="667"/>
    </w:p>
    <w:p w14:paraId="4862FD87" w14:textId="678921CF" w:rsidR="001C4A22" w:rsidRPr="00175291" w:rsidRDefault="001B2225"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 diagramme de paquetage et un diagramme structurel UML qui offre une vue de haut niveau de l'architecture d'un système. Il permet d’organiser, de regrouper et d’organiser les éléments d’un système en paquets ou « packages ».  Ces paquets sont représentés comme des conteneurs englobant des classes, des composants ou d’autres sous paquets, facilitant ainsi la gestion de compréhension de grandes quantités de composants en les organisant de manière hiérarchique.</w:t>
      </w:r>
    </w:p>
    <w:p w14:paraId="6666698F" w14:textId="27D6D7AD" w:rsidR="001B2225" w:rsidRPr="00175291" w:rsidRDefault="001B2225"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Les éléments fondamentaux :</w:t>
      </w:r>
    </w:p>
    <w:p w14:paraId="04FFC627" w14:textId="0FFDC8B7"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Paquets (représentés par des dossiers)</w:t>
      </w:r>
    </w:p>
    <w:p w14:paraId="12AFF801" w14:textId="00EEEC3E"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Relation entre paquets</w:t>
      </w:r>
    </w:p>
    <w:p w14:paraId="67A2F9EA" w14:textId="7DE42721"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Dépendances</w:t>
      </w:r>
    </w:p>
    <w:p w14:paraId="7CDA2DE3" w14:textId="21CD1949" w:rsidR="001B2225" w:rsidRPr="00175291" w:rsidRDefault="001B2225" w:rsidP="00175291">
      <w:pPr>
        <w:pStyle w:val="Paragraphedeliste"/>
        <w:numPr>
          <w:ilvl w:val="0"/>
          <w:numId w:val="22"/>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lastRenderedPageBreak/>
        <w:t>Eléments contenus (optionnel)</w:t>
      </w:r>
    </w:p>
    <w:p w14:paraId="13058E77" w14:textId="1CD6D115" w:rsidR="001B2225" w:rsidRPr="00175291" w:rsidRDefault="001B2225"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Types de relation courantes </w:t>
      </w:r>
      <w:r w:rsidR="00D90C72">
        <w:rPr>
          <w:rFonts w:ascii="Times New Roman" w:hAnsi="Times New Roman" w:cs="Times New Roman"/>
          <w:sz w:val="24"/>
          <w:szCs w:val="24"/>
          <w:lang w:eastAsia="ja-JP"/>
        </w:rPr>
        <w:t>(illustré sur la figure 10)</w:t>
      </w:r>
      <w:r w:rsidRPr="00175291">
        <w:rPr>
          <w:rFonts w:ascii="Times New Roman" w:hAnsi="Times New Roman" w:cs="Times New Roman"/>
          <w:sz w:val="24"/>
          <w:szCs w:val="24"/>
          <w:lang w:eastAsia="ja-JP"/>
        </w:rPr>
        <w:t>:</w:t>
      </w:r>
    </w:p>
    <w:p w14:paraId="5ACDF50F" w14:textId="77777777" w:rsidR="0032656C" w:rsidRPr="00175291" w:rsidRDefault="0032656C" w:rsidP="00175291">
      <w:pPr>
        <w:pStyle w:val="Paragraphedeliste"/>
        <w:keepNext/>
        <w:spacing w:line="360" w:lineRule="auto"/>
        <w:ind w:left="333"/>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3DB700FA" wp14:editId="074D551A">
            <wp:extent cx="5760720" cy="3733800"/>
            <wp:effectExtent l="0" t="0" r="0" b="0"/>
            <wp:docPr id="1633657918"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7918" name="Image 1633657918"/>
                    <pic:cNvPicPr/>
                  </pic:nvPicPr>
                  <pic:blipFill>
                    <a:blip r:embed="rId24">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6C907835" w14:textId="083ED9A3" w:rsidR="001B2225" w:rsidRPr="00175291" w:rsidRDefault="0032656C" w:rsidP="00AF5AA6">
      <w:pPr>
        <w:pStyle w:val="Lgende"/>
        <w:spacing w:line="360" w:lineRule="auto"/>
        <w:jc w:val="center"/>
        <w:rPr>
          <w:color w:val="auto"/>
          <w:sz w:val="24"/>
          <w:szCs w:val="24"/>
        </w:rPr>
      </w:pPr>
      <w:bookmarkStart w:id="668" w:name="_Toc182399186"/>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10</w:t>
      </w:r>
      <w:r w:rsidRPr="00175291">
        <w:rPr>
          <w:color w:val="auto"/>
          <w:sz w:val="24"/>
          <w:szCs w:val="24"/>
        </w:rPr>
        <w:fldChar w:fldCharType="end"/>
      </w:r>
      <w:r w:rsidRPr="00175291">
        <w:rPr>
          <w:color w:val="auto"/>
          <w:sz w:val="24"/>
          <w:szCs w:val="24"/>
        </w:rPr>
        <w:t>.Type de relation courantes d'un diagramme de paquetage</w:t>
      </w:r>
      <w:bookmarkEnd w:id="668"/>
    </w:p>
    <w:p w14:paraId="5DD6B459" w14:textId="431C0590" w:rsidR="0032656C" w:rsidRPr="00175291" w:rsidRDefault="0032656C" w:rsidP="00175291">
      <w:pPr>
        <w:pStyle w:val="Paragraphedeliste"/>
        <w:numPr>
          <w:ilvl w:val="0"/>
          <w:numId w:val="5"/>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Principaux objectifs :</w:t>
      </w:r>
    </w:p>
    <w:p w14:paraId="2F5D040C" w14:textId="5F321D1E"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Structurer le système en modules</w:t>
      </w:r>
    </w:p>
    <w:p w14:paraId="68753138" w14:textId="3D4D1D9E"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Montrer les dépendances principales</w:t>
      </w:r>
    </w:p>
    <w:p w14:paraId="12EA2D69" w14:textId="23E0583C"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Faciliter la maintenance</w:t>
      </w:r>
    </w:p>
    <w:p w14:paraId="7C09C52D" w14:textId="1F27CAEC"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Améliorer la compréhension du système</w:t>
      </w:r>
    </w:p>
    <w:p w14:paraId="2F2BE465" w14:textId="2951A3CA" w:rsidR="0032656C" w:rsidRPr="00175291" w:rsidRDefault="0032656C" w:rsidP="00175291">
      <w:pPr>
        <w:pStyle w:val="Paragraphedeliste"/>
        <w:numPr>
          <w:ilvl w:val="0"/>
          <w:numId w:val="5"/>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Avantages :</w:t>
      </w:r>
    </w:p>
    <w:p w14:paraId="1E6675A6" w14:textId="49ECE8E0"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Vue d'ensemble claire </w:t>
      </w:r>
    </w:p>
    <w:p w14:paraId="5BBC2676" w14:textId="65EA2762"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Gestion de la complexité </w:t>
      </w:r>
    </w:p>
    <w:p w14:paraId="5C1C6FCE" w14:textId="3E52C031"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Guide pour l'organisation du code </w:t>
      </w:r>
    </w:p>
    <w:p w14:paraId="0F9FB610" w14:textId="4FEA4C89" w:rsidR="0032656C" w:rsidRPr="00175291" w:rsidRDefault="0032656C" w:rsidP="00175291">
      <w:pPr>
        <w:pStyle w:val="Paragraphedeliste"/>
        <w:numPr>
          <w:ilvl w:val="0"/>
          <w:numId w:val="22"/>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Communication facilitée entre équipes</w:t>
      </w:r>
    </w:p>
    <w:p w14:paraId="717C88C3" w14:textId="3D4C976D" w:rsidR="001B2225" w:rsidRPr="00175291" w:rsidRDefault="001B2225"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D90C72">
        <w:rPr>
          <w:rFonts w:ascii="Times New Roman" w:hAnsi="Times New Roman" w:cs="Times New Roman"/>
          <w:sz w:val="24"/>
          <w:szCs w:val="24"/>
          <w:lang w:eastAsia="ja-JP"/>
        </w:rPr>
        <w:t>11</w:t>
      </w:r>
      <w:r w:rsidRPr="00175291">
        <w:rPr>
          <w:rFonts w:ascii="Times New Roman" w:hAnsi="Times New Roman" w:cs="Times New Roman"/>
          <w:sz w:val="24"/>
          <w:szCs w:val="24"/>
          <w:lang w:eastAsia="ja-JP"/>
        </w:rPr>
        <w:t xml:space="preserve"> illustre le diagramme de paquetage de l’outil de gestion de projet.</w:t>
      </w:r>
    </w:p>
    <w:p w14:paraId="45AFF5B0" w14:textId="77777777" w:rsidR="00797901" w:rsidRPr="00175291" w:rsidRDefault="00797901"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50E8FE25" wp14:editId="278294C8">
            <wp:extent cx="5760720" cy="6285865"/>
            <wp:effectExtent l="0" t="0" r="0" b="635"/>
            <wp:docPr id="58193885"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885" name="Image 58193885"/>
                    <pic:cNvPicPr/>
                  </pic:nvPicPr>
                  <pic:blipFill>
                    <a:blip r:embed="rId25">
                      <a:extLst>
                        <a:ext uri="{28A0092B-C50C-407E-A947-70E740481C1C}">
                          <a14:useLocalDpi xmlns:a14="http://schemas.microsoft.com/office/drawing/2010/main" val="0"/>
                        </a:ext>
                      </a:extLst>
                    </a:blip>
                    <a:stretch>
                      <a:fillRect/>
                    </a:stretch>
                  </pic:blipFill>
                  <pic:spPr>
                    <a:xfrm>
                      <a:off x="0" y="0"/>
                      <a:ext cx="5760720" cy="6285865"/>
                    </a:xfrm>
                    <a:prstGeom prst="rect">
                      <a:avLst/>
                    </a:prstGeom>
                  </pic:spPr>
                </pic:pic>
              </a:graphicData>
            </a:graphic>
          </wp:inline>
        </w:drawing>
      </w:r>
    </w:p>
    <w:p w14:paraId="1E4A727F" w14:textId="30DA46E1" w:rsidR="00797901" w:rsidRPr="00175291" w:rsidRDefault="00797901" w:rsidP="00AF5AA6">
      <w:pPr>
        <w:pStyle w:val="Lgende"/>
        <w:spacing w:line="360" w:lineRule="auto"/>
        <w:jc w:val="center"/>
        <w:rPr>
          <w:color w:val="auto"/>
          <w:sz w:val="24"/>
          <w:szCs w:val="24"/>
          <w:lang w:eastAsia="ja-JP"/>
        </w:rPr>
      </w:pPr>
      <w:bookmarkStart w:id="669" w:name="_Toc182399187"/>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11</w:t>
      </w:r>
      <w:r w:rsidRPr="00175291">
        <w:rPr>
          <w:color w:val="auto"/>
          <w:sz w:val="24"/>
          <w:szCs w:val="24"/>
        </w:rPr>
        <w:fldChar w:fldCharType="end"/>
      </w:r>
      <w:r w:rsidRPr="00175291">
        <w:rPr>
          <w:color w:val="auto"/>
          <w:sz w:val="24"/>
          <w:szCs w:val="24"/>
        </w:rPr>
        <w:t>. Diagramme de paquetage</w:t>
      </w:r>
      <w:bookmarkEnd w:id="669"/>
    </w:p>
    <w:p w14:paraId="138A4377" w14:textId="77777777" w:rsidR="001B2225" w:rsidRPr="00175291" w:rsidRDefault="001B2225" w:rsidP="00175291">
      <w:pPr>
        <w:spacing w:line="360" w:lineRule="auto"/>
        <w:jc w:val="both"/>
        <w:rPr>
          <w:rFonts w:ascii="Times New Roman" w:hAnsi="Times New Roman" w:cs="Times New Roman"/>
          <w:sz w:val="24"/>
          <w:szCs w:val="24"/>
          <w:lang w:eastAsia="ja-JP"/>
        </w:rPr>
      </w:pPr>
    </w:p>
    <w:p w14:paraId="67ADB4DD" w14:textId="0DAE1C68" w:rsidR="00A76353" w:rsidRPr="00AF5AA6" w:rsidRDefault="00A76353" w:rsidP="00175291">
      <w:pPr>
        <w:pStyle w:val="Titre3"/>
        <w:spacing w:line="360" w:lineRule="auto"/>
        <w:jc w:val="both"/>
        <w:rPr>
          <w:rFonts w:ascii="Times New Roman" w:hAnsi="Times New Roman" w:cs="Times New Roman"/>
          <w:b/>
          <w:color w:val="auto"/>
        </w:rPr>
      </w:pPr>
      <w:bookmarkStart w:id="670" w:name="_Toc182399160"/>
      <w:bookmarkStart w:id="671" w:name="_Toc182399623"/>
      <w:r w:rsidRPr="002A5A20">
        <w:rPr>
          <w:rFonts w:ascii="Times New Roman" w:hAnsi="Times New Roman" w:cs="Times New Roman"/>
          <w:b/>
          <w:color w:val="auto"/>
        </w:rPr>
        <w:t>5.1</w:t>
      </w:r>
      <w:r w:rsidR="00777FA4" w:rsidRPr="002A5A20">
        <w:rPr>
          <w:rFonts w:ascii="Times New Roman" w:hAnsi="Times New Roman" w:cs="Times New Roman"/>
          <w:b/>
          <w:color w:val="auto"/>
        </w:rPr>
        <w:t>1</w:t>
      </w:r>
      <w:r w:rsidRPr="002A5A20">
        <w:rPr>
          <w:rFonts w:ascii="Times New Roman" w:hAnsi="Times New Roman" w:cs="Times New Roman"/>
          <w:b/>
          <w:color w:val="auto"/>
        </w:rPr>
        <w:t xml:space="preserve">. </w:t>
      </w:r>
      <w:r w:rsidRPr="00AF5AA6">
        <w:rPr>
          <w:rFonts w:ascii="Times New Roman" w:hAnsi="Times New Roman" w:cs="Times New Roman"/>
          <w:b/>
          <w:color w:val="auto"/>
        </w:rPr>
        <w:t>Diagramme de déploiement</w:t>
      </w:r>
      <w:bookmarkEnd w:id="670"/>
      <w:bookmarkEnd w:id="671"/>
    </w:p>
    <w:p w14:paraId="528D4B31" w14:textId="71DB0C8A"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diagramme de déploiement prend en compte </w:t>
      </w:r>
      <w:r w:rsidR="00E10E9F" w:rsidRPr="00175291">
        <w:rPr>
          <w:rFonts w:ascii="Times New Roman" w:hAnsi="Times New Roman" w:cs="Times New Roman"/>
          <w:sz w:val="24"/>
          <w:szCs w:val="24"/>
          <w:lang w:eastAsia="ja-JP"/>
        </w:rPr>
        <w:t>l</w:t>
      </w:r>
      <w:r w:rsidRPr="00175291">
        <w:rPr>
          <w:rFonts w:ascii="Times New Roman" w:hAnsi="Times New Roman" w:cs="Times New Roman"/>
          <w:sz w:val="24"/>
          <w:szCs w:val="24"/>
          <w:lang w:eastAsia="ja-JP"/>
        </w:rPr>
        <w:t>es différents composants matériels (tels les ordinateurs, réseaux, périphériques, systèmes de stockage, …) et représente la manière dont ils s’interagissent et dont ils sont repartis</w:t>
      </w:r>
      <w:r w:rsidR="00F673DF">
        <w:rPr>
          <w:rFonts w:ascii="Times New Roman" w:hAnsi="Times New Roman" w:cs="Times New Roman"/>
          <w:sz w:val="24"/>
          <w:szCs w:val="24"/>
          <w:lang w:eastAsia="ja-JP"/>
        </w:rPr>
        <w:t xml:space="preserve"> [6]</w:t>
      </w:r>
    </w:p>
    <w:p w14:paraId="5486D56D" w14:textId="4DE20ED1" w:rsidR="00C4482C" w:rsidRPr="00175291" w:rsidRDefault="00C4482C"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 figure </w:t>
      </w:r>
      <w:r w:rsidR="00BE3B82">
        <w:rPr>
          <w:rFonts w:ascii="Times New Roman" w:hAnsi="Times New Roman" w:cs="Times New Roman"/>
          <w:sz w:val="24"/>
          <w:szCs w:val="24"/>
          <w:lang w:eastAsia="ja-JP"/>
        </w:rPr>
        <w:t>12</w:t>
      </w:r>
      <w:r w:rsidRPr="00175291">
        <w:rPr>
          <w:rFonts w:ascii="Times New Roman" w:hAnsi="Times New Roman" w:cs="Times New Roman"/>
          <w:sz w:val="24"/>
          <w:szCs w:val="24"/>
          <w:lang w:eastAsia="ja-JP"/>
        </w:rPr>
        <w:t xml:space="preserve"> </w:t>
      </w:r>
      <w:r w:rsidR="00777FA4" w:rsidRPr="00175291">
        <w:rPr>
          <w:rFonts w:ascii="Times New Roman" w:hAnsi="Times New Roman" w:cs="Times New Roman"/>
          <w:sz w:val="24"/>
          <w:szCs w:val="24"/>
          <w:lang w:eastAsia="ja-JP"/>
        </w:rPr>
        <w:t>illustre</w:t>
      </w:r>
      <w:r w:rsidRPr="00175291">
        <w:rPr>
          <w:rFonts w:ascii="Times New Roman" w:hAnsi="Times New Roman" w:cs="Times New Roman"/>
          <w:sz w:val="24"/>
          <w:szCs w:val="24"/>
          <w:lang w:eastAsia="ja-JP"/>
        </w:rPr>
        <w:t xml:space="preserve"> le diagramme de déploiement de l’outil de gestion</w:t>
      </w:r>
      <w:r w:rsidR="00777FA4" w:rsidRPr="00175291">
        <w:rPr>
          <w:rFonts w:ascii="Times New Roman" w:hAnsi="Times New Roman" w:cs="Times New Roman"/>
          <w:sz w:val="24"/>
          <w:szCs w:val="24"/>
          <w:lang w:eastAsia="ja-JP"/>
        </w:rPr>
        <w:t>.</w:t>
      </w:r>
    </w:p>
    <w:p w14:paraId="2DAA517F" w14:textId="77777777" w:rsidR="00B74BB9" w:rsidRPr="00175291" w:rsidRDefault="00B74BB9"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4E5729F4" wp14:editId="7A3D7767">
            <wp:extent cx="5760720" cy="2758440"/>
            <wp:effectExtent l="0" t="0" r="0" b="3810"/>
            <wp:docPr id="1248489429" name="Image 102" descr="Une image contenant texte, diagramme, Pla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9429" name="Image 102" descr="Une image contenant texte, diagramme, Plan, capture d’écran&#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inline>
        </w:drawing>
      </w:r>
    </w:p>
    <w:p w14:paraId="7CF3ECB2" w14:textId="0C4BC120" w:rsidR="00B74BB9" w:rsidRPr="00175291" w:rsidRDefault="00B74BB9" w:rsidP="00AF5AA6">
      <w:pPr>
        <w:pStyle w:val="Lgende"/>
        <w:spacing w:line="360" w:lineRule="auto"/>
        <w:jc w:val="center"/>
        <w:rPr>
          <w:color w:val="auto"/>
          <w:sz w:val="24"/>
          <w:szCs w:val="24"/>
          <w:lang w:eastAsia="ja-JP"/>
        </w:rPr>
      </w:pPr>
      <w:bookmarkStart w:id="672" w:name="_Toc182399188"/>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12</w:t>
      </w:r>
      <w:r w:rsidRPr="00175291">
        <w:rPr>
          <w:color w:val="auto"/>
          <w:sz w:val="24"/>
          <w:szCs w:val="24"/>
        </w:rPr>
        <w:fldChar w:fldCharType="end"/>
      </w:r>
      <w:r w:rsidRPr="00175291">
        <w:rPr>
          <w:color w:val="auto"/>
          <w:sz w:val="24"/>
          <w:szCs w:val="24"/>
        </w:rPr>
        <w:t>. Diagramme de déploiement</w:t>
      </w:r>
      <w:bookmarkEnd w:id="672"/>
    </w:p>
    <w:p w14:paraId="1208A893" w14:textId="4DC99E87" w:rsidR="006634F4" w:rsidRPr="00175291" w:rsidRDefault="006634F4" w:rsidP="00175291">
      <w:pPr>
        <w:spacing w:line="360" w:lineRule="auto"/>
        <w:jc w:val="both"/>
        <w:rPr>
          <w:rFonts w:ascii="Times New Roman" w:hAnsi="Times New Roman" w:cs="Times New Roman"/>
          <w:sz w:val="24"/>
          <w:szCs w:val="24"/>
          <w:lang w:eastAsia="ja-JP"/>
        </w:rPr>
      </w:pPr>
    </w:p>
    <w:p w14:paraId="217DF584" w14:textId="6ACF90B7" w:rsidR="002873BA" w:rsidRPr="00175291" w:rsidRDefault="002873BA" w:rsidP="00175291">
      <w:pPr>
        <w:spacing w:line="360" w:lineRule="auto"/>
        <w:jc w:val="both"/>
        <w:rPr>
          <w:rFonts w:ascii="Times New Roman" w:hAnsi="Times New Roman" w:cs="Times New Roman"/>
          <w:sz w:val="24"/>
          <w:szCs w:val="24"/>
          <w:lang w:eastAsia="ja-JP"/>
        </w:rPr>
      </w:pPr>
    </w:p>
    <w:p w14:paraId="49375A1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F4B5715"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092DCAA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7426E1A"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7B3C1654"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77C7017"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CF9215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FFF724B"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7BFA8EE4"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15B737B"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448F1B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3DB312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D7D66DC"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B75E61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26726BE3"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895A84E"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C6CD05E"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1FFDFED4"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3934D782"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1511F6FA"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0F385E04"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1BC99C91"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2099A4C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79C9CB4F" w14:textId="4D898E8F" w:rsidR="00777FA4" w:rsidRPr="00175291" w:rsidRDefault="00777FA4" w:rsidP="00175291">
      <w:pPr>
        <w:spacing w:line="360" w:lineRule="auto"/>
        <w:jc w:val="both"/>
        <w:rPr>
          <w:rFonts w:ascii="Times New Roman" w:hAnsi="Times New Roman" w:cs="Times New Roman"/>
          <w:sz w:val="24"/>
          <w:szCs w:val="24"/>
          <w:lang w:eastAsia="ja-JP"/>
        </w:rPr>
      </w:pPr>
    </w:p>
    <w:p w14:paraId="312EDD57" w14:textId="5B1E6B1D" w:rsidR="00777FA4" w:rsidRPr="00AF5AA6" w:rsidRDefault="00777FA4" w:rsidP="00AF5AA6">
      <w:pPr>
        <w:pStyle w:val="Titre1"/>
        <w:spacing w:line="360" w:lineRule="auto"/>
        <w:jc w:val="center"/>
        <w:rPr>
          <w:rFonts w:ascii="Times New Roman" w:hAnsi="Times New Roman" w:cs="Times New Roman"/>
          <w:b/>
          <w:color w:val="auto"/>
          <w:sz w:val="40"/>
          <w:szCs w:val="40"/>
          <w:lang w:eastAsia="ja-JP"/>
        </w:rPr>
      </w:pPr>
      <w:bookmarkStart w:id="673" w:name="_Toc182399161"/>
      <w:bookmarkStart w:id="674" w:name="_Toc182399624"/>
      <w:r w:rsidRPr="00AF5AA6">
        <w:rPr>
          <w:rFonts w:ascii="Times New Roman" w:hAnsi="Times New Roman" w:cs="Times New Roman"/>
          <w:b/>
          <w:color w:val="auto"/>
          <w:sz w:val="40"/>
          <w:szCs w:val="40"/>
          <w:lang w:eastAsia="ja-JP"/>
        </w:rPr>
        <w:t>PARTIE III. REALISATION</w:t>
      </w:r>
      <w:bookmarkEnd w:id="673"/>
      <w:bookmarkEnd w:id="674"/>
    </w:p>
    <w:p w14:paraId="1097F8A3"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D7FBC72"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6034B8DA"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5104AEB6"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47201374"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2428D43D"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671A70A8"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296AAB9C"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3143CF81"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7CABB13D"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1B3AF38D"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3B41D1E9" w14:textId="77777777" w:rsidR="00893D61" w:rsidRPr="00175291" w:rsidRDefault="00893D61" w:rsidP="00175291">
      <w:pPr>
        <w:spacing w:line="360" w:lineRule="auto"/>
        <w:jc w:val="both"/>
        <w:rPr>
          <w:rFonts w:ascii="Times New Roman" w:hAnsi="Times New Roman" w:cs="Times New Roman"/>
          <w:sz w:val="24"/>
          <w:szCs w:val="24"/>
          <w:lang w:eastAsia="ja-JP"/>
        </w:rPr>
      </w:pPr>
    </w:p>
    <w:p w14:paraId="5CBDDB79" w14:textId="666E2B84" w:rsidR="00777FA4" w:rsidRPr="00AF5AA6" w:rsidRDefault="00777FA4" w:rsidP="00175291">
      <w:pPr>
        <w:pStyle w:val="Titre2"/>
        <w:spacing w:line="360" w:lineRule="auto"/>
        <w:jc w:val="both"/>
        <w:rPr>
          <w:rFonts w:ascii="Times New Roman" w:hAnsi="Times New Roman" w:cs="Times New Roman"/>
          <w:b/>
          <w:color w:val="auto"/>
          <w:sz w:val="24"/>
          <w:szCs w:val="24"/>
        </w:rPr>
      </w:pPr>
      <w:bookmarkStart w:id="675" w:name="_Toc182399162"/>
      <w:bookmarkStart w:id="676" w:name="_Toc182399625"/>
      <w:r w:rsidRPr="00AF5AA6">
        <w:rPr>
          <w:rFonts w:ascii="Times New Roman" w:hAnsi="Times New Roman" w:cs="Times New Roman"/>
          <w:b/>
          <w:color w:val="auto"/>
          <w:sz w:val="24"/>
          <w:szCs w:val="24"/>
        </w:rPr>
        <w:lastRenderedPageBreak/>
        <w:t>Chapitre 6. Mise en place de l’environnement de développement</w:t>
      </w:r>
      <w:bookmarkEnd w:id="675"/>
      <w:bookmarkEnd w:id="676"/>
    </w:p>
    <w:p w14:paraId="5618B173" w14:textId="72B2A8BB" w:rsidR="00E24B84" w:rsidRPr="00175291" w:rsidRDefault="00E24B8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Ce chapitre traitera de l’installation et configuration de tous les outils nécessaires à la réalisation et au développement de l’outil.</w:t>
      </w:r>
    </w:p>
    <w:p w14:paraId="4091B81F" w14:textId="3D4196CF" w:rsidR="00777FA4" w:rsidRPr="00AF5AA6" w:rsidRDefault="00777FA4" w:rsidP="00175291">
      <w:pPr>
        <w:pStyle w:val="Titre3"/>
        <w:spacing w:line="360" w:lineRule="auto"/>
        <w:jc w:val="both"/>
        <w:rPr>
          <w:rFonts w:ascii="Times New Roman" w:hAnsi="Times New Roman" w:cs="Times New Roman"/>
          <w:b/>
          <w:color w:val="auto"/>
        </w:rPr>
      </w:pPr>
      <w:bookmarkStart w:id="677" w:name="_Toc182399163"/>
      <w:bookmarkStart w:id="678" w:name="_Toc182399626"/>
      <w:r w:rsidRPr="00AF5AA6">
        <w:rPr>
          <w:rFonts w:ascii="Times New Roman" w:hAnsi="Times New Roman" w:cs="Times New Roman"/>
          <w:b/>
          <w:color w:val="auto"/>
        </w:rPr>
        <w:t>6.1. Installation et configuration des outils</w:t>
      </w:r>
      <w:bookmarkEnd w:id="677"/>
      <w:bookmarkEnd w:id="678"/>
    </w:p>
    <w:p w14:paraId="7ED9B563" w14:textId="06B040C1" w:rsidR="00777FA4" w:rsidRPr="00AF5AA6" w:rsidRDefault="00777FA4"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679" w:name="_Toc182399627"/>
      <w:r w:rsidRPr="00AF5AA6">
        <w:rPr>
          <w:rFonts w:ascii="Times New Roman" w:hAnsi="Times New Roman" w:cs="Times New Roman"/>
          <w:b/>
          <w:i w:val="0"/>
          <w:iCs w:val="0"/>
          <w:color w:val="auto"/>
          <w:sz w:val="24"/>
          <w:szCs w:val="24"/>
          <w:lang w:eastAsia="ja-JP"/>
        </w:rPr>
        <w:t>6.1.1. Installation de SQL server</w:t>
      </w:r>
      <w:bookmarkEnd w:id="679"/>
    </w:p>
    <w:p w14:paraId="583753FC" w14:textId="1E89A3D4" w:rsidR="00E24B84" w:rsidRPr="00175291" w:rsidRDefault="00E24B84"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SQL server va permettre la gestion de base de données, il suffit de le télécharger et de lancer l’installateur. SQL serveur possède une version Express et une version </w:t>
      </w:r>
      <w:proofErr w:type="spellStart"/>
      <w:r w:rsidRPr="00175291">
        <w:rPr>
          <w:rFonts w:ascii="Times New Roman" w:hAnsi="Times New Roman" w:cs="Times New Roman"/>
          <w:sz w:val="24"/>
          <w:szCs w:val="24"/>
          <w:lang w:eastAsia="ja-JP"/>
        </w:rPr>
        <w:t>Developer</w:t>
      </w:r>
      <w:proofErr w:type="spellEnd"/>
      <w:r w:rsidRPr="00175291">
        <w:rPr>
          <w:rFonts w:ascii="Times New Roman" w:hAnsi="Times New Roman" w:cs="Times New Roman"/>
          <w:sz w:val="24"/>
          <w:szCs w:val="24"/>
          <w:lang w:eastAsia="ja-JP"/>
        </w:rPr>
        <w:t xml:space="preserve">, l’installation reste la même. Après avoir lancé l’installateur, une interface de choix sur le type d’installation s’impose comme sur la figure </w:t>
      </w:r>
      <w:r w:rsidR="00BE3B82">
        <w:rPr>
          <w:rFonts w:ascii="Times New Roman" w:hAnsi="Times New Roman" w:cs="Times New Roman"/>
          <w:sz w:val="24"/>
          <w:szCs w:val="24"/>
          <w:lang w:eastAsia="ja-JP"/>
        </w:rPr>
        <w:t>13</w:t>
      </w:r>
      <w:r w:rsidRPr="00175291">
        <w:rPr>
          <w:rFonts w:ascii="Times New Roman" w:hAnsi="Times New Roman" w:cs="Times New Roman"/>
          <w:sz w:val="24"/>
          <w:szCs w:val="24"/>
          <w:lang w:eastAsia="ja-JP"/>
        </w:rPr>
        <w:t>.</w:t>
      </w:r>
    </w:p>
    <w:p w14:paraId="50209065" w14:textId="77777777" w:rsidR="00E24B84" w:rsidRPr="00175291" w:rsidRDefault="00E24B84"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4F1FA105" wp14:editId="6F6A4BB8">
            <wp:extent cx="5760720" cy="4585335"/>
            <wp:effectExtent l="0" t="0" r="0" b="5715"/>
            <wp:docPr id="14473964"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64" name="Image 14473964"/>
                    <pic:cNvPicPr/>
                  </pic:nvPicPr>
                  <pic:blipFill>
                    <a:blip r:embed="rId27">
                      <a:extLst>
                        <a:ext uri="{28A0092B-C50C-407E-A947-70E740481C1C}">
                          <a14:useLocalDpi xmlns:a14="http://schemas.microsoft.com/office/drawing/2010/main" val="0"/>
                        </a:ext>
                      </a:extLst>
                    </a:blip>
                    <a:stretch>
                      <a:fillRect/>
                    </a:stretch>
                  </pic:blipFill>
                  <pic:spPr>
                    <a:xfrm>
                      <a:off x="0" y="0"/>
                      <a:ext cx="5760720" cy="4585335"/>
                    </a:xfrm>
                    <a:prstGeom prst="rect">
                      <a:avLst/>
                    </a:prstGeom>
                  </pic:spPr>
                </pic:pic>
              </a:graphicData>
            </a:graphic>
          </wp:inline>
        </w:drawing>
      </w:r>
    </w:p>
    <w:p w14:paraId="7D6ABED6" w14:textId="2F97A855" w:rsidR="00FE0CA9" w:rsidRPr="00175291" w:rsidRDefault="00E24B84" w:rsidP="00AF5AA6">
      <w:pPr>
        <w:pStyle w:val="Lgende"/>
        <w:spacing w:line="360" w:lineRule="auto"/>
        <w:jc w:val="center"/>
        <w:rPr>
          <w:color w:val="auto"/>
          <w:sz w:val="24"/>
          <w:szCs w:val="24"/>
        </w:rPr>
      </w:pPr>
      <w:bookmarkStart w:id="680" w:name="_Toc182399189"/>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13</w:t>
      </w:r>
      <w:r w:rsidRPr="00175291">
        <w:rPr>
          <w:color w:val="auto"/>
          <w:sz w:val="24"/>
          <w:szCs w:val="24"/>
        </w:rPr>
        <w:fldChar w:fldCharType="end"/>
      </w:r>
      <w:r w:rsidRPr="00175291">
        <w:rPr>
          <w:color w:val="auto"/>
          <w:sz w:val="24"/>
          <w:szCs w:val="24"/>
        </w:rPr>
        <w:t xml:space="preserve">. </w:t>
      </w:r>
      <w:r w:rsidR="00F05828" w:rsidRPr="00175291">
        <w:rPr>
          <w:color w:val="auto"/>
          <w:sz w:val="24"/>
          <w:szCs w:val="24"/>
        </w:rPr>
        <w:t xml:space="preserve">Interface d’installation de SQL server : </w:t>
      </w:r>
      <w:r w:rsidRPr="00175291">
        <w:rPr>
          <w:color w:val="auto"/>
          <w:sz w:val="24"/>
          <w:szCs w:val="24"/>
        </w:rPr>
        <w:t>Type d'installation</w:t>
      </w:r>
      <w:bookmarkEnd w:id="680"/>
    </w:p>
    <w:p w14:paraId="59A0B56B" w14:textId="6DEFA8DE" w:rsidR="00E24B84" w:rsidRPr="00175291" w:rsidRDefault="00E24B84"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 </w:t>
      </w:r>
      <w:r w:rsidR="00AF5AA6">
        <w:rPr>
          <w:rFonts w:ascii="Times New Roman" w:hAnsi="Times New Roman" w:cs="Times New Roman"/>
          <w:sz w:val="24"/>
          <w:szCs w:val="24"/>
          <w:lang w:eastAsia="fr-FR"/>
        </w:rPr>
        <w:t xml:space="preserve"> </w:t>
      </w:r>
      <w:r w:rsidRPr="00175291">
        <w:rPr>
          <w:rFonts w:ascii="Times New Roman" w:hAnsi="Times New Roman" w:cs="Times New Roman"/>
          <w:sz w:val="24"/>
          <w:szCs w:val="24"/>
          <w:lang w:eastAsia="fr-FR"/>
        </w:rPr>
        <w:t>Choisir un type et faire suivant jusqu’à installer.</w:t>
      </w:r>
    </w:p>
    <w:p w14:paraId="0D8FA2F9" w14:textId="7207B059" w:rsidR="00FE0CA9" w:rsidRPr="00175291" w:rsidRDefault="00FE0CA9"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Après que SQL server soit installé, il faut aussi installer SSMS (SQL Server Manager </w:t>
      </w:r>
      <w:r w:rsidR="00AF5AA6" w:rsidRPr="00175291">
        <w:rPr>
          <w:rFonts w:ascii="Times New Roman" w:hAnsi="Times New Roman" w:cs="Times New Roman"/>
          <w:sz w:val="24"/>
          <w:szCs w:val="24"/>
          <w:lang w:eastAsia="fr-FR"/>
        </w:rPr>
        <w:t>Studio) qui</w:t>
      </w:r>
      <w:r w:rsidRPr="00175291">
        <w:rPr>
          <w:rFonts w:ascii="Times New Roman" w:hAnsi="Times New Roman" w:cs="Times New Roman"/>
          <w:sz w:val="24"/>
          <w:szCs w:val="24"/>
          <w:lang w:eastAsia="fr-FR"/>
        </w:rPr>
        <w:t xml:space="preserve"> facilite la visualisation des données.</w:t>
      </w:r>
    </w:p>
    <w:p w14:paraId="27399B4C" w14:textId="77777777" w:rsidR="00FE0CA9" w:rsidRPr="00175291" w:rsidRDefault="00FE0CA9"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fr-FR"/>
        </w:rPr>
        <w:lastRenderedPageBreak/>
        <w:drawing>
          <wp:inline distT="0" distB="0" distL="0" distR="0" wp14:anchorId="5F4E8C31" wp14:editId="4507ED40">
            <wp:extent cx="3491346" cy="2772834"/>
            <wp:effectExtent l="0" t="0" r="0" b="8890"/>
            <wp:docPr id="1542297926"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7926" name="Image 1542297926"/>
                    <pic:cNvPicPr/>
                  </pic:nvPicPr>
                  <pic:blipFill>
                    <a:blip r:embed="rId28">
                      <a:extLst>
                        <a:ext uri="{28A0092B-C50C-407E-A947-70E740481C1C}">
                          <a14:useLocalDpi xmlns:a14="http://schemas.microsoft.com/office/drawing/2010/main" val="0"/>
                        </a:ext>
                      </a:extLst>
                    </a:blip>
                    <a:stretch>
                      <a:fillRect/>
                    </a:stretch>
                  </pic:blipFill>
                  <pic:spPr>
                    <a:xfrm>
                      <a:off x="0" y="0"/>
                      <a:ext cx="3498054" cy="2778162"/>
                    </a:xfrm>
                    <a:prstGeom prst="rect">
                      <a:avLst/>
                    </a:prstGeom>
                  </pic:spPr>
                </pic:pic>
              </a:graphicData>
            </a:graphic>
          </wp:inline>
        </w:drawing>
      </w:r>
    </w:p>
    <w:p w14:paraId="452DEAA5" w14:textId="63FB0B63" w:rsidR="00FE0CA9" w:rsidRPr="00175291" w:rsidRDefault="00FE0CA9" w:rsidP="00AF5AA6">
      <w:pPr>
        <w:pStyle w:val="Lgende"/>
        <w:spacing w:line="360" w:lineRule="auto"/>
        <w:jc w:val="center"/>
        <w:rPr>
          <w:color w:val="auto"/>
          <w:sz w:val="24"/>
          <w:szCs w:val="24"/>
        </w:rPr>
      </w:pPr>
      <w:bookmarkStart w:id="681" w:name="_Toc182399190"/>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14</w:t>
      </w:r>
      <w:r w:rsidRPr="00175291">
        <w:rPr>
          <w:color w:val="auto"/>
          <w:sz w:val="24"/>
          <w:szCs w:val="24"/>
        </w:rPr>
        <w:fldChar w:fldCharType="end"/>
      </w:r>
      <w:r w:rsidRPr="00175291">
        <w:rPr>
          <w:color w:val="auto"/>
          <w:sz w:val="24"/>
          <w:szCs w:val="24"/>
        </w:rPr>
        <w:t>. Interface d’Installation de SSM</w:t>
      </w:r>
      <w:r w:rsidR="00555AC3">
        <w:rPr>
          <w:color w:val="auto"/>
          <w:sz w:val="24"/>
          <w:szCs w:val="24"/>
        </w:rPr>
        <w:t>S</w:t>
      </w:r>
      <w:bookmarkEnd w:id="681"/>
    </w:p>
    <w:p w14:paraId="79B17C82" w14:textId="654F3F43" w:rsidR="00777FA4" w:rsidRPr="00AF5AA6" w:rsidRDefault="00777FA4"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682" w:name="_Toc182399628"/>
      <w:r w:rsidRPr="00AF5AA6">
        <w:rPr>
          <w:rFonts w:ascii="Times New Roman" w:hAnsi="Times New Roman" w:cs="Times New Roman"/>
          <w:b/>
          <w:i w:val="0"/>
          <w:iCs w:val="0"/>
          <w:color w:val="auto"/>
          <w:sz w:val="24"/>
          <w:szCs w:val="24"/>
          <w:lang w:eastAsia="ja-JP"/>
        </w:rPr>
        <w:t xml:space="preserve">6.1.2. Installation de </w:t>
      </w:r>
      <w:r w:rsidR="00825C8A" w:rsidRPr="00AF5AA6">
        <w:rPr>
          <w:rFonts w:ascii="Times New Roman" w:hAnsi="Times New Roman" w:cs="Times New Roman"/>
          <w:b/>
          <w:i w:val="0"/>
          <w:iCs w:val="0"/>
          <w:color w:val="auto"/>
          <w:sz w:val="24"/>
          <w:szCs w:val="24"/>
          <w:lang w:eastAsia="ja-JP"/>
        </w:rPr>
        <w:t>V</w:t>
      </w:r>
      <w:r w:rsidRPr="00AF5AA6">
        <w:rPr>
          <w:rFonts w:ascii="Times New Roman" w:hAnsi="Times New Roman" w:cs="Times New Roman"/>
          <w:b/>
          <w:i w:val="0"/>
          <w:iCs w:val="0"/>
          <w:color w:val="auto"/>
          <w:sz w:val="24"/>
          <w:szCs w:val="24"/>
          <w:lang w:eastAsia="ja-JP"/>
        </w:rPr>
        <w:t xml:space="preserve">isual </w:t>
      </w:r>
      <w:r w:rsidR="00825C8A" w:rsidRPr="00AF5AA6">
        <w:rPr>
          <w:rFonts w:ascii="Times New Roman" w:hAnsi="Times New Roman" w:cs="Times New Roman"/>
          <w:b/>
          <w:i w:val="0"/>
          <w:iCs w:val="0"/>
          <w:color w:val="auto"/>
          <w:sz w:val="24"/>
          <w:szCs w:val="24"/>
          <w:lang w:eastAsia="ja-JP"/>
        </w:rPr>
        <w:t>Paradigm</w:t>
      </w:r>
      <w:bookmarkEnd w:id="682"/>
    </w:p>
    <w:p w14:paraId="6B17AB88" w14:textId="78A7C584" w:rsidR="00825C8A" w:rsidRPr="00175291" w:rsidRDefault="00825C8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Visual Paradigm est un outil de modélisation et est utilisée pour la réalisation de diagramme. Visual Paradigm gère la plupart des diagrammes spécifiée sous la norme UML2.0 qui est basée sur le langage de modélisation UML, ce qui fait de cet outil le meilleur choix pour la partie conception.</w:t>
      </w:r>
    </w:p>
    <w:p w14:paraId="6F2F5D0D" w14:textId="4AE38AE6" w:rsidR="00825C8A" w:rsidRPr="00175291" w:rsidRDefault="00825C8A" w:rsidP="00AF5AA6">
      <w:pPr>
        <w:keepNext/>
        <w:spacing w:line="360" w:lineRule="auto"/>
        <w:jc w:val="both"/>
        <w:rPr>
          <w:rFonts w:ascii="Times New Roman" w:hAnsi="Times New Roman" w:cs="Times New Roman"/>
          <w:sz w:val="24"/>
          <w:szCs w:val="24"/>
        </w:rPr>
      </w:pPr>
      <w:r w:rsidRPr="00175291">
        <w:rPr>
          <w:rFonts w:ascii="Times New Roman" w:hAnsi="Times New Roman" w:cs="Times New Roman"/>
          <w:sz w:val="24"/>
          <w:szCs w:val="24"/>
          <w:lang w:eastAsia="ja-JP"/>
        </w:rPr>
        <w:t>L’installation est une installation classique, après installation une interface comme sur la figure 1</w:t>
      </w:r>
      <w:r w:rsidR="00BE3B82">
        <w:rPr>
          <w:rFonts w:ascii="Times New Roman" w:hAnsi="Times New Roman" w:cs="Times New Roman"/>
          <w:sz w:val="24"/>
          <w:szCs w:val="24"/>
          <w:lang w:eastAsia="ja-JP"/>
        </w:rPr>
        <w:t>5</w:t>
      </w:r>
      <w:r w:rsidR="00AF5AA6">
        <w:rPr>
          <w:rFonts w:ascii="Times New Roman" w:hAnsi="Times New Roman" w:cs="Times New Roman"/>
          <w:sz w:val="24"/>
          <w:szCs w:val="24"/>
          <w:lang w:eastAsia="ja-JP"/>
        </w:rPr>
        <w:t xml:space="preserve"> </w:t>
      </w:r>
      <w:r w:rsidRPr="00175291">
        <w:rPr>
          <w:rFonts w:ascii="Times New Roman" w:hAnsi="Times New Roman" w:cs="Times New Roman"/>
          <w:sz w:val="24"/>
          <w:szCs w:val="24"/>
          <w:lang w:eastAsia="ja-JP"/>
        </w:rPr>
        <w:t>s’affiche</w:t>
      </w:r>
      <w:r w:rsidR="00AF5AA6">
        <w:rPr>
          <w:rFonts w:ascii="Times New Roman" w:hAnsi="Times New Roman" w:cs="Times New Roman"/>
          <w:sz w:val="24"/>
          <w:szCs w:val="24"/>
          <w:lang w:eastAsia="ja-JP"/>
        </w:rPr>
        <w:t xml:space="preserve"> qui es l’interface première de Visual Paradigm</w:t>
      </w:r>
      <w:r w:rsidRPr="00175291">
        <w:rPr>
          <w:rFonts w:ascii="Times New Roman" w:hAnsi="Times New Roman" w:cs="Times New Roman"/>
          <w:sz w:val="24"/>
          <w:szCs w:val="24"/>
          <w:lang w:eastAsia="ja-JP"/>
        </w:rPr>
        <w:t> :</w:t>
      </w:r>
      <w:r w:rsidRPr="00175291">
        <w:rPr>
          <w:rFonts w:ascii="Times New Roman" w:hAnsi="Times New Roman" w:cs="Times New Roman"/>
          <w:sz w:val="24"/>
          <w:szCs w:val="24"/>
          <w:lang w:eastAsia="ja-JP"/>
        </w:rPr>
        <w:br/>
      </w:r>
      <w:r w:rsidRPr="00175291">
        <w:rPr>
          <w:rFonts w:ascii="Times New Roman" w:hAnsi="Times New Roman" w:cs="Times New Roman"/>
          <w:noProof/>
          <w:sz w:val="24"/>
          <w:szCs w:val="24"/>
          <w:lang w:eastAsia="ja-JP"/>
        </w:rPr>
        <w:drawing>
          <wp:inline distT="0" distB="0" distL="0" distR="0" wp14:anchorId="7AF2B4F2" wp14:editId="7BD5BDB9">
            <wp:extent cx="5760720" cy="3089275"/>
            <wp:effectExtent l="0" t="0" r="0" b="0"/>
            <wp:docPr id="34801006"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006" name="Image 348010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089275"/>
                    </a:xfrm>
                    <a:prstGeom prst="rect">
                      <a:avLst/>
                    </a:prstGeom>
                  </pic:spPr>
                </pic:pic>
              </a:graphicData>
            </a:graphic>
          </wp:inline>
        </w:drawing>
      </w:r>
    </w:p>
    <w:p w14:paraId="66494BB0" w14:textId="5E631A7D" w:rsidR="00825C8A" w:rsidRPr="00175291" w:rsidRDefault="00825C8A" w:rsidP="00AF5AA6">
      <w:pPr>
        <w:pStyle w:val="Lgende"/>
        <w:spacing w:line="360" w:lineRule="auto"/>
        <w:jc w:val="center"/>
        <w:rPr>
          <w:color w:val="auto"/>
          <w:sz w:val="24"/>
          <w:szCs w:val="24"/>
          <w:lang w:eastAsia="ja-JP"/>
        </w:rPr>
      </w:pPr>
      <w:bookmarkStart w:id="683" w:name="_Toc182399191"/>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15</w:t>
      </w:r>
      <w:r w:rsidRPr="00175291">
        <w:rPr>
          <w:color w:val="auto"/>
          <w:sz w:val="24"/>
          <w:szCs w:val="24"/>
        </w:rPr>
        <w:fldChar w:fldCharType="end"/>
      </w:r>
      <w:r w:rsidRPr="00175291">
        <w:rPr>
          <w:color w:val="auto"/>
          <w:sz w:val="24"/>
          <w:szCs w:val="24"/>
        </w:rPr>
        <w:t xml:space="preserve">. Interface de </w:t>
      </w:r>
      <w:r w:rsidR="00F63293" w:rsidRPr="00175291">
        <w:rPr>
          <w:color w:val="auto"/>
          <w:sz w:val="24"/>
          <w:szCs w:val="24"/>
        </w:rPr>
        <w:t>Visual</w:t>
      </w:r>
      <w:r w:rsidRPr="00175291">
        <w:rPr>
          <w:color w:val="auto"/>
          <w:sz w:val="24"/>
          <w:szCs w:val="24"/>
        </w:rPr>
        <w:t xml:space="preserve"> </w:t>
      </w:r>
      <w:r w:rsidR="00F63293" w:rsidRPr="00175291">
        <w:rPr>
          <w:color w:val="auto"/>
          <w:sz w:val="24"/>
          <w:szCs w:val="24"/>
        </w:rPr>
        <w:t>Paradigm</w:t>
      </w:r>
      <w:bookmarkEnd w:id="683"/>
    </w:p>
    <w:p w14:paraId="28DF92D7" w14:textId="24111DBF" w:rsidR="00825C8A" w:rsidRPr="00AF5AA6" w:rsidRDefault="00777FA4"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684" w:name="_Toc182399629"/>
      <w:r w:rsidRPr="00AF5AA6">
        <w:rPr>
          <w:rFonts w:ascii="Times New Roman" w:hAnsi="Times New Roman" w:cs="Times New Roman"/>
          <w:b/>
          <w:i w:val="0"/>
          <w:iCs w:val="0"/>
          <w:color w:val="auto"/>
          <w:sz w:val="24"/>
          <w:szCs w:val="24"/>
          <w:lang w:eastAsia="ja-JP"/>
        </w:rPr>
        <w:lastRenderedPageBreak/>
        <w:t xml:space="preserve">6.1.3. Installation de </w:t>
      </w:r>
      <w:r w:rsidR="00825C8A" w:rsidRPr="00AF5AA6">
        <w:rPr>
          <w:rFonts w:ascii="Times New Roman" w:hAnsi="Times New Roman" w:cs="Times New Roman"/>
          <w:b/>
          <w:i w:val="0"/>
          <w:iCs w:val="0"/>
          <w:color w:val="auto"/>
          <w:sz w:val="24"/>
          <w:szCs w:val="24"/>
          <w:lang w:eastAsia="ja-JP"/>
        </w:rPr>
        <w:t>SDK .NET</w:t>
      </w:r>
      <w:bookmarkEnd w:id="684"/>
    </w:p>
    <w:p w14:paraId="367F8D8E" w14:textId="3751BA17" w:rsidR="00825C8A" w:rsidRPr="00175291" w:rsidRDefault="00825C8A"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SDK .Net (Software </w:t>
      </w:r>
      <w:proofErr w:type="spellStart"/>
      <w:r w:rsidRPr="00175291">
        <w:rPr>
          <w:rFonts w:ascii="Times New Roman" w:hAnsi="Times New Roman" w:cs="Times New Roman"/>
          <w:sz w:val="24"/>
          <w:szCs w:val="24"/>
          <w:lang w:eastAsia="ja-JP"/>
        </w:rPr>
        <w:t>Development</w:t>
      </w:r>
      <w:proofErr w:type="spellEnd"/>
      <w:r w:rsidRPr="00175291">
        <w:rPr>
          <w:rFonts w:ascii="Times New Roman" w:hAnsi="Times New Roman" w:cs="Times New Roman"/>
          <w:sz w:val="24"/>
          <w:szCs w:val="24"/>
          <w:lang w:eastAsia="ja-JP"/>
        </w:rPr>
        <w:t xml:space="preserve"> Kit) est un ensemble d’outil, de bibliothèques et de ressources fourni par Microsoft pour </w:t>
      </w:r>
      <w:r w:rsidR="00F63293" w:rsidRPr="00175291">
        <w:rPr>
          <w:rFonts w:ascii="Times New Roman" w:hAnsi="Times New Roman" w:cs="Times New Roman"/>
          <w:sz w:val="24"/>
          <w:szCs w:val="24"/>
          <w:lang w:eastAsia="ja-JP"/>
        </w:rPr>
        <w:t>permettre aux développeurs de créer, compiler, tester et exécuter des applications .NET.</w:t>
      </w:r>
    </w:p>
    <w:p w14:paraId="6391BAB1" w14:textId="44A95F5E" w:rsidR="00F63293" w:rsidRPr="00175291" w:rsidRDefault="00F6329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Pour l’installer il suffit de le télécharger et de lancer le programme d’installation.</w:t>
      </w:r>
    </w:p>
    <w:p w14:paraId="44C7A55C" w14:textId="0CB52A5C" w:rsidR="00F63293" w:rsidRPr="00AF5AA6" w:rsidRDefault="00F63293" w:rsidP="00175291">
      <w:pPr>
        <w:pStyle w:val="Titre4"/>
        <w:spacing w:line="360" w:lineRule="auto"/>
        <w:ind w:firstLine="708"/>
        <w:jc w:val="both"/>
        <w:rPr>
          <w:rFonts w:ascii="Times New Roman" w:hAnsi="Times New Roman" w:cs="Times New Roman"/>
          <w:b/>
          <w:color w:val="auto"/>
          <w:sz w:val="24"/>
          <w:szCs w:val="24"/>
          <w:lang w:eastAsia="ja-JP"/>
        </w:rPr>
      </w:pPr>
      <w:bookmarkStart w:id="685" w:name="_Toc182399630"/>
      <w:r w:rsidRPr="00AF5AA6">
        <w:rPr>
          <w:rFonts w:ascii="Times New Roman" w:hAnsi="Times New Roman" w:cs="Times New Roman"/>
          <w:b/>
          <w:color w:val="auto"/>
          <w:sz w:val="24"/>
          <w:szCs w:val="24"/>
          <w:lang w:eastAsia="ja-JP"/>
        </w:rPr>
        <w:t>6.1.4. Installation de Vs Code</w:t>
      </w:r>
      <w:bookmarkEnd w:id="685"/>
    </w:p>
    <w:p w14:paraId="5C04D20A" w14:textId="2F26556B" w:rsidR="00F63293" w:rsidRPr="00175291" w:rsidRDefault="00F6329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Vs Code est l’éditeur de texte utilisé lors du développement, l’installation n’as pas de spécificité mais ressemble à une installation classique. Mais pour faciliter le développement il est préférable d’installer plusieurs extensions dans Vs Code. </w:t>
      </w:r>
    </w:p>
    <w:p w14:paraId="374E5316" w14:textId="728CAE8E" w:rsidR="00F63293" w:rsidRPr="00175291" w:rsidRDefault="00F63293"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Voici la liste des extensions à installer : </w:t>
      </w:r>
    </w:p>
    <w:p w14:paraId="2C7DDB45" w14:textId="5534F66B"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.NET Extension Pack</w:t>
      </w:r>
    </w:p>
    <w:p w14:paraId="4A8D3EF5" w14:textId="26674631"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.NET Install Tool</w:t>
      </w:r>
    </w:p>
    <w:p w14:paraId="0EF2BA5C" w14:textId="40FFC387"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 Dev kit</w:t>
      </w:r>
    </w:p>
    <w:p w14:paraId="3900429E" w14:textId="439D6BAF" w:rsidR="00F63293" w:rsidRPr="00175291" w:rsidRDefault="00F63293"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NuGet Gallery</w:t>
      </w:r>
    </w:p>
    <w:p w14:paraId="07C7E4D6" w14:textId="36BB332B" w:rsidR="00DE307B" w:rsidRPr="00175291" w:rsidRDefault="00DE307B" w:rsidP="00175291">
      <w:pPr>
        <w:pStyle w:val="Paragraphedeliste"/>
        <w:numPr>
          <w:ilvl w:val="0"/>
          <w:numId w:val="5"/>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C# </w:t>
      </w:r>
      <w:r w:rsidR="00F8144F" w:rsidRPr="00175291">
        <w:rPr>
          <w:rFonts w:ascii="Times New Roman" w:hAnsi="Times New Roman" w:cs="Times New Roman"/>
          <w:sz w:val="24"/>
          <w:szCs w:val="24"/>
          <w:lang w:eastAsia="ja-JP"/>
        </w:rPr>
        <w:t>extensions</w:t>
      </w:r>
    </w:p>
    <w:p w14:paraId="37131167" w14:textId="4179D440" w:rsidR="00F63293" w:rsidRPr="00175291" w:rsidRDefault="00F8144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En figure 1</w:t>
      </w:r>
      <w:r w:rsidR="00BE3B82">
        <w:rPr>
          <w:rFonts w:ascii="Times New Roman" w:hAnsi="Times New Roman" w:cs="Times New Roman"/>
          <w:sz w:val="24"/>
          <w:szCs w:val="24"/>
          <w:lang w:eastAsia="ja-JP"/>
        </w:rPr>
        <w:t>6</w:t>
      </w:r>
      <w:r w:rsidRPr="00175291">
        <w:rPr>
          <w:rFonts w:ascii="Times New Roman" w:hAnsi="Times New Roman" w:cs="Times New Roman"/>
          <w:sz w:val="24"/>
          <w:szCs w:val="24"/>
          <w:lang w:eastAsia="ja-JP"/>
        </w:rPr>
        <w:t xml:space="preserve"> l’interface VS code après installation et avec les extensions installer :</w:t>
      </w:r>
    </w:p>
    <w:p w14:paraId="3306946A" w14:textId="77777777" w:rsidR="00F8144F" w:rsidRPr="00175291" w:rsidRDefault="00F8144F"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20F20228" wp14:editId="44F5801F">
            <wp:extent cx="4773880" cy="2553752"/>
            <wp:effectExtent l="0" t="0" r="8255" b="0"/>
            <wp:docPr id="427312739"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2739" name="Image 4273127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90724" cy="2562762"/>
                    </a:xfrm>
                    <a:prstGeom prst="rect">
                      <a:avLst/>
                    </a:prstGeom>
                  </pic:spPr>
                </pic:pic>
              </a:graphicData>
            </a:graphic>
          </wp:inline>
        </w:drawing>
      </w:r>
    </w:p>
    <w:p w14:paraId="2782ED6D" w14:textId="12184C76" w:rsidR="00F8144F" w:rsidRPr="00175291" w:rsidRDefault="00F8144F" w:rsidP="00AF5AA6">
      <w:pPr>
        <w:pStyle w:val="Lgende"/>
        <w:spacing w:line="360" w:lineRule="auto"/>
        <w:jc w:val="center"/>
        <w:rPr>
          <w:color w:val="auto"/>
          <w:sz w:val="24"/>
          <w:szCs w:val="24"/>
          <w:lang w:eastAsia="ja-JP"/>
        </w:rPr>
      </w:pPr>
      <w:bookmarkStart w:id="686" w:name="_Toc182399192"/>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16</w:t>
      </w:r>
      <w:r w:rsidRPr="00175291">
        <w:rPr>
          <w:color w:val="auto"/>
          <w:sz w:val="24"/>
          <w:szCs w:val="24"/>
        </w:rPr>
        <w:fldChar w:fldCharType="end"/>
      </w:r>
      <w:r w:rsidRPr="00175291">
        <w:rPr>
          <w:color w:val="auto"/>
          <w:sz w:val="24"/>
          <w:szCs w:val="24"/>
        </w:rPr>
        <w:t>. Interface de VS code</w:t>
      </w:r>
      <w:bookmarkEnd w:id="686"/>
    </w:p>
    <w:p w14:paraId="039E49BB" w14:textId="1B12A361" w:rsidR="00777FA4" w:rsidRPr="00AF5AA6" w:rsidRDefault="00777FA4" w:rsidP="00175291">
      <w:pPr>
        <w:pStyle w:val="Titre3"/>
        <w:spacing w:line="360" w:lineRule="auto"/>
        <w:jc w:val="both"/>
        <w:rPr>
          <w:rFonts w:ascii="Times New Roman" w:hAnsi="Times New Roman" w:cs="Times New Roman"/>
          <w:b/>
          <w:color w:val="auto"/>
        </w:rPr>
      </w:pPr>
      <w:bookmarkStart w:id="687" w:name="_Toc182399164"/>
      <w:bookmarkStart w:id="688" w:name="_Toc182399631"/>
      <w:r w:rsidRPr="00AF5AA6">
        <w:rPr>
          <w:rFonts w:ascii="Times New Roman" w:hAnsi="Times New Roman" w:cs="Times New Roman"/>
          <w:b/>
          <w:color w:val="auto"/>
        </w:rPr>
        <w:lastRenderedPageBreak/>
        <w:t>6.2. Architecture de l’application</w:t>
      </w:r>
      <w:bookmarkEnd w:id="687"/>
      <w:bookmarkEnd w:id="688"/>
    </w:p>
    <w:p w14:paraId="47F6605F" w14:textId="595A942A" w:rsidR="00B52351" w:rsidRPr="00175291" w:rsidRDefault="00AF094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L’architecture utilisé est une architecture </w:t>
      </w:r>
      <w:r w:rsidR="00893D61" w:rsidRPr="00175291">
        <w:rPr>
          <w:rFonts w:ascii="Times New Roman" w:hAnsi="Times New Roman" w:cs="Times New Roman"/>
          <w:sz w:val="24"/>
          <w:szCs w:val="24"/>
          <w:lang w:eastAsia="ja-JP"/>
        </w:rPr>
        <w:t>à</w:t>
      </w:r>
      <w:r w:rsidRPr="00175291">
        <w:rPr>
          <w:rFonts w:ascii="Times New Roman" w:hAnsi="Times New Roman" w:cs="Times New Roman"/>
          <w:sz w:val="24"/>
          <w:szCs w:val="24"/>
          <w:lang w:eastAsia="ja-JP"/>
        </w:rPr>
        <w:t xml:space="preserve"> </w:t>
      </w:r>
      <w:r w:rsidRPr="00175291">
        <w:rPr>
          <w:rFonts w:ascii="Times New Roman" w:hAnsi="Times New Roman" w:cs="Times New Roman"/>
          <w:b/>
          <w:bCs/>
          <w:sz w:val="24"/>
          <w:szCs w:val="24"/>
          <w:lang w:eastAsia="ja-JP"/>
        </w:rPr>
        <w:t>4</w:t>
      </w:r>
      <w:r w:rsidR="00B52351" w:rsidRPr="00175291">
        <w:rPr>
          <w:rFonts w:ascii="Times New Roman" w:hAnsi="Times New Roman" w:cs="Times New Roman"/>
          <w:b/>
          <w:bCs/>
          <w:sz w:val="24"/>
          <w:szCs w:val="24"/>
          <w:lang w:eastAsia="ja-JP"/>
        </w:rPr>
        <w:t>-</w:t>
      </w:r>
      <w:r w:rsidRPr="00175291">
        <w:rPr>
          <w:rFonts w:ascii="Times New Roman" w:hAnsi="Times New Roman" w:cs="Times New Roman"/>
          <w:b/>
          <w:bCs/>
          <w:sz w:val="24"/>
          <w:szCs w:val="24"/>
          <w:lang w:eastAsia="ja-JP"/>
        </w:rPr>
        <w:t>Tiers</w:t>
      </w:r>
      <w:r w:rsidR="00B52351" w:rsidRPr="00175291">
        <w:rPr>
          <w:rFonts w:ascii="Times New Roman" w:hAnsi="Times New Roman" w:cs="Times New Roman"/>
          <w:sz w:val="24"/>
          <w:szCs w:val="24"/>
          <w:lang w:eastAsia="ja-JP"/>
        </w:rPr>
        <w:t xml:space="preserve"> ou à </w:t>
      </w:r>
      <w:r w:rsidR="00B52351" w:rsidRPr="00175291">
        <w:rPr>
          <w:rFonts w:ascii="Times New Roman" w:hAnsi="Times New Roman" w:cs="Times New Roman"/>
          <w:b/>
          <w:sz w:val="24"/>
          <w:szCs w:val="24"/>
          <w:lang w:eastAsia="ja-JP"/>
        </w:rPr>
        <w:t>4 couches</w:t>
      </w:r>
      <w:r w:rsidR="00B52351" w:rsidRPr="00175291">
        <w:rPr>
          <w:rFonts w:ascii="Times New Roman" w:hAnsi="Times New Roman" w:cs="Times New Roman"/>
          <w:sz w:val="24"/>
          <w:szCs w:val="24"/>
          <w:lang w:eastAsia="ja-JP"/>
        </w:rPr>
        <w:t>. Chaque couche est responsable d’une partie spécifique du traitement des données et de l’interaction utilisateur. Dans notre cas on a les 4 couches suivantes :</w:t>
      </w:r>
    </w:p>
    <w:p w14:paraId="6698DE27" w14:textId="6BC721BC"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Couche de présentation</w:t>
      </w:r>
    </w:p>
    <w:p w14:paraId="21E9DBEE" w14:textId="2E2FD936"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Cette couche gère l’interface utilisateur et l’interaction avec l’utilisateur final. Elle est chargée de présenter les données au client et de collecter les entrées utilisateur.</w:t>
      </w:r>
    </w:p>
    <w:p w14:paraId="6EAEBAB5" w14:textId="2C0C6E46"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Elle communique avec le </w:t>
      </w:r>
      <w:proofErr w:type="spellStart"/>
      <w:r w:rsidRPr="00175291">
        <w:rPr>
          <w:rFonts w:ascii="Times New Roman" w:hAnsi="Times New Roman" w:cs="Times New Roman"/>
          <w:sz w:val="24"/>
          <w:szCs w:val="24"/>
          <w:lang w:eastAsia="ja-JP"/>
        </w:rPr>
        <w:t>back-end</w:t>
      </w:r>
      <w:proofErr w:type="spellEnd"/>
      <w:r w:rsidRPr="00175291">
        <w:rPr>
          <w:rFonts w:ascii="Times New Roman" w:hAnsi="Times New Roman" w:cs="Times New Roman"/>
          <w:sz w:val="24"/>
          <w:szCs w:val="24"/>
          <w:lang w:eastAsia="ja-JP"/>
        </w:rPr>
        <w:t xml:space="preserve"> via des appels API et en envoyant et recevant des données JSON.</w:t>
      </w:r>
    </w:p>
    <w:p w14:paraId="672A6C9A" w14:textId="4E4E8653"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Couche de services</w:t>
      </w:r>
    </w:p>
    <w:p w14:paraId="3583FD76" w14:textId="2108D710"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Elle contient la logique métier principale de l’application. Cette couche traite les requêtes venant du </w:t>
      </w:r>
      <w:proofErr w:type="spellStart"/>
      <w:r w:rsidRPr="00175291">
        <w:rPr>
          <w:rFonts w:ascii="Times New Roman" w:hAnsi="Times New Roman" w:cs="Times New Roman"/>
          <w:sz w:val="24"/>
          <w:szCs w:val="24"/>
          <w:lang w:eastAsia="ja-JP"/>
        </w:rPr>
        <w:t>front-end</w:t>
      </w:r>
      <w:proofErr w:type="spellEnd"/>
      <w:r w:rsidRPr="00175291">
        <w:rPr>
          <w:rFonts w:ascii="Times New Roman" w:hAnsi="Times New Roman" w:cs="Times New Roman"/>
          <w:sz w:val="24"/>
          <w:szCs w:val="24"/>
          <w:lang w:eastAsia="ja-JP"/>
        </w:rPr>
        <w:t xml:space="preserve">, exécute es règles métier, et coordonne les échanges entre le </w:t>
      </w:r>
      <w:proofErr w:type="spellStart"/>
      <w:r w:rsidRPr="00175291">
        <w:rPr>
          <w:rFonts w:ascii="Times New Roman" w:hAnsi="Times New Roman" w:cs="Times New Roman"/>
          <w:sz w:val="24"/>
          <w:szCs w:val="24"/>
          <w:lang w:eastAsia="ja-JP"/>
        </w:rPr>
        <w:t>front-end</w:t>
      </w:r>
      <w:proofErr w:type="spellEnd"/>
      <w:r w:rsidRPr="00175291">
        <w:rPr>
          <w:rFonts w:ascii="Times New Roman" w:hAnsi="Times New Roman" w:cs="Times New Roman"/>
          <w:sz w:val="24"/>
          <w:szCs w:val="24"/>
          <w:lang w:eastAsia="ja-JP"/>
        </w:rPr>
        <w:t xml:space="preserve"> et la base de données.</w:t>
      </w:r>
    </w:p>
    <w:p w14:paraId="58BE997F" w14:textId="41C2D862"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Couche d’accès aux données</w:t>
      </w:r>
    </w:p>
    <w:p w14:paraId="6AF3FCA5" w14:textId="36B16A63"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Cette couche interagit directement avec la base de données pour récupérer, insérer, mettre à jour ou supprimer des données. Elle fournit au </w:t>
      </w:r>
      <w:proofErr w:type="spellStart"/>
      <w:r w:rsidRPr="00175291">
        <w:rPr>
          <w:rFonts w:ascii="Times New Roman" w:hAnsi="Times New Roman" w:cs="Times New Roman"/>
          <w:sz w:val="24"/>
          <w:szCs w:val="24"/>
          <w:lang w:eastAsia="ja-JP"/>
        </w:rPr>
        <w:t>back-end</w:t>
      </w:r>
      <w:proofErr w:type="spellEnd"/>
      <w:r w:rsidRPr="00175291">
        <w:rPr>
          <w:rFonts w:ascii="Times New Roman" w:hAnsi="Times New Roman" w:cs="Times New Roman"/>
          <w:sz w:val="24"/>
          <w:szCs w:val="24"/>
          <w:lang w:eastAsia="ja-JP"/>
        </w:rPr>
        <w:t xml:space="preserve"> des méthodes pour manipuler les données sans exposer les détails internes de la base de données.</w:t>
      </w:r>
    </w:p>
    <w:p w14:paraId="78B31C17" w14:textId="28110699" w:rsidR="00B52351" w:rsidRPr="00175291" w:rsidRDefault="00B52351" w:rsidP="00175291">
      <w:pPr>
        <w:pStyle w:val="Paragraphedeliste"/>
        <w:numPr>
          <w:ilvl w:val="0"/>
          <w:numId w:val="5"/>
        </w:numPr>
        <w:spacing w:line="360" w:lineRule="auto"/>
        <w:jc w:val="both"/>
        <w:rPr>
          <w:rFonts w:ascii="Times New Roman" w:hAnsi="Times New Roman" w:cs="Times New Roman"/>
          <w:b/>
          <w:sz w:val="24"/>
          <w:szCs w:val="24"/>
          <w:lang w:eastAsia="ja-JP"/>
        </w:rPr>
      </w:pPr>
      <w:r w:rsidRPr="00175291">
        <w:rPr>
          <w:rFonts w:ascii="Times New Roman" w:hAnsi="Times New Roman" w:cs="Times New Roman"/>
          <w:b/>
          <w:sz w:val="24"/>
          <w:szCs w:val="24"/>
          <w:lang w:eastAsia="ja-JP"/>
        </w:rPr>
        <w:t xml:space="preserve">Couche de données </w:t>
      </w:r>
    </w:p>
    <w:p w14:paraId="3036F5F2" w14:textId="45B8CD28" w:rsidR="00B52351" w:rsidRPr="00175291" w:rsidRDefault="00B52351" w:rsidP="00175291">
      <w:pPr>
        <w:pStyle w:val="Paragraphedeliste"/>
        <w:numPr>
          <w:ilvl w:val="0"/>
          <w:numId w:val="21"/>
        </w:num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Elle stocke toutes les données persistantes de l’application, comme les informations utilisateurs ou celles des projets.</w:t>
      </w:r>
    </w:p>
    <w:p w14:paraId="5DA3442E" w14:textId="5EFA266A" w:rsidR="00B52351" w:rsidRPr="00175291" w:rsidRDefault="00B52351" w:rsidP="00175291">
      <w:pPr>
        <w:spacing w:line="360" w:lineRule="auto"/>
        <w:jc w:val="both"/>
        <w:rPr>
          <w:rFonts w:ascii="Times New Roman" w:hAnsi="Times New Roman" w:cs="Times New Roman"/>
          <w:sz w:val="24"/>
          <w:szCs w:val="24"/>
          <w:lang w:eastAsia="ja-JP"/>
        </w:rPr>
      </w:pPr>
    </w:p>
    <w:p w14:paraId="3DA0A0E7" w14:textId="56498313" w:rsidR="00B52351" w:rsidRPr="00175291" w:rsidRDefault="00B52351" w:rsidP="00175291">
      <w:pPr>
        <w:spacing w:line="360" w:lineRule="auto"/>
        <w:jc w:val="both"/>
        <w:rPr>
          <w:rFonts w:ascii="Times New Roman" w:hAnsi="Times New Roman" w:cs="Times New Roman"/>
          <w:sz w:val="24"/>
          <w:szCs w:val="24"/>
          <w:lang w:eastAsia="ja-JP"/>
        </w:rPr>
      </w:pPr>
    </w:p>
    <w:p w14:paraId="5D3662D7" w14:textId="0A7AC460" w:rsidR="00B52351" w:rsidRPr="00175291" w:rsidRDefault="00B52351" w:rsidP="00175291">
      <w:pPr>
        <w:spacing w:line="360" w:lineRule="auto"/>
        <w:jc w:val="both"/>
        <w:rPr>
          <w:rFonts w:ascii="Times New Roman" w:hAnsi="Times New Roman" w:cs="Times New Roman"/>
          <w:sz w:val="24"/>
          <w:szCs w:val="24"/>
          <w:lang w:eastAsia="ja-JP"/>
        </w:rPr>
      </w:pPr>
    </w:p>
    <w:p w14:paraId="22CC4A6E" w14:textId="1250103E" w:rsidR="00B52351" w:rsidRPr="00175291" w:rsidRDefault="00B52351" w:rsidP="00175291">
      <w:pPr>
        <w:spacing w:line="360" w:lineRule="auto"/>
        <w:jc w:val="both"/>
        <w:rPr>
          <w:rFonts w:ascii="Times New Roman" w:hAnsi="Times New Roman" w:cs="Times New Roman"/>
          <w:sz w:val="24"/>
          <w:szCs w:val="24"/>
          <w:lang w:eastAsia="ja-JP"/>
        </w:rPr>
      </w:pPr>
    </w:p>
    <w:p w14:paraId="248BC96E" w14:textId="21BB4F90" w:rsidR="00B52351" w:rsidRPr="00175291" w:rsidRDefault="00B52351" w:rsidP="00175291">
      <w:pPr>
        <w:spacing w:line="360" w:lineRule="auto"/>
        <w:jc w:val="both"/>
        <w:rPr>
          <w:rFonts w:ascii="Times New Roman" w:hAnsi="Times New Roman" w:cs="Times New Roman"/>
          <w:sz w:val="24"/>
          <w:szCs w:val="24"/>
          <w:lang w:eastAsia="ja-JP"/>
        </w:rPr>
      </w:pPr>
    </w:p>
    <w:p w14:paraId="02F7A9FF"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03FF947F"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6614F6AB"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4893B342" w14:textId="77777777" w:rsidR="00A4178D" w:rsidRPr="00175291" w:rsidRDefault="00A4178D" w:rsidP="00175291">
      <w:pPr>
        <w:spacing w:line="360" w:lineRule="auto"/>
        <w:jc w:val="both"/>
        <w:rPr>
          <w:rFonts w:ascii="Times New Roman" w:hAnsi="Times New Roman" w:cs="Times New Roman"/>
          <w:sz w:val="24"/>
          <w:szCs w:val="24"/>
          <w:lang w:eastAsia="ja-JP"/>
        </w:rPr>
      </w:pPr>
    </w:p>
    <w:p w14:paraId="62062B30" w14:textId="0170850C" w:rsidR="00B52351" w:rsidRPr="00AF5AA6" w:rsidRDefault="00B52351" w:rsidP="00175291">
      <w:pPr>
        <w:pStyle w:val="Titre2"/>
        <w:spacing w:line="360" w:lineRule="auto"/>
        <w:jc w:val="both"/>
        <w:rPr>
          <w:rFonts w:ascii="Times New Roman" w:hAnsi="Times New Roman" w:cs="Times New Roman"/>
          <w:b/>
          <w:color w:val="auto"/>
          <w:sz w:val="24"/>
          <w:szCs w:val="24"/>
        </w:rPr>
      </w:pPr>
      <w:bookmarkStart w:id="689" w:name="_Toc182399165"/>
      <w:bookmarkStart w:id="690" w:name="_Toc182399632"/>
      <w:r w:rsidRPr="00AF5AA6">
        <w:rPr>
          <w:rFonts w:ascii="Times New Roman" w:hAnsi="Times New Roman" w:cs="Times New Roman"/>
          <w:b/>
          <w:color w:val="auto"/>
          <w:sz w:val="24"/>
          <w:szCs w:val="24"/>
        </w:rPr>
        <w:lastRenderedPageBreak/>
        <w:t xml:space="preserve">Chapitre 7. </w:t>
      </w:r>
      <w:r w:rsidR="007F702A" w:rsidRPr="00AF5AA6">
        <w:rPr>
          <w:rFonts w:ascii="Times New Roman" w:hAnsi="Times New Roman" w:cs="Times New Roman"/>
          <w:b/>
          <w:color w:val="auto"/>
          <w:sz w:val="24"/>
          <w:szCs w:val="24"/>
        </w:rPr>
        <w:t>Développement de l’application</w:t>
      </w:r>
      <w:bookmarkEnd w:id="689"/>
      <w:bookmarkEnd w:id="690"/>
    </w:p>
    <w:p w14:paraId="2E155B22" w14:textId="5C98DD90" w:rsidR="00B52351" w:rsidRPr="00AF5AA6" w:rsidRDefault="007F702A" w:rsidP="00175291">
      <w:pPr>
        <w:pStyle w:val="Titre3"/>
        <w:spacing w:line="360" w:lineRule="auto"/>
        <w:jc w:val="both"/>
        <w:rPr>
          <w:rFonts w:ascii="Times New Roman" w:hAnsi="Times New Roman" w:cs="Times New Roman"/>
          <w:b/>
          <w:color w:val="auto"/>
        </w:rPr>
      </w:pPr>
      <w:bookmarkStart w:id="691" w:name="_Toc182399166"/>
      <w:bookmarkStart w:id="692" w:name="_Toc182399633"/>
      <w:r w:rsidRPr="00AF5AA6">
        <w:rPr>
          <w:rFonts w:ascii="Times New Roman" w:hAnsi="Times New Roman" w:cs="Times New Roman"/>
          <w:b/>
          <w:color w:val="auto"/>
        </w:rPr>
        <w:t>7.1. Création de la base de données</w:t>
      </w:r>
      <w:bookmarkEnd w:id="691"/>
      <w:bookmarkEnd w:id="692"/>
    </w:p>
    <w:p w14:paraId="2C18EB68" w14:textId="74CA2704" w:rsidR="00A4178D" w:rsidRPr="00175291" w:rsidRDefault="00E035B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La base de données utilisée se nomme « </w:t>
      </w:r>
      <w:proofErr w:type="spellStart"/>
      <w:r w:rsidRPr="00175291">
        <w:rPr>
          <w:rFonts w:ascii="Times New Roman" w:hAnsi="Times New Roman" w:cs="Times New Roman"/>
          <w:sz w:val="24"/>
          <w:szCs w:val="24"/>
          <w:lang w:eastAsia="ja-JP"/>
        </w:rPr>
        <w:t>gmp</w:t>
      </w:r>
      <w:proofErr w:type="spellEnd"/>
      <w:r w:rsidRPr="00175291">
        <w:rPr>
          <w:rFonts w:ascii="Times New Roman" w:hAnsi="Times New Roman" w:cs="Times New Roman"/>
          <w:sz w:val="24"/>
          <w:szCs w:val="24"/>
          <w:lang w:eastAsia="ja-JP"/>
        </w:rPr>
        <w:t> »</w:t>
      </w:r>
    </w:p>
    <w:p w14:paraId="4A2E0E9D" w14:textId="036088B3" w:rsidR="007F6BD6" w:rsidRPr="00175291" w:rsidRDefault="007F6BD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Pour créer cette base de données la commande est :</w:t>
      </w:r>
      <w:r w:rsidRPr="00175291">
        <w:rPr>
          <w:rFonts w:ascii="Times New Roman" w:hAnsi="Times New Roman" w:cs="Times New Roman"/>
          <w:sz w:val="24"/>
          <w:szCs w:val="24"/>
          <w:lang w:eastAsia="ja-JP"/>
        </w:rPr>
        <w:br/>
      </w:r>
      <w:r w:rsidRPr="00175291">
        <w:rPr>
          <w:rFonts w:ascii="Times New Roman" w:hAnsi="Times New Roman" w:cs="Times New Roman"/>
          <w:sz w:val="24"/>
          <w:szCs w:val="24"/>
          <w:u w:val="single"/>
          <w:lang w:eastAsia="ja-JP"/>
        </w:rPr>
        <w:t>CREATE</w:t>
      </w:r>
      <w:r w:rsidRPr="00175291">
        <w:rPr>
          <w:rFonts w:ascii="Times New Roman" w:hAnsi="Times New Roman" w:cs="Times New Roman"/>
          <w:sz w:val="24"/>
          <w:szCs w:val="24"/>
          <w:lang w:eastAsia="ja-JP"/>
        </w:rPr>
        <w:t xml:space="preserve"> </w:t>
      </w:r>
      <w:r w:rsidRPr="00175291">
        <w:rPr>
          <w:rFonts w:ascii="Times New Roman" w:hAnsi="Times New Roman" w:cs="Times New Roman"/>
          <w:sz w:val="24"/>
          <w:szCs w:val="24"/>
          <w:u w:val="single"/>
          <w:lang w:eastAsia="ja-JP"/>
        </w:rPr>
        <w:t>DATABASE</w:t>
      </w:r>
      <w:r w:rsidRPr="00175291">
        <w:rPr>
          <w:rFonts w:ascii="Times New Roman" w:hAnsi="Times New Roman" w:cs="Times New Roman"/>
          <w:sz w:val="24"/>
          <w:szCs w:val="24"/>
          <w:lang w:eastAsia="ja-JP"/>
        </w:rPr>
        <w:t xml:space="preserve"> </w:t>
      </w:r>
      <w:proofErr w:type="spellStart"/>
      <w:r w:rsidRPr="00175291">
        <w:rPr>
          <w:rFonts w:ascii="Times New Roman" w:hAnsi="Times New Roman" w:cs="Times New Roman"/>
          <w:sz w:val="24"/>
          <w:szCs w:val="24"/>
          <w:lang w:eastAsia="ja-JP"/>
        </w:rPr>
        <w:t>gmp</w:t>
      </w:r>
      <w:proofErr w:type="spellEnd"/>
      <w:r w:rsidRPr="00175291">
        <w:rPr>
          <w:rFonts w:ascii="Times New Roman" w:hAnsi="Times New Roman" w:cs="Times New Roman"/>
          <w:sz w:val="24"/>
          <w:szCs w:val="24"/>
          <w:lang w:eastAsia="ja-JP"/>
        </w:rPr>
        <w:t>;</w:t>
      </w:r>
    </w:p>
    <w:p w14:paraId="36EC3B0F" w14:textId="3494D60C" w:rsidR="007F6BD6" w:rsidRPr="00175291" w:rsidRDefault="002371C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09440" behindDoc="0" locked="0" layoutInCell="1" allowOverlap="1" wp14:anchorId="50C7C9CA" wp14:editId="0D729C74">
                <wp:simplePos x="0" y="0"/>
                <wp:positionH relativeFrom="column">
                  <wp:posOffset>-62230</wp:posOffset>
                </wp:positionH>
                <wp:positionV relativeFrom="paragraph">
                  <wp:posOffset>873125</wp:posOffset>
                </wp:positionV>
                <wp:extent cx="3325091" cy="2761013"/>
                <wp:effectExtent l="0" t="0" r="8890" b="1270"/>
                <wp:wrapNone/>
                <wp:docPr id="419822000" name="Zone de texte 111"/>
                <wp:cNvGraphicFramePr/>
                <a:graphic xmlns:a="http://schemas.openxmlformats.org/drawingml/2006/main">
                  <a:graphicData uri="http://schemas.microsoft.com/office/word/2010/wordprocessingShape">
                    <wps:wsp>
                      <wps:cNvSpPr txBox="1"/>
                      <wps:spPr>
                        <a:xfrm>
                          <a:off x="0" y="0"/>
                          <a:ext cx="3325091" cy="2761013"/>
                        </a:xfrm>
                        <a:prstGeom prst="rect">
                          <a:avLst/>
                        </a:prstGeom>
                        <a:solidFill>
                          <a:schemeClr val="lt1"/>
                        </a:solidFill>
                        <a:ln w="6350">
                          <a:noFill/>
                        </a:ln>
                      </wps:spPr>
                      <wps:txbx>
                        <w:txbxContent>
                          <w:p w14:paraId="3379E140" w14:textId="77777777" w:rsidR="00AF5AA6" w:rsidRDefault="00AF5AA6" w:rsidP="002371CF">
                            <w:pPr>
                              <w:keepNext/>
                              <w:jc w:val="center"/>
                            </w:pPr>
                            <w:r>
                              <w:rPr>
                                <w:noProof/>
                              </w:rPr>
                              <w:drawing>
                                <wp:inline distT="0" distB="0" distL="0" distR="0" wp14:anchorId="015315A2" wp14:editId="76B14682">
                                  <wp:extent cx="3005608" cy="2386940"/>
                                  <wp:effectExtent l="0" t="0" r="4445" b="0"/>
                                  <wp:docPr id="1009563072"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113" name="Image 10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008971" cy="2389611"/>
                                          </a:xfrm>
                                          <a:prstGeom prst="rect">
                                            <a:avLst/>
                                          </a:prstGeom>
                                        </pic:spPr>
                                      </pic:pic>
                                    </a:graphicData>
                                  </a:graphic>
                                </wp:inline>
                              </w:drawing>
                            </w:r>
                          </w:p>
                          <w:p w14:paraId="65C32C4A" w14:textId="385220BD" w:rsidR="00AF5AA6" w:rsidRDefault="00AF5AA6" w:rsidP="002371CF">
                            <w:pPr>
                              <w:pStyle w:val="Lgende"/>
                              <w:jc w:val="center"/>
                            </w:pPr>
                            <w:bookmarkStart w:id="693" w:name="_Toc182399193"/>
                            <w:r>
                              <w:t xml:space="preserve">Figure </w:t>
                            </w:r>
                            <w:fldSimple w:instr=" SEQ Figure \* ARABIC ">
                              <w:r w:rsidR="00AC68CA">
                                <w:rPr>
                                  <w:noProof/>
                                </w:rPr>
                                <w:t>17</w:t>
                              </w:r>
                            </w:fldSimple>
                            <w:r>
                              <w:t>.Code de création de la table project</w:t>
                            </w:r>
                            <w:bookmarkEnd w:id="693"/>
                          </w:p>
                          <w:p w14:paraId="470DE8AD" w14:textId="6C7DDC50" w:rsidR="00AF5AA6" w:rsidRDefault="00AF5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7C9CA" id="Zone de texte 111" o:spid="_x0000_s1108" type="#_x0000_t202" style="position:absolute;left:0;text-align:left;margin-left:-4.9pt;margin-top:68.75pt;width:261.8pt;height:2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" fillcolor="white [3201]" stroked="f" strokeweight=".5pt">
                <v:textbox>
                  <w:txbxContent>
                    <w:p w14:paraId="3379E140" w14:textId="77777777" w:rsidR="00AF5AA6" w:rsidRDefault="00AF5AA6" w:rsidP="002371CF">
                      <w:pPr>
                        <w:keepNext/>
                        <w:jc w:val="center"/>
                      </w:pPr>
                      <w:r>
                        <w:rPr>
                          <w:noProof/>
                        </w:rPr>
                        <w:drawing>
                          <wp:inline distT="0" distB="0" distL="0" distR="0" wp14:anchorId="015315A2" wp14:editId="76B14682">
                            <wp:extent cx="3005608" cy="2386940"/>
                            <wp:effectExtent l="0" t="0" r="4445" b="0"/>
                            <wp:docPr id="1009563072"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113" name="Image 10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008971" cy="2389611"/>
                                    </a:xfrm>
                                    <a:prstGeom prst="rect">
                                      <a:avLst/>
                                    </a:prstGeom>
                                  </pic:spPr>
                                </pic:pic>
                              </a:graphicData>
                            </a:graphic>
                          </wp:inline>
                        </w:drawing>
                      </w:r>
                    </w:p>
                    <w:p w14:paraId="65C32C4A" w14:textId="385220BD" w:rsidR="00AF5AA6" w:rsidRDefault="00AF5AA6" w:rsidP="002371CF">
                      <w:pPr>
                        <w:pStyle w:val="Lgende"/>
                        <w:jc w:val="center"/>
                      </w:pPr>
                      <w:bookmarkStart w:id="694" w:name="_Toc182399193"/>
                      <w:r>
                        <w:t xml:space="preserve">Figure </w:t>
                      </w:r>
                      <w:fldSimple w:instr=" SEQ Figure \* ARABIC ">
                        <w:r w:rsidR="00AC68CA">
                          <w:rPr>
                            <w:noProof/>
                          </w:rPr>
                          <w:t>17</w:t>
                        </w:r>
                      </w:fldSimple>
                      <w:r>
                        <w:t>.Code de création de la table project</w:t>
                      </w:r>
                      <w:bookmarkEnd w:id="694"/>
                    </w:p>
                    <w:p w14:paraId="470DE8AD" w14:textId="6C7DDC50" w:rsidR="00AF5AA6" w:rsidRDefault="00AF5AA6"/>
                  </w:txbxContent>
                </v:textbox>
              </v:shape>
            </w:pict>
          </mc:Fallback>
        </mc:AlternateContent>
      </w:r>
      <w:r w:rsidR="007F6BD6" w:rsidRPr="00175291">
        <w:rPr>
          <w:rFonts w:ascii="Times New Roman" w:hAnsi="Times New Roman" w:cs="Times New Roman"/>
          <w:sz w:val="24"/>
          <w:szCs w:val="24"/>
          <w:lang w:eastAsia="ja-JP"/>
        </w:rPr>
        <w:t xml:space="preserve">Elle contient les tables </w:t>
      </w:r>
      <w:proofErr w:type="spellStart"/>
      <w:r w:rsidR="007F6BD6" w:rsidRPr="00175291">
        <w:rPr>
          <w:rFonts w:ascii="Times New Roman" w:hAnsi="Times New Roman" w:cs="Times New Roman"/>
          <w:sz w:val="24"/>
          <w:szCs w:val="24"/>
          <w:lang w:eastAsia="ja-JP"/>
        </w:rPr>
        <w:t>project</w:t>
      </w:r>
      <w:proofErr w:type="spellEnd"/>
      <w:r w:rsidR="007F6BD6" w:rsidRPr="00175291">
        <w:rPr>
          <w:rFonts w:ascii="Times New Roman" w:hAnsi="Times New Roman" w:cs="Times New Roman"/>
          <w:sz w:val="24"/>
          <w:szCs w:val="24"/>
          <w:lang w:eastAsia="ja-JP"/>
        </w:rPr>
        <w:t xml:space="preserve">, user, habilitation, </w:t>
      </w:r>
      <w:proofErr w:type="spellStart"/>
      <w:r w:rsidR="007F6BD6" w:rsidRPr="00175291">
        <w:rPr>
          <w:rFonts w:ascii="Times New Roman" w:hAnsi="Times New Roman" w:cs="Times New Roman"/>
          <w:sz w:val="24"/>
          <w:szCs w:val="24"/>
          <w:lang w:eastAsia="ja-JP"/>
        </w:rPr>
        <w:t>task</w:t>
      </w:r>
      <w:proofErr w:type="spellEnd"/>
      <w:r w:rsidR="007F6BD6" w:rsidRPr="00175291">
        <w:rPr>
          <w:rFonts w:ascii="Times New Roman" w:hAnsi="Times New Roman" w:cs="Times New Roman"/>
          <w:sz w:val="24"/>
          <w:szCs w:val="24"/>
          <w:lang w:eastAsia="ja-JP"/>
        </w:rPr>
        <w:t xml:space="preserve">, phase, budget, ressource, audit, </w:t>
      </w:r>
      <w:proofErr w:type="spellStart"/>
      <w:r w:rsidR="007F6BD6" w:rsidRPr="00175291">
        <w:rPr>
          <w:rFonts w:ascii="Times New Roman" w:hAnsi="Times New Roman" w:cs="Times New Roman"/>
          <w:sz w:val="24"/>
          <w:szCs w:val="24"/>
          <w:lang w:eastAsia="ja-JP"/>
        </w:rPr>
        <w:t>habilitation_admin</w:t>
      </w:r>
      <w:proofErr w:type="spellEnd"/>
      <w:r w:rsidR="007F6BD6" w:rsidRPr="00175291">
        <w:rPr>
          <w:rFonts w:ascii="Times New Roman" w:hAnsi="Times New Roman" w:cs="Times New Roman"/>
          <w:sz w:val="24"/>
          <w:szCs w:val="24"/>
          <w:lang w:eastAsia="ja-JP"/>
        </w:rPr>
        <w:t xml:space="preserve">, </w:t>
      </w:r>
      <w:proofErr w:type="spellStart"/>
      <w:r w:rsidR="007F6BD6" w:rsidRPr="00175291">
        <w:rPr>
          <w:rFonts w:ascii="Times New Roman" w:hAnsi="Times New Roman" w:cs="Times New Roman"/>
          <w:sz w:val="24"/>
          <w:szCs w:val="24"/>
          <w:lang w:eastAsia="ja-JP"/>
        </w:rPr>
        <w:t>habilitation_project</w:t>
      </w:r>
      <w:proofErr w:type="spellEnd"/>
      <w:r w:rsidR="007F6BD6" w:rsidRPr="00175291">
        <w:rPr>
          <w:rFonts w:ascii="Times New Roman" w:hAnsi="Times New Roman" w:cs="Times New Roman"/>
          <w:sz w:val="24"/>
          <w:szCs w:val="24"/>
          <w:lang w:eastAsia="ja-JP"/>
        </w:rPr>
        <w:t xml:space="preserve">, </w:t>
      </w:r>
      <w:proofErr w:type="spellStart"/>
      <w:r w:rsidR="007F6BD6" w:rsidRPr="00175291">
        <w:rPr>
          <w:rFonts w:ascii="Times New Roman" w:hAnsi="Times New Roman" w:cs="Times New Roman"/>
          <w:sz w:val="24"/>
          <w:szCs w:val="24"/>
          <w:lang w:eastAsia="ja-JP"/>
        </w:rPr>
        <w:t>habilitation_transverse</w:t>
      </w:r>
      <w:proofErr w:type="spellEnd"/>
      <w:r w:rsidR="007F6BD6" w:rsidRPr="00175291">
        <w:rPr>
          <w:rFonts w:ascii="Times New Roman" w:hAnsi="Times New Roman" w:cs="Times New Roman"/>
          <w:sz w:val="24"/>
          <w:szCs w:val="24"/>
          <w:lang w:eastAsia="ja-JP"/>
        </w:rPr>
        <w:t xml:space="preserve">, </w:t>
      </w:r>
      <w:proofErr w:type="spellStart"/>
      <w:r w:rsidR="007F6BD6" w:rsidRPr="00175291">
        <w:rPr>
          <w:rFonts w:ascii="Times New Roman" w:hAnsi="Times New Roman" w:cs="Times New Roman"/>
          <w:sz w:val="24"/>
          <w:szCs w:val="24"/>
          <w:lang w:eastAsia="ja-JP"/>
        </w:rPr>
        <w:t>habilitation_intercontract</w:t>
      </w:r>
      <w:proofErr w:type="spellEnd"/>
      <w:r w:rsidR="007F6BD6" w:rsidRPr="00175291">
        <w:rPr>
          <w:rFonts w:ascii="Times New Roman" w:hAnsi="Times New Roman" w:cs="Times New Roman"/>
          <w:sz w:val="24"/>
          <w:szCs w:val="24"/>
          <w:lang w:eastAsia="ja-JP"/>
        </w:rPr>
        <w:t xml:space="preserve">, habilitation, </w:t>
      </w:r>
      <w:proofErr w:type="spellStart"/>
      <w:r w:rsidR="007F6BD6" w:rsidRPr="00175291">
        <w:rPr>
          <w:rFonts w:ascii="Times New Roman" w:hAnsi="Times New Roman" w:cs="Times New Roman"/>
          <w:sz w:val="24"/>
          <w:szCs w:val="24"/>
          <w:lang w:eastAsia="ja-JP"/>
        </w:rPr>
        <w:t>user_task</w:t>
      </w:r>
      <w:proofErr w:type="spellEnd"/>
      <w:r w:rsidR="007F6BD6" w:rsidRPr="00175291">
        <w:rPr>
          <w:rFonts w:ascii="Times New Roman" w:hAnsi="Times New Roman" w:cs="Times New Roman"/>
          <w:sz w:val="24"/>
          <w:szCs w:val="24"/>
          <w:lang w:eastAsia="ja-JP"/>
        </w:rPr>
        <w:t xml:space="preserve">, et </w:t>
      </w:r>
      <w:proofErr w:type="spellStart"/>
      <w:r w:rsidR="007F6BD6" w:rsidRPr="00175291">
        <w:rPr>
          <w:rFonts w:ascii="Times New Roman" w:hAnsi="Times New Roman" w:cs="Times New Roman"/>
          <w:sz w:val="24"/>
          <w:szCs w:val="24"/>
          <w:lang w:eastAsia="ja-JP"/>
        </w:rPr>
        <w:t>user_project</w:t>
      </w:r>
      <w:proofErr w:type="spellEnd"/>
      <w:r w:rsidR="00402F88" w:rsidRPr="00175291">
        <w:rPr>
          <w:rFonts w:ascii="Times New Roman" w:hAnsi="Times New Roman" w:cs="Times New Roman"/>
          <w:sz w:val="24"/>
          <w:szCs w:val="24"/>
          <w:lang w:eastAsia="ja-JP"/>
        </w:rPr>
        <w:t xml:space="preserve"> ce que les figures </w:t>
      </w:r>
      <w:r w:rsidR="00BE3B82">
        <w:rPr>
          <w:rFonts w:ascii="Times New Roman" w:hAnsi="Times New Roman" w:cs="Times New Roman"/>
          <w:sz w:val="24"/>
          <w:szCs w:val="24"/>
          <w:lang w:eastAsia="ja-JP"/>
        </w:rPr>
        <w:t>17 à 22</w:t>
      </w:r>
      <w:r w:rsidR="00402F88" w:rsidRPr="00175291">
        <w:rPr>
          <w:rFonts w:ascii="Times New Roman" w:hAnsi="Times New Roman" w:cs="Times New Roman"/>
          <w:sz w:val="24"/>
          <w:szCs w:val="24"/>
          <w:lang w:eastAsia="ja-JP"/>
        </w:rPr>
        <w:t>.</w:t>
      </w:r>
    </w:p>
    <w:p w14:paraId="660FC8A9" w14:textId="76FFD6C3" w:rsidR="007F6BD6" w:rsidRPr="00175291" w:rsidRDefault="002371CF"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0464" behindDoc="0" locked="0" layoutInCell="1" allowOverlap="1" wp14:anchorId="4FDEFE9C" wp14:editId="5AC4AFA6">
                <wp:simplePos x="0" y="0"/>
                <wp:positionH relativeFrom="column">
                  <wp:posOffset>3428761</wp:posOffset>
                </wp:positionH>
                <wp:positionV relativeFrom="paragraph">
                  <wp:posOffset>1913</wp:posOffset>
                </wp:positionV>
                <wp:extent cx="2951018" cy="2743167"/>
                <wp:effectExtent l="0" t="0" r="1905" b="635"/>
                <wp:wrapNone/>
                <wp:docPr id="685555622" name="Zone de texte 112"/>
                <wp:cNvGraphicFramePr/>
                <a:graphic xmlns:a="http://schemas.openxmlformats.org/drawingml/2006/main">
                  <a:graphicData uri="http://schemas.microsoft.com/office/word/2010/wordprocessingShape">
                    <wps:wsp>
                      <wps:cNvSpPr txBox="1"/>
                      <wps:spPr>
                        <a:xfrm>
                          <a:off x="0" y="0"/>
                          <a:ext cx="2951018" cy="2743167"/>
                        </a:xfrm>
                        <a:prstGeom prst="rect">
                          <a:avLst/>
                        </a:prstGeom>
                        <a:solidFill>
                          <a:schemeClr val="lt1"/>
                        </a:solidFill>
                        <a:ln w="6350">
                          <a:noFill/>
                        </a:ln>
                      </wps:spPr>
                      <wps:txbx>
                        <w:txbxContent>
                          <w:p w14:paraId="275D4D69" w14:textId="77777777" w:rsidR="00AF5AA6" w:rsidRDefault="00AF5AA6" w:rsidP="002371CF">
                            <w:pPr>
                              <w:keepNext/>
                              <w:jc w:val="center"/>
                            </w:pPr>
                            <w:r>
                              <w:rPr>
                                <w:noProof/>
                                <w:lang w:eastAsia="ja-JP"/>
                              </w:rPr>
                              <w:drawing>
                                <wp:inline distT="0" distB="0" distL="0" distR="0" wp14:anchorId="14070798" wp14:editId="7767947D">
                                  <wp:extent cx="2760980" cy="1858488"/>
                                  <wp:effectExtent l="0" t="0" r="1270" b="8890"/>
                                  <wp:docPr id="468720464" name="Image 10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6198" name="Image 108" descr="Une image contenant texte, capture d’écran, logiciel&#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2776994" cy="1869268"/>
                                          </a:xfrm>
                                          <a:prstGeom prst="rect">
                                            <a:avLst/>
                                          </a:prstGeom>
                                        </pic:spPr>
                                      </pic:pic>
                                    </a:graphicData>
                                  </a:graphic>
                                </wp:inline>
                              </w:drawing>
                            </w:r>
                          </w:p>
                          <w:p w14:paraId="416F6F37" w14:textId="32E68167" w:rsidR="00AF5AA6" w:rsidRDefault="00AF5AA6" w:rsidP="002371CF">
                            <w:pPr>
                              <w:pStyle w:val="Lgende"/>
                              <w:jc w:val="center"/>
                            </w:pPr>
                            <w:bookmarkStart w:id="695" w:name="_Toc182399194"/>
                            <w:r>
                              <w:t xml:space="preserve">Figure </w:t>
                            </w:r>
                            <w:fldSimple w:instr=" SEQ Figure \* ARABIC ">
                              <w:r w:rsidR="00AC68CA">
                                <w:rPr>
                                  <w:noProof/>
                                </w:rPr>
                                <w:t>18</w:t>
                              </w:r>
                            </w:fldSimple>
                            <w:r>
                              <w:t>. Code de création de la table user</w:t>
                            </w:r>
                            <w:bookmarkEnd w:id="695"/>
                          </w:p>
                          <w:p w14:paraId="05B54B4C" w14:textId="617A2EAB" w:rsidR="00AF5AA6" w:rsidRDefault="00AF5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DEFE9C" id="Zone de texte 112" o:spid="_x0000_s1109" type="#_x0000_t202" style="position:absolute;left:0;text-align:left;margin-left:270pt;margin-top:.15pt;width:232.35pt;height:3in;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" fillcolor="white [3201]" stroked="f" strokeweight=".5pt">
                <v:textbox>
                  <w:txbxContent>
                    <w:p w14:paraId="275D4D69" w14:textId="77777777" w:rsidR="00AF5AA6" w:rsidRDefault="00AF5AA6" w:rsidP="002371CF">
                      <w:pPr>
                        <w:keepNext/>
                        <w:jc w:val="center"/>
                      </w:pPr>
                      <w:r>
                        <w:rPr>
                          <w:noProof/>
                          <w:lang w:eastAsia="ja-JP"/>
                        </w:rPr>
                        <w:drawing>
                          <wp:inline distT="0" distB="0" distL="0" distR="0" wp14:anchorId="14070798" wp14:editId="7767947D">
                            <wp:extent cx="2760980" cy="1858488"/>
                            <wp:effectExtent l="0" t="0" r="1270" b="8890"/>
                            <wp:docPr id="468720464" name="Image 108"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6198" name="Image 108" descr="Une image contenant texte, capture d’écran, logiciel&#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2776994" cy="1869268"/>
                                    </a:xfrm>
                                    <a:prstGeom prst="rect">
                                      <a:avLst/>
                                    </a:prstGeom>
                                  </pic:spPr>
                                </pic:pic>
                              </a:graphicData>
                            </a:graphic>
                          </wp:inline>
                        </w:drawing>
                      </w:r>
                    </w:p>
                    <w:p w14:paraId="416F6F37" w14:textId="32E68167" w:rsidR="00AF5AA6" w:rsidRDefault="00AF5AA6" w:rsidP="002371CF">
                      <w:pPr>
                        <w:pStyle w:val="Lgende"/>
                        <w:jc w:val="center"/>
                      </w:pPr>
                      <w:bookmarkStart w:id="696" w:name="_Toc182399194"/>
                      <w:r>
                        <w:t xml:space="preserve">Figure </w:t>
                      </w:r>
                      <w:fldSimple w:instr=" SEQ Figure \* ARABIC ">
                        <w:r w:rsidR="00AC68CA">
                          <w:rPr>
                            <w:noProof/>
                          </w:rPr>
                          <w:t>18</w:t>
                        </w:r>
                      </w:fldSimple>
                      <w:r>
                        <w:t>. Code de création de la table user</w:t>
                      </w:r>
                      <w:bookmarkEnd w:id="696"/>
                    </w:p>
                    <w:p w14:paraId="05B54B4C" w14:textId="617A2EAB" w:rsidR="00AF5AA6" w:rsidRDefault="00AF5AA6"/>
                  </w:txbxContent>
                </v:textbox>
              </v:shape>
            </w:pict>
          </mc:Fallback>
        </mc:AlternateContent>
      </w:r>
    </w:p>
    <w:p w14:paraId="26998ED9" w14:textId="1A8A7B8F" w:rsidR="007F6BD6" w:rsidRPr="00175291" w:rsidRDefault="007F6BD6" w:rsidP="00175291">
      <w:pPr>
        <w:spacing w:line="360" w:lineRule="auto"/>
        <w:jc w:val="both"/>
        <w:rPr>
          <w:rFonts w:ascii="Times New Roman" w:hAnsi="Times New Roman" w:cs="Times New Roman"/>
          <w:sz w:val="24"/>
          <w:szCs w:val="24"/>
          <w:lang w:eastAsia="ja-JP"/>
        </w:rPr>
      </w:pPr>
    </w:p>
    <w:p w14:paraId="4F92BA7E" w14:textId="77777777" w:rsidR="007F6BD6" w:rsidRPr="00175291" w:rsidRDefault="007F6BD6" w:rsidP="00175291">
      <w:pPr>
        <w:spacing w:line="360" w:lineRule="auto"/>
        <w:jc w:val="both"/>
        <w:rPr>
          <w:rFonts w:ascii="Times New Roman" w:hAnsi="Times New Roman" w:cs="Times New Roman"/>
          <w:sz w:val="24"/>
          <w:szCs w:val="24"/>
          <w:lang w:eastAsia="ja-JP"/>
        </w:rPr>
      </w:pPr>
    </w:p>
    <w:p w14:paraId="3D9A613A" w14:textId="2114DDA2" w:rsidR="007F6BD6" w:rsidRPr="00175291" w:rsidRDefault="007F6BD6" w:rsidP="00175291">
      <w:pPr>
        <w:spacing w:line="360" w:lineRule="auto"/>
        <w:jc w:val="both"/>
        <w:rPr>
          <w:rFonts w:ascii="Times New Roman" w:hAnsi="Times New Roman" w:cs="Times New Roman"/>
          <w:sz w:val="24"/>
          <w:szCs w:val="24"/>
          <w:lang w:eastAsia="ja-JP"/>
        </w:rPr>
      </w:pPr>
    </w:p>
    <w:p w14:paraId="5A9FCF55" w14:textId="2C68128B" w:rsidR="007F6BD6" w:rsidRPr="00175291" w:rsidRDefault="007F6BD6" w:rsidP="00175291">
      <w:pPr>
        <w:spacing w:line="360" w:lineRule="auto"/>
        <w:jc w:val="both"/>
        <w:rPr>
          <w:rFonts w:ascii="Times New Roman" w:hAnsi="Times New Roman" w:cs="Times New Roman"/>
          <w:sz w:val="24"/>
          <w:szCs w:val="24"/>
          <w:lang w:eastAsia="ja-JP"/>
        </w:rPr>
      </w:pPr>
    </w:p>
    <w:p w14:paraId="57BEBE94" w14:textId="43D3EDAE" w:rsidR="007F6BD6" w:rsidRPr="00175291" w:rsidRDefault="007F6BD6" w:rsidP="00175291">
      <w:pPr>
        <w:spacing w:line="360" w:lineRule="auto"/>
        <w:jc w:val="both"/>
        <w:rPr>
          <w:rFonts w:ascii="Times New Roman" w:hAnsi="Times New Roman" w:cs="Times New Roman"/>
          <w:sz w:val="24"/>
          <w:szCs w:val="24"/>
          <w:lang w:eastAsia="ja-JP"/>
        </w:rPr>
      </w:pPr>
    </w:p>
    <w:p w14:paraId="24CDEF84" w14:textId="350F0D3F" w:rsidR="007F6BD6" w:rsidRPr="00175291" w:rsidRDefault="007F6BD6" w:rsidP="00175291">
      <w:pPr>
        <w:spacing w:line="360" w:lineRule="auto"/>
        <w:jc w:val="both"/>
        <w:rPr>
          <w:rFonts w:ascii="Times New Roman" w:hAnsi="Times New Roman" w:cs="Times New Roman"/>
          <w:sz w:val="24"/>
          <w:szCs w:val="24"/>
          <w:lang w:eastAsia="ja-JP"/>
        </w:rPr>
      </w:pPr>
    </w:p>
    <w:p w14:paraId="0935994A" w14:textId="5E16ABCB" w:rsidR="007F6BD6" w:rsidRPr="00175291" w:rsidRDefault="007F6BD6" w:rsidP="00175291">
      <w:pPr>
        <w:spacing w:line="360" w:lineRule="auto"/>
        <w:jc w:val="both"/>
        <w:rPr>
          <w:rFonts w:ascii="Times New Roman" w:hAnsi="Times New Roman" w:cs="Times New Roman"/>
          <w:sz w:val="24"/>
          <w:szCs w:val="24"/>
          <w:lang w:eastAsia="ja-JP"/>
        </w:rPr>
      </w:pPr>
    </w:p>
    <w:p w14:paraId="7109C3F8" w14:textId="0929F931" w:rsidR="007F6BD6" w:rsidRPr="00175291" w:rsidRDefault="003249E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2512" behindDoc="0" locked="0" layoutInCell="1" allowOverlap="1" wp14:anchorId="3C9F3D81" wp14:editId="415BAA0C">
                <wp:simplePos x="0" y="0"/>
                <wp:positionH relativeFrom="column">
                  <wp:posOffset>3291535</wp:posOffset>
                </wp:positionH>
                <wp:positionV relativeFrom="paragraph">
                  <wp:posOffset>2350</wp:posOffset>
                </wp:positionV>
                <wp:extent cx="3087584" cy="3800104"/>
                <wp:effectExtent l="0" t="0" r="0" b="0"/>
                <wp:wrapNone/>
                <wp:docPr id="1164504717" name="Zone de texte 115"/>
                <wp:cNvGraphicFramePr/>
                <a:graphic xmlns:a="http://schemas.openxmlformats.org/drawingml/2006/main">
                  <a:graphicData uri="http://schemas.microsoft.com/office/word/2010/wordprocessingShape">
                    <wps:wsp>
                      <wps:cNvSpPr txBox="1"/>
                      <wps:spPr>
                        <a:xfrm>
                          <a:off x="0" y="0"/>
                          <a:ext cx="3087584" cy="3800104"/>
                        </a:xfrm>
                        <a:prstGeom prst="rect">
                          <a:avLst/>
                        </a:prstGeom>
                        <a:solidFill>
                          <a:schemeClr val="lt1"/>
                        </a:solidFill>
                        <a:ln w="6350">
                          <a:noFill/>
                        </a:ln>
                      </wps:spPr>
                      <wps:txbx>
                        <w:txbxContent>
                          <w:p w14:paraId="6A18E95A" w14:textId="77777777" w:rsidR="00AF5AA6" w:rsidRDefault="00AF5AA6" w:rsidP="003249E6">
                            <w:pPr>
                              <w:keepNext/>
                              <w:jc w:val="center"/>
                            </w:pPr>
                            <w:r>
                              <w:rPr>
                                <w:noProof/>
                              </w:rPr>
                              <w:drawing>
                                <wp:inline distT="0" distB="0" distL="0" distR="0" wp14:anchorId="42062ADC" wp14:editId="2318355F">
                                  <wp:extent cx="2581275" cy="3138170"/>
                                  <wp:effectExtent l="0" t="0" r="9525" b="5080"/>
                                  <wp:docPr id="809342821" name="Image 116"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6974" name="Image 116" descr="Une image contenant texte, capture d’écran, logiciel&#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2581275" cy="3138170"/>
                                          </a:xfrm>
                                          <a:prstGeom prst="rect">
                                            <a:avLst/>
                                          </a:prstGeom>
                                        </pic:spPr>
                                      </pic:pic>
                                    </a:graphicData>
                                  </a:graphic>
                                </wp:inline>
                              </w:drawing>
                            </w:r>
                          </w:p>
                          <w:p w14:paraId="58BD1ED3" w14:textId="6DE6C523" w:rsidR="00AF5AA6" w:rsidRDefault="00AF5AA6" w:rsidP="003249E6">
                            <w:pPr>
                              <w:pStyle w:val="Lgende"/>
                              <w:jc w:val="center"/>
                            </w:pPr>
                            <w:bookmarkStart w:id="697" w:name="_Toc182399195"/>
                            <w:r>
                              <w:t xml:space="preserve">Figure </w:t>
                            </w:r>
                            <w:fldSimple w:instr=" SEQ Figure \* ARABIC ">
                              <w:r w:rsidR="00AC68CA">
                                <w:rPr>
                                  <w:noProof/>
                                </w:rPr>
                                <w:t>19</w:t>
                              </w:r>
                            </w:fldSimple>
                            <w:r>
                              <w:t>. Code de création des tables habilitation projet et habilitation intercontrat</w:t>
                            </w:r>
                            <w:bookmarkEnd w:id="697"/>
                          </w:p>
                          <w:p w14:paraId="65E7FCF5" w14:textId="5617CCCE" w:rsidR="00AF5AA6" w:rsidRDefault="00AF5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9F3D81" id="Zone de texte 115" o:spid="_x0000_s1110" type="#_x0000_t202" style="position:absolute;left:0;text-align:left;margin-left:259.2pt;margin-top:.2pt;width:243.1pt;height:299.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" fillcolor="white [3201]" stroked="f" strokeweight=".5pt">
                <v:textbox>
                  <w:txbxContent>
                    <w:p w14:paraId="6A18E95A" w14:textId="77777777" w:rsidR="00AF5AA6" w:rsidRDefault="00AF5AA6" w:rsidP="003249E6">
                      <w:pPr>
                        <w:keepNext/>
                        <w:jc w:val="center"/>
                      </w:pPr>
                      <w:r>
                        <w:rPr>
                          <w:noProof/>
                        </w:rPr>
                        <w:drawing>
                          <wp:inline distT="0" distB="0" distL="0" distR="0" wp14:anchorId="42062ADC" wp14:editId="2318355F">
                            <wp:extent cx="2581275" cy="3138170"/>
                            <wp:effectExtent l="0" t="0" r="9525" b="5080"/>
                            <wp:docPr id="809342821" name="Image 116"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6974" name="Image 116" descr="Une image contenant texte, capture d’écran, logiciel&#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2581275" cy="3138170"/>
                                    </a:xfrm>
                                    <a:prstGeom prst="rect">
                                      <a:avLst/>
                                    </a:prstGeom>
                                  </pic:spPr>
                                </pic:pic>
                              </a:graphicData>
                            </a:graphic>
                          </wp:inline>
                        </w:drawing>
                      </w:r>
                    </w:p>
                    <w:p w14:paraId="58BD1ED3" w14:textId="6DE6C523" w:rsidR="00AF5AA6" w:rsidRDefault="00AF5AA6" w:rsidP="003249E6">
                      <w:pPr>
                        <w:pStyle w:val="Lgende"/>
                        <w:jc w:val="center"/>
                      </w:pPr>
                      <w:bookmarkStart w:id="698" w:name="_Toc182399195"/>
                      <w:r>
                        <w:t xml:space="preserve">Figure </w:t>
                      </w:r>
                      <w:fldSimple w:instr=" SEQ Figure \* ARABIC ">
                        <w:r w:rsidR="00AC68CA">
                          <w:rPr>
                            <w:noProof/>
                          </w:rPr>
                          <w:t>19</w:t>
                        </w:r>
                      </w:fldSimple>
                      <w:r>
                        <w:t>. Code de création des tables habilitation projet et habilitation intercontrat</w:t>
                      </w:r>
                      <w:bookmarkEnd w:id="698"/>
                    </w:p>
                    <w:p w14:paraId="65E7FCF5" w14:textId="5617CCCE" w:rsidR="00AF5AA6" w:rsidRDefault="00AF5AA6"/>
                  </w:txbxContent>
                </v:textbox>
              </v:shape>
            </w:pict>
          </mc:Fallback>
        </mc:AlternateContent>
      </w:r>
    </w:p>
    <w:p w14:paraId="0EEB03D3" w14:textId="02F19691" w:rsidR="007F6BD6" w:rsidRPr="00175291" w:rsidRDefault="003249E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1488" behindDoc="0" locked="0" layoutInCell="1" allowOverlap="1" wp14:anchorId="29ED8AF4" wp14:editId="71133BEB">
                <wp:simplePos x="0" y="0"/>
                <wp:positionH relativeFrom="column">
                  <wp:posOffset>26480</wp:posOffset>
                </wp:positionH>
                <wp:positionV relativeFrom="paragraph">
                  <wp:posOffset>222134</wp:posOffset>
                </wp:positionV>
                <wp:extent cx="3069772" cy="3283527"/>
                <wp:effectExtent l="0" t="0" r="0" b="0"/>
                <wp:wrapNone/>
                <wp:docPr id="1040230405" name="Zone de texte 113"/>
                <wp:cNvGraphicFramePr/>
                <a:graphic xmlns:a="http://schemas.openxmlformats.org/drawingml/2006/main">
                  <a:graphicData uri="http://schemas.microsoft.com/office/word/2010/wordprocessingShape">
                    <wps:wsp>
                      <wps:cNvSpPr txBox="1"/>
                      <wps:spPr>
                        <a:xfrm>
                          <a:off x="0" y="0"/>
                          <a:ext cx="3069772" cy="3283527"/>
                        </a:xfrm>
                        <a:prstGeom prst="rect">
                          <a:avLst/>
                        </a:prstGeom>
                        <a:solidFill>
                          <a:schemeClr val="lt1"/>
                        </a:solidFill>
                        <a:ln w="6350">
                          <a:noFill/>
                        </a:ln>
                      </wps:spPr>
                      <wps:txbx>
                        <w:txbxContent>
                          <w:p w14:paraId="23E06D19" w14:textId="77777777" w:rsidR="00AF5AA6" w:rsidRDefault="00AF5AA6" w:rsidP="003249E6">
                            <w:pPr>
                              <w:keepNext/>
                            </w:pPr>
                            <w:r>
                              <w:rPr>
                                <w:noProof/>
                              </w:rPr>
                              <w:drawing>
                                <wp:inline distT="0" distB="0" distL="0" distR="0" wp14:anchorId="52A650E7" wp14:editId="7D594B51">
                                  <wp:extent cx="2821477" cy="2772888"/>
                                  <wp:effectExtent l="0" t="0" r="0" b="8890"/>
                                  <wp:docPr id="132414669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0973" name="Image 1779650973"/>
                                          <pic:cNvPicPr/>
                                        </pic:nvPicPr>
                                        <pic:blipFill>
                                          <a:blip r:embed="rId34">
                                            <a:extLst>
                                              <a:ext uri="{28A0092B-C50C-407E-A947-70E740481C1C}">
                                                <a14:useLocalDpi xmlns:a14="http://schemas.microsoft.com/office/drawing/2010/main" val="0"/>
                                              </a:ext>
                                            </a:extLst>
                                          </a:blip>
                                          <a:stretch>
                                            <a:fillRect/>
                                          </a:stretch>
                                        </pic:blipFill>
                                        <pic:spPr>
                                          <a:xfrm>
                                            <a:off x="0" y="0"/>
                                            <a:ext cx="2822768" cy="2774157"/>
                                          </a:xfrm>
                                          <a:prstGeom prst="rect">
                                            <a:avLst/>
                                          </a:prstGeom>
                                        </pic:spPr>
                                      </pic:pic>
                                    </a:graphicData>
                                  </a:graphic>
                                </wp:inline>
                              </w:drawing>
                            </w:r>
                          </w:p>
                          <w:p w14:paraId="73C61452" w14:textId="6AE2BB29" w:rsidR="00AF5AA6" w:rsidRDefault="00AF5AA6" w:rsidP="003249E6">
                            <w:pPr>
                              <w:pStyle w:val="Lgende"/>
                              <w:jc w:val="center"/>
                            </w:pPr>
                            <w:bookmarkStart w:id="699" w:name="_Toc182399196"/>
                            <w:r>
                              <w:t xml:space="preserve">Figure </w:t>
                            </w:r>
                            <w:fldSimple w:instr=" SEQ Figure \* ARABIC ">
                              <w:r w:rsidR="00AC68CA">
                                <w:rPr>
                                  <w:noProof/>
                                </w:rPr>
                                <w:t>20</w:t>
                              </w:r>
                            </w:fldSimple>
                            <w:r>
                              <w:t>. Code de création des tables habilitation et habilitation admin</w:t>
                            </w:r>
                            <w:bookmarkEnd w:id="699"/>
                          </w:p>
                          <w:p w14:paraId="60905002" w14:textId="22C2BD2F" w:rsidR="00AF5AA6" w:rsidRDefault="00AF5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D8AF4" id="Zone de texte 113" o:spid="_x0000_s1111" type="#_x0000_t202" style="position:absolute;left:0;text-align:left;margin-left:2.1pt;margin-top:17.5pt;width:241.7pt;height:258.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" fillcolor="white [3201]" stroked="f" strokeweight=".5pt">
                <v:textbox>
                  <w:txbxContent>
                    <w:p w14:paraId="23E06D19" w14:textId="77777777" w:rsidR="00AF5AA6" w:rsidRDefault="00AF5AA6" w:rsidP="003249E6">
                      <w:pPr>
                        <w:keepNext/>
                      </w:pPr>
                      <w:r>
                        <w:rPr>
                          <w:noProof/>
                        </w:rPr>
                        <w:drawing>
                          <wp:inline distT="0" distB="0" distL="0" distR="0" wp14:anchorId="52A650E7" wp14:editId="7D594B51">
                            <wp:extent cx="2821477" cy="2772888"/>
                            <wp:effectExtent l="0" t="0" r="0" b="8890"/>
                            <wp:docPr id="132414669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0973" name="Image 1779650973"/>
                                    <pic:cNvPicPr/>
                                  </pic:nvPicPr>
                                  <pic:blipFill>
                                    <a:blip r:embed="rId34">
                                      <a:extLst>
                                        <a:ext uri="{28A0092B-C50C-407E-A947-70E740481C1C}">
                                          <a14:useLocalDpi xmlns:a14="http://schemas.microsoft.com/office/drawing/2010/main" val="0"/>
                                        </a:ext>
                                      </a:extLst>
                                    </a:blip>
                                    <a:stretch>
                                      <a:fillRect/>
                                    </a:stretch>
                                  </pic:blipFill>
                                  <pic:spPr>
                                    <a:xfrm>
                                      <a:off x="0" y="0"/>
                                      <a:ext cx="2822768" cy="2774157"/>
                                    </a:xfrm>
                                    <a:prstGeom prst="rect">
                                      <a:avLst/>
                                    </a:prstGeom>
                                  </pic:spPr>
                                </pic:pic>
                              </a:graphicData>
                            </a:graphic>
                          </wp:inline>
                        </w:drawing>
                      </w:r>
                    </w:p>
                    <w:p w14:paraId="73C61452" w14:textId="6AE2BB29" w:rsidR="00AF5AA6" w:rsidRDefault="00AF5AA6" w:rsidP="003249E6">
                      <w:pPr>
                        <w:pStyle w:val="Lgende"/>
                        <w:jc w:val="center"/>
                      </w:pPr>
                      <w:bookmarkStart w:id="700" w:name="_Toc182399196"/>
                      <w:r>
                        <w:t xml:space="preserve">Figure </w:t>
                      </w:r>
                      <w:fldSimple w:instr=" SEQ Figure \* ARABIC ">
                        <w:r w:rsidR="00AC68CA">
                          <w:rPr>
                            <w:noProof/>
                          </w:rPr>
                          <w:t>20</w:t>
                        </w:r>
                      </w:fldSimple>
                      <w:r>
                        <w:t>. Code de création des tables habilitation et habilitation admin</w:t>
                      </w:r>
                      <w:bookmarkEnd w:id="700"/>
                    </w:p>
                    <w:p w14:paraId="60905002" w14:textId="22C2BD2F" w:rsidR="00AF5AA6" w:rsidRDefault="00AF5AA6"/>
                  </w:txbxContent>
                </v:textbox>
              </v:shape>
            </w:pict>
          </mc:Fallback>
        </mc:AlternateContent>
      </w:r>
    </w:p>
    <w:p w14:paraId="7A84D7F6" w14:textId="72A9FDFB" w:rsidR="007F6BD6" w:rsidRPr="00175291" w:rsidRDefault="007F6BD6" w:rsidP="00175291">
      <w:pPr>
        <w:spacing w:line="360" w:lineRule="auto"/>
        <w:jc w:val="both"/>
        <w:rPr>
          <w:rFonts w:ascii="Times New Roman" w:hAnsi="Times New Roman" w:cs="Times New Roman"/>
          <w:sz w:val="24"/>
          <w:szCs w:val="24"/>
          <w:lang w:eastAsia="ja-JP"/>
        </w:rPr>
      </w:pPr>
    </w:p>
    <w:p w14:paraId="23F17BC0"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6B3F344B"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7F7BFF46"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2FC79A88"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5F5482F3"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59A31BD9"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7A5900B7"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409A6E16" w14:textId="720E88DC" w:rsidR="003249E6" w:rsidRPr="00175291" w:rsidRDefault="00AF5AA6"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noProof/>
          <w:sz w:val="24"/>
          <w:szCs w:val="24"/>
          <w:lang w:eastAsia="ja-JP"/>
        </w:rPr>
        <w:lastRenderedPageBreak/>
        <mc:AlternateContent>
          <mc:Choice Requires="wps">
            <w:drawing>
              <wp:anchor distT="0" distB="0" distL="114300" distR="114300" simplePos="0" relativeHeight="251714560" behindDoc="0" locked="0" layoutInCell="1" allowOverlap="1" wp14:anchorId="5245292D" wp14:editId="7A920118">
                <wp:simplePos x="0" y="0"/>
                <wp:positionH relativeFrom="column">
                  <wp:posOffset>3046095</wp:posOffset>
                </wp:positionH>
                <wp:positionV relativeFrom="paragraph">
                  <wp:posOffset>-527050</wp:posOffset>
                </wp:positionV>
                <wp:extent cx="3348273" cy="2571008"/>
                <wp:effectExtent l="0" t="0" r="5080" b="0"/>
                <wp:wrapNone/>
                <wp:docPr id="800787305" name="Zone de texte 119"/>
                <wp:cNvGraphicFramePr/>
                <a:graphic xmlns:a="http://schemas.openxmlformats.org/drawingml/2006/main">
                  <a:graphicData uri="http://schemas.microsoft.com/office/word/2010/wordprocessingShape">
                    <wps:wsp>
                      <wps:cNvSpPr txBox="1"/>
                      <wps:spPr>
                        <a:xfrm>
                          <a:off x="0" y="0"/>
                          <a:ext cx="3348273" cy="2571008"/>
                        </a:xfrm>
                        <a:prstGeom prst="rect">
                          <a:avLst/>
                        </a:prstGeom>
                        <a:solidFill>
                          <a:schemeClr val="lt1"/>
                        </a:solidFill>
                        <a:ln w="6350">
                          <a:noFill/>
                        </a:ln>
                      </wps:spPr>
                      <wps:txbx>
                        <w:txbxContent>
                          <w:p w14:paraId="04F17389" w14:textId="77777777" w:rsidR="00AF5AA6" w:rsidRDefault="00AF5AA6" w:rsidP="003249E6">
                            <w:pPr>
                              <w:keepNext/>
                              <w:jc w:val="center"/>
                            </w:pPr>
                            <w:r>
                              <w:rPr>
                                <w:noProof/>
                              </w:rPr>
                              <w:drawing>
                                <wp:inline distT="0" distB="0" distL="0" distR="0" wp14:anchorId="28F893BD" wp14:editId="03DC20B1">
                                  <wp:extent cx="2974975" cy="2108835"/>
                                  <wp:effectExtent l="0" t="0" r="0" b="5715"/>
                                  <wp:docPr id="872712127" name="Image 120" descr="Une image contenant texte, Appareils électroniques,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0094" name="Image 120" descr="Une image contenant texte, Appareils électroniques, capture d’écran, logiciel"/>
                                          <pic:cNvPicPr/>
                                        </pic:nvPicPr>
                                        <pic:blipFill>
                                          <a:blip r:embed="rId35">
                                            <a:extLst>
                                              <a:ext uri="{28A0092B-C50C-407E-A947-70E740481C1C}">
                                                <a14:useLocalDpi xmlns:a14="http://schemas.microsoft.com/office/drawing/2010/main" val="0"/>
                                              </a:ext>
                                            </a:extLst>
                                          </a:blip>
                                          <a:stretch>
                                            <a:fillRect/>
                                          </a:stretch>
                                        </pic:blipFill>
                                        <pic:spPr>
                                          <a:xfrm>
                                            <a:off x="0" y="0"/>
                                            <a:ext cx="2974975" cy="2108835"/>
                                          </a:xfrm>
                                          <a:prstGeom prst="rect">
                                            <a:avLst/>
                                          </a:prstGeom>
                                        </pic:spPr>
                                      </pic:pic>
                                    </a:graphicData>
                                  </a:graphic>
                                </wp:inline>
                              </w:drawing>
                            </w:r>
                          </w:p>
                          <w:p w14:paraId="3DE9FC1A" w14:textId="240B9BE8" w:rsidR="00AF5AA6" w:rsidRDefault="00AF5AA6" w:rsidP="003249E6">
                            <w:pPr>
                              <w:pStyle w:val="Lgende"/>
                              <w:jc w:val="center"/>
                            </w:pPr>
                            <w:bookmarkStart w:id="701" w:name="_Toc182399197"/>
                            <w:r>
                              <w:t xml:space="preserve">Figure </w:t>
                            </w:r>
                            <w:fldSimple w:instr=" SEQ Figure \* ARABIC ">
                              <w:r w:rsidR="00AC68CA">
                                <w:rPr>
                                  <w:noProof/>
                                </w:rPr>
                                <w:t>21</w:t>
                              </w:r>
                            </w:fldSimple>
                            <w:r>
                              <w:t>. Code de création de la table audit</w:t>
                            </w:r>
                            <w:bookmarkEnd w:id="701"/>
                          </w:p>
                          <w:p w14:paraId="34485EC3" w14:textId="5D724C99" w:rsidR="00AF5AA6" w:rsidRDefault="00AF5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5292D" id="Zone de texte 119" o:spid="_x0000_s1112" type="#_x0000_t202" style="position:absolute;left:0;text-align:left;margin-left:239.85pt;margin-top:-41.5pt;width:263.65pt;height:202.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" fillcolor="white [3201]" stroked="f" strokeweight=".5pt">
                <v:textbox>
                  <w:txbxContent>
                    <w:p w14:paraId="04F17389" w14:textId="77777777" w:rsidR="00AF5AA6" w:rsidRDefault="00AF5AA6" w:rsidP="003249E6">
                      <w:pPr>
                        <w:keepNext/>
                        <w:jc w:val="center"/>
                      </w:pPr>
                      <w:r>
                        <w:rPr>
                          <w:noProof/>
                        </w:rPr>
                        <w:drawing>
                          <wp:inline distT="0" distB="0" distL="0" distR="0" wp14:anchorId="28F893BD" wp14:editId="03DC20B1">
                            <wp:extent cx="2974975" cy="2108835"/>
                            <wp:effectExtent l="0" t="0" r="0" b="5715"/>
                            <wp:docPr id="872712127" name="Image 120" descr="Une image contenant texte, Appareils électroniques,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0094" name="Image 120" descr="Une image contenant texte, Appareils électroniques, capture d’écran, logiciel"/>
                                    <pic:cNvPicPr/>
                                  </pic:nvPicPr>
                                  <pic:blipFill>
                                    <a:blip r:embed="rId35">
                                      <a:extLst>
                                        <a:ext uri="{28A0092B-C50C-407E-A947-70E740481C1C}">
                                          <a14:useLocalDpi xmlns:a14="http://schemas.microsoft.com/office/drawing/2010/main" val="0"/>
                                        </a:ext>
                                      </a:extLst>
                                    </a:blip>
                                    <a:stretch>
                                      <a:fillRect/>
                                    </a:stretch>
                                  </pic:blipFill>
                                  <pic:spPr>
                                    <a:xfrm>
                                      <a:off x="0" y="0"/>
                                      <a:ext cx="2974975" cy="2108835"/>
                                    </a:xfrm>
                                    <a:prstGeom prst="rect">
                                      <a:avLst/>
                                    </a:prstGeom>
                                  </pic:spPr>
                                </pic:pic>
                              </a:graphicData>
                            </a:graphic>
                          </wp:inline>
                        </w:drawing>
                      </w:r>
                    </w:p>
                    <w:p w14:paraId="3DE9FC1A" w14:textId="240B9BE8" w:rsidR="00AF5AA6" w:rsidRDefault="00AF5AA6" w:rsidP="003249E6">
                      <w:pPr>
                        <w:pStyle w:val="Lgende"/>
                        <w:jc w:val="center"/>
                      </w:pPr>
                      <w:bookmarkStart w:id="702" w:name="_Toc182399197"/>
                      <w:r>
                        <w:t xml:space="preserve">Figure </w:t>
                      </w:r>
                      <w:fldSimple w:instr=" SEQ Figure \* ARABIC ">
                        <w:r w:rsidR="00AC68CA">
                          <w:rPr>
                            <w:noProof/>
                          </w:rPr>
                          <w:t>21</w:t>
                        </w:r>
                      </w:fldSimple>
                      <w:r>
                        <w:t>. Code de création de la table audit</w:t>
                      </w:r>
                      <w:bookmarkEnd w:id="702"/>
                    </w:p>
                    <w:p w14:paraId="34485EC3" w14:textId="5D724C99" w:rsidR="00AF5AA6" w:rsidRDefault="00AF5AA6"/>
                  </w:txbxContent>
                </v:textbox>
              </v:shape>
            </w:pict>
          </mc:Fallback>
        </mc:AlternateContent>
      </w:r>
      <w:r w:rsidRPr="00175291">
        <w:rPr>
          <w:rFonts w:ascii="Times New Roman" w:hAnsi="Times New Roman" w:cs="Times New Roman"/>
          <w:noProof/>
          <w:sz w:val="24"/>
          <w:szCs w:val="24"/>
          <w:lang w:eastAsia="ja-JP"/>
        </w:rPr>
        <mc:AlternateContent>
          <mc:Choice Requires="wps">
            <w:drawing>
              <wp:anchor distT="0" distB="0" distL="114300" distR="114300" simplePos="0" relativeHeight="251713536" behindDoc="0" locked="0" layoutInCell="1" allowOverlap="1" wp14:anchorId="5ECEE0AE" wp14:editId="052C90F1">
                <wp:simplePos x="0" y="0"/>
                <wp:positionH relativeFrom="column">
                  <wp:posOffset>-371263</wp:posOffset>
                </wp:positionH>
                <wp:positionV relativeFrom="paragraph">
                  <wp:posOffset>-578697</wp:posOffset>
                </wp:positionV>
                <wp:extent cx="3313216" cy="2695575"/>
                <wp:effectExtent l="0" t="0" r="1905" b="9525"/>
                <wp:wrapNone/>
                <wp:docPr id="1424025233" name="Zone de texte 117"/>
                <wp:cNvGraphicFramePr/>
                <a:graphic xmlns:a="http://schemas.openxmlformats.org/drawingml/2006/main">
                  <a:graphicData uri="http://schemas.microsoft.com/office/word/2010/wordprocessingShape">
                    <wps:wsp>
                      <wps:cNvSpPr txBox="1"/>
                      <wps:spPr>
                        <a:xfrm>
                          <a:off x="0" y="0"/>
                          <a:ext cx="3313216" cy="2695575"/>
                        </a:xfrm>
                        <a:prstGeom prst="rect">
                          <a:avLst/>
                        </a:prstGeom>
                        <a:solidFill>
                          <a:schemeClr val="lt1"/>
                        </a:solidFill>
                        <a:ln w="6350">
                          <a:noFill/>
                        </a:ln>
                      </wps:spPr>
                      <wps:txbx>
                        <w:txbxContent>
                          <w:p w14:paraId="6E668DB1" w14:textId="77777777" w:rsidR="00AF5AA6" w:rsidRDefault="00AF5AA6" w:rsidP="003249E6">
                            <w:pPr>
                              <w:keepNext/>
                              <w:jc w:val="center"/>
                            </w:pPr>
                            <w:r>
                              <w:rPr>
                                <w:noProof/>
                              </w:rPr>
                              <w:drawing>
                                <wp:inline distT="0" distB="0" distL="0" distR="0" wp14:anchorId="4874BACB" wp14:editId="57682A5E">
                                  <wp:extent cx="2987040" cy="2283460"/>
                                  <wp:effectExtent l="0" t="0" r="3810" b="2540"/>
                                  <wp:docPr id="102796404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6172" name="Image 1705246172"/>
                                          <pic:cNvPicPr/>
                                        </pic:nvPicPr>
                                        <pic:blipFill>
                                          <a:blip r:embed="rId36">
                                            <a:extLst>
                                              <a:ext uri="{28A0092B-C50C-407E-A947-70E740481C1C}">
                                                <a14:useLocalDpi xmlns:a14="http://schemas.microsoft.com/office/drawing/2010/main" val="0"/>
                                              </a:ext>
                                            </a:extLst>
                                          </a:blip>
                                          <a:stretch>
                                            <a:fillRect/>
                                          </a:stretch>
                                        </pic:blipFill>
                                        <pic:spPr>
                                          <a:xfrm>
                                            <a:off x="0" y="0"/>
                                            <a:ext cx="2987040" cy="2283460"/>
                                          </a:xfrm>
                                          <a:prstGeom prst="rect">
                                            <a:avLst/>
                                          </a:prstGeom>
                                        </pic:spPr>
                                      </pic:pic>
                                    </a:graphicData>
                                  </a:graphic>
                                </wp:inline>
                              </w:drawing>
                            </w:r>
                          </w:p>
                          <w:p w14:paraId="6F56A7F9" w14:textId="50548604" w:rsidR="00AF5AA6" w:rsidRDefault="00AF5AA6" w:rsidP="003249E6">
                            <w:pPr>
                              <w:pStyle w:val="Lgende"/>
                              <w:jc w:val="center"/>
                            </w:pPr>
                            <w:bookmarkStart w:id="703" w:name="_Toc182399198"/>
                            <w:r>
                              <w:t xml:space="preserve">Figure </w:t>
                            </w:r>
                            <w:fldSimple w:instr=" SEQ Figure \* ARABIC ">
                              <w:r w:rsidR="00AC68CA">
                                <w:rPr>
                                  <w:noProof/>
                                </w:rPr>
                                <w:t>22</w:t>
                              </w:r>
                            </w:fldSimple>
                            <w:r>
                              <w:t>. Code de création de la table task</w:t>
                            </w:r>
                            <w:bookmarkEnd w:id="703"/>
                          </w:p>
                          <w:p w14:paraId="10C86504" w14:textId="7DD84F49" w:rsidR="00AF5AA6" w:rsidRDefault="00AF5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CEE0AE" id="Zone de texte 117" o:spid="_x0000_s1113" type="#_x0000_t202" style="position:absolute;left:0;text-align:left;margin-left:-29.25pt;margin-top:-45.55pt;width:260.9pt;height:212.2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" fillcolor="white [3201]" stroked="f" strokeweight=".5pt">
                <v:textbox>
                  <w:txbxContent>
                    <w:p w14:paraId="6E668DB1" w14:textId="77777777" w:rsidR="00AF5AA6" w:rsidRDefault="00AF5AA6" w:rsidP="003249E6">
                      <w:pPr>
                        <w:keepNext/>
                        <w:jc w:val="center"/>
                      </w:pPr>
                      <w:r>
                        <w:rPr>
                          <w:noProof/>
                        </w:rPr>
                        <w:drawing>
                          <wp:inline distT="0" distB="0" distL="0" distR="0" wp14:anchorId="4874BACB" wp14:editId="57682A5E">
                            <wp:extent cx="2987040" cy="2283460"/>
                            <wp:effectExtent l="0" t="0" r="3810" b="2540"/>
                            <wp:docPr id="102796404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6172" name="Image 1705246172"/>
                                    <pic:cNvPicPr/>
                                  </pic:nvPicPr>
                                  <pic:blipFill>
                                    <a:blip r:embed="rId36">
                                      <a:extLst>
                                        <a:ext uri="{28A0092B-C50C-407E-A947-70E740481C1C}">
                                          <a14:useLocalDpi xmlns:a14="http://schemas.microsoft.com/office/drawing/2010/main" val="0"/>
                                        </a:ext>
                                      </a:extLst>
                                    </a:blip>
                                    <a:stretch>
                                      <a:fillRect/>
                                    </a:stretch>
                                  </pic:blipFill>
                                  <pic:spPr>
                                    <a:xfrm>
                                      <a:off x="0" y="0"/>
                                      <a:ext cx="2987040" cy="2283460"/>
                                    </a:xfrm>
                                    <a:prstGeom prst="rect">
                                      <a:avLst/>
                                    </a:prstGeom>
                                  </pic:spPr>
                                </pic:pic>
                              </a:graphicData>
                            </a:graphic>
                          </wp:inline>
                        </w:drawing>
                      </w:r>
                    </w:p>
                    <w:p w14:paraId="6F56A7F9" w14:textId="50548604" w:rsidR="00AF5AA6" w:rsidRDefault="00AF5AA6" w:rsidP="003249E6">
                      <w:pPr>
                        <w:pStyle w:val="Lgende"/>
                        <w:jc w:val="center"/>
                      </w:pPr>
                      <w:bookmarkStart w:id="704" w:name="_Toc182399198"/>
                      <w:r>
                        <w:t xml:space="preserve">Figure </w:t>
                      </w:r>
                      <w:fldSimple w:instr=" SEQ Figure \* ARABIC ">
                        <w:r w:rsidR="00AC68CA">
                          <w:rPr>
                            <w:noProof/>
                          </w:rPr>
                          <w:t>22</w:t>
                        </w:r>
                      </w:fldSimple>
                      <w:r>
                        <w:t>. Code de création de la table task</w:t>
                      </w:r>
                      <w:bookmarkEnd w:id="704"/>
                    </w:p>
                    <w:p w14:paraId="10C86504" w14:textId="7DD84F49" w:rsidR="00AF5AA6" w:rsidRDefault="00AF5AA6"/>
                  </w:txbxContent>
                </v:textbox>
              </v:shape>
            </w:pict>
          </mc:Fallback>
        </mc:AlternateContent>
      </w:r>
    </w:p>
    <w:p w14:paraId="2057AB0A" w14:textId="6DC28503" w:rsidR="003249E6" w:rsidRPr="00175291" w:rsidRDefault="003249E6" w:rsidP="00175291">
      <w:pPr>
        <w:spacing w:line="360" w:lineRule="auto"/>
        <w:jc w:val="both"/>
        <w:rPr>
          <w:rFonts w:ascii="Times New Roman" w:hAnsi="Times New Roman" w:cs="Times New Roman"/>
          <w:sz w:val="24"/>
          <w:szCs w:val="24"/>
          <w:lang w:eastAsia="ja-JP"/>
        </w:rPr>
      </w:pPr>
    </w:p>
    <w:p w14:paraId="42F44F85" w14:textId="7E6D0653" w:rsidR="003249E6" w:rsidRPr="00175291" w:rsidRDefault="003249E6" w:rsidP="00175291">
      <w:pPr>
        <w:spacing w:line="360" w:lineRule="auto"/>
        <w:jc w:val="both"/>
        <w:rPr>
          <w:rFonts w:ascii="Times New Roman" w:hAnsi="Times New Roman" w:cs="Times New Roman"/>
          <w:sz w:val="24"/>
          <w:szCs w:val="24"/>
          <w:lang w:eastAsia="ja-JP"/>
        </w:rPr>
      </w:pPr>
    </w:p>
    <w:p w14:paraId="56BC1205" w14:textId="448FF675" w:rsidR="003249E6" w:rsidRPr="00175291" w:rsidRDefault="003249E6" w:rsidP="00175291">
      <w:pPr>
        <w:spacing w:line="360" w:lineRule="auto"/>
        <w:jc w:val="both"/>
        <w:rPr>
          <w:rFonts w:ascii="Times New Roman" w:hAnsi="Times New Roman" w:cs="Times New Roman"/>
          <w:sz w:val="24"/>
          <w:szCs w:val="24"/>
          <w:lang w:eastAsia="ja-JP"/>
        </w:rPr>
      </w:pPr>
    </w:p>
    <w:p w14:paraId="2B487CFF" w14:textId="10055004" w:rsidR="003249E6" w:rsidRPr="00175291" w:rsidRDefault="003249E6" w:rsidP="00175291">
      <w:pPr>
        <w:spacing w:line="360" w:lineRule="auto"/>
        <w:jc w:val="both"/>
        <w:rPr>
          <w:rFonts w:ascii="Times New Roman" w:hAnsi="Times New Roman" w:cs="Times New Roman"/>
          <w:sz w:val="24"/>
          <w:szCs w:val="24"/>
          <w:lang w:eastAsia="ja-JP"/>
        </w:rPr>
      </w:pPr>
    </w:p>
    <w:p w14:paraId="66F36A3B"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3AD45D3B" w14:textId="77777777" w:rsidR="003249E6" w:rsidRPr="00175291" w:rsidRDefault="003249E6" w:rsidP="00175291">
      <w:pPr>
        <w:spacing w:line="360" w:lineRule="auto"/>
        <w:jc w:val="both"/>
        <w:rPr>
          <w:rFonts w:ascii="Times New Roman" w:hAnsi="Times New Roman" w:cs="Times New Roman"/>
          <w:sz w:val="24"/>
          <w:szCs w:val="24"/>
          <w:lang w:eastAsia="ja-JP"/>
        </w:rPr>
      </w:pPr>
    </w:p>
    <w:p w14:paraId="1998299D" w14:textId="7184CEBB" w:rsidR="007F702A" w:rsidRPr="00175291" w:rsidRDefault="007F702A" w:rsidP="00175291">
      <w:pPr>
        <w:pStyle w:val="Titre3"/>
        <w:spacing w:line="360" w:lineRule="auto"/>
        <w:jc w:val="both"/>
        <w:rPr>
          <w:rFonts w:ascii="Times New Roman" w:hAnsi="Times New Roman" w:cs="Times New Roman"/>
          <w:b/>
          <w:color w:val="auto"/>
        </w:rPr>
      </w:pPr>
      <w:bookmarkStart w:id="705" w:name="_Toc182399167"/>
      <w:bookmarkStart w:id="706" w:name="_Toc182399634"/>
      <w:r w:rsidRPr="00175291">
        <w:rPr>
          <w:rFonts w:ascii="Times New Roman" w:hAnsi="Times New Roman" w:cs="Times New Roman"/>
          <w:b/>
          <w:color w:val="auto"/>
        </w:rPr>
        <w:t>7.2. Codage de l’application</w:t>
      </w:r>
      <w:bookmarkEnd w:id="705"/>
      <w:bookmarkEnd w:id="706"/>
    </w:p>
    <w:p w14:paraId="685CBA04" w14:textId="5318F39B" w:rsidR="00077C9B" w:rsidRPr="00175291" w:rsidRDefault="00077C9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707" w:name="_Toc182399635"/>
      <w:r w:rsidRPr="00175291">
        <w:rPr>
          <w:rFonts w:ascii="Times New Roman" w:hAnsi="Times New Roman" w:cs="Times New Roman"/>
          <w:b/>
          <w:i w:val="0"/>
          <w:iCs w:val="0"/>
          <w:color w:val="auto"/>
          <w:sz w:val="24"/>
          <w:szCs w:val="24"/>
          <w:lang w:eastAsia="ja-JP"/>
        </w:rPr>
        <w:t>7.2.1. Le coté backend</w:t>
      </w:r>
      <w:bookmarkEnd w:id="707"/>
    </w:p>
    <w:p w14:paraId="203E53AF" w14:textId="2351173C" w:rsidR="001F58A1" w:rsidRPr="00175291" w:rsidRDefault="001F58A1"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 xml:space="preserve">Le coté backend comporte la liaison avec la base de données, la liaison avec l’Active directory et les requêtes vers la base de données. La figure </w:t>
      </w:r>
      <w:r w:rsidR="00BE3B82">
        <w:rPr>
          <w:rFonts w:ascii="Times New Roman" w:hAnsi="Times New Roman" w:cs="Times New Roman"/>
          <w:sz w:val="24"/>
          <w:szCs w:val="24"/>
          <w:lang w:eastAsia="ja-JP"/>
        </w:rPr>
        <w:t>23</w:t>
      </w:r>
      <w:r w:rsidRPr="00175291">
        <w:rPr>
          <w:rFonts w:ascii="Times New Roman" w:hAnsi="Times New Roman" w:cs="Times New Roman"/>
          <w:sz w:val="24"/>
          <w:szCs w:val="24"/>
          <w:lang w:eastAsia="ja-JP"/>
        </w:rPr>
        <w:t xml:space="preserve"> montre comment est la structure en coté backend</w:t>
      </w:r>
    </w:p>
    <w:p w14:paraId="17D68E18" w14:textId="77777777" w:rsidR="001F58A1" w:rsidRPr="00175291" w:rsidRDefault="001F58A1"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47E9B79B" wp14:editId="6F3B3C4E">
            <wp:extent cx="3486637" cy="4220164"/>
            <wp:effectExtent l="0" t="0" r="0" b="9525"/>
            <wp:docPr id="1100113488"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3488" name="Image 1100113488"/>
                    <pic:cNvPicPr/>
                  </pic:nvPicPr>
                  <pic:blipFill>
                    <a:blip r:embed="rId37">
                      <a:extLst>
                        <a:ext uri="{28A0092B-C50C-407E-A947-70E740481C1C}">
                          <a14:useLocalDpi xmlns:a14="http://schemas.microsoft.com/office/drawing/2010/main" val="0"/>
                        </a:ext>
                      </a:extLst>
                    </a:blip>
                    <a:stretch>
                      <a:fillRect/>
                    </a:stretch>
                  </pic:blipFill>
                  <pic:spPr>
                    <a:xfrm>
                      <a:off x="0" y="0"/>
                      <a:ext cx="3486637" cy="4220164"/>
                    </a:xfrm>
                    <a:prstGeom prst="rect">
                      <a:avLst/>
                    </a:prstGeom>
                  </pic:spPr>
                </pic:pic>
              </a:graphicData>
            </a:graphic>
          </wp:inline>
        </w:drawing>
      </w:r>
    </w:p>
    <w:p w14:paraId="4A2DDBFD" w14:textId="452C022D" w:rsidR="001F58A1" w:rsidRPr="00175291" w:rsidRDefault="001F58A1" w:rsidP="00AF5AA6">
      <w:pPr>
        <w:pStyle w:val="Lgende"/>
        <w:spacing w:line="360" w:lineRule="auto"/>
        <w:jc w:val="center"/>
        <w:rPr>
          <w:color w:val="auto"/>
          <w:sz w:val="24"/>
          <w:szCs w:val="24"/>
        </w:rPr>
      </w:pPr>
      <w:bookmarkStart w:id="708" w:name="_Toc182399199"/>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23</w:t>
      </w:r>
      <w:r w:rsidRPr="00175291">
        <w:rPr>
          <w:color w:val="auto"/>
          <w:sz w:val="24"/>
          <w:szCs w:val="24"/>
        </w:rPr>
        <w:fldChar w:fldCharType="end"/>
      </w:r>
      <w:r w:rsidRPr="00175291">
        <w:rPr>
          <w:color w:val="auto"/>
          <w:sz w:val="24"/>
          <w:szCs w:val="24"/>
        </w:rPr>
        <w:t>. Structure du coté backend</w:t>
      </w:r>
      <w:bookmarkEnd w:id="708"/>
    </w:p>
    <w:p w14:paraId="76819D8E" w14:textId="713A7AF7"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lastRenderedPageBreak/>
        <w:t>Le dossier « </w:t>
      </w:r>
      <w:r w:rsidRPr="00175291">
        <w:rPr>
          <w:rFonts w:ascii="Times New Roman" w:hAnsi="Times New Roman" w:cs="Times New Roman"/>
          <w:b/>
          <w:bCs/>
          <w:sz w:val="24"/>
          <w:szCs w:val="24"/>
          <w:lang w:eastAsia="fr-FR"/>
        </w:rPr>
        <w:t>Controllers »</w:t>
      </w:r>
      <w:r w:rsidRPr="00175291">
        <w:rPr>
          <w:rFonts w:ascii="Times New Roman" w:hAnsi="Times New Roman" w:cs="Times New Roman"/>
          <w:sz w:val="24"/>
          <w:szCs w:val="24"/>
          <w:lang w:eastAsia="fr-FR"/>
        </w:rPr>
        <w:t xml:space="preserve"> contient les contrôleurs qui gèrent les requêtes HTTP entrantes (telles que GET, POST, PUT, et DELETE) et définissent la logique pour traiter les actions requises.</w:t>
      </w:r>
    </w:p>
    <w:p w14:paraId="358BDFC4" w14:textId="5DAEA7D5"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dossier « </w:t>
      </w:r>
      <w:r w:rsidRPr="00175291">
        <w:rPr>
          <w:rFonts w:ascii="Times New Roman" w:hAnsi="Times New Roman" w:cs="Times New Roman"/>
          <w:b/>
          <w:bCs/>
          <w:sz w:val="24"/>
          <w:szCs w:val="24"/>
          <w:lang w:eastAsia="fr-FR"/>
        </w:rPr>
        <w:t>Migrations »</w:t>
      </w:r>
      <w:r w:rsidRPr="00175291">
        <w:rPr>
          <w:rFonts w:ascii="Times New Roman" w:hAnsi="Times New Roman" w:cs="Times New Roman"/>
          <w:sz w:val="24"/>
          <w:szCs w:val="24"/>
          <w:lang w:eastAsia="fr-FR"/>
        </w:rPr>
        <w:t xml:space="preserve"> contient les fichiers de migration qui enregistrent les modifications de schéma de la base de données. Les migrations sont générées automatiquement lors de changements dans les modèles de données et permettent de synchroniser le schéma de la base de données avec les entités définies dans « </w:t>
      </w:r>
      <w:proofErr w:type="spellStart"/>
      <w:r w:rsidRPr="00175291">
        <w:rPr>
          <w:rFonts w:ascii="Times New Roman" w:hAnsi="Times New Roman" w:cs="Times New Roman"/>
          <w:b/>
          <w:bCs/>
          <w:sz w:val="24"/>
          <w:szCs w:val="24"/>
          <w:lang w:eastAsia="fr-FR"/>
        </w:rPr>
        <w:t>Models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w:t>
      </w:r>
    </w:p>
    <w:p w14:paraId="0B74140D" w14:textId="45307D76"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dossier « </w:t>
      </w:r>
      <w:proofErr w:type="spellStart"/>
      <w:r w:rsidRPr="00175291">
        <w:rPr>
          <w:rFonts w:ascii="Times New Roman" w:hAnsi="Times New Roman" w:cs="Times New Roman"/>
          <w:b/>
          <w:bCs/>
          <w:sz w:val="24"/>
          <w:szCs w:val="24"/>
          <w:lang w:eastAsia="fr-FR"/>
        </w:rPr>
        <w:t>Models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les classes de modèles qui définissent la structure des entités de la base de données. Chaque modèle représente une table dans la base de données et définit les propriétés des colonnes, les relations entre tables, et d'autres configurations de données.</w:t>
      </w:r>
    </w:p>
    <w:p w14:paraId="4E3ABF41" w14:textId="2D9D196A" w:rsidR="00633F12"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fichier « </w:t>
      </w:r>
      <w:proofErr w:type="spellStart"/>
      <w:r w:rsidRPr="00175291">
        <w:rPr>
          <w:rFonts w:ascii="Times New Roman" w:hAnsi="Times New Roman" w:cs="Times New Roman"/>
          <w:b/>
          <w:bCs/>
          <w:sz w:val="24"/>
          <w:szCs w:val="24"/>
          <w:lang w:eastAsia="fr-FR"/>
        </w:rPr>
        <w:t>appsettings.json</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les configurations globales de l’application, telles que les chaînes de connexion de base de données, les paramètres de l’application, et d’autres variables de configuration.</w:t>
      </w:r>
    </w:p>
    <w:p w14:paraId="29963B33" w14:textId="223B2C3B" w:rsidR="001F58A1" w:rsidRPr="00175291" w:rsidRDefault="00633F12" w:rsidP="00175291">
      <w:pPr>
        <w:pStyle w:val="Paragraphedeliste"/>
        <w:numPr>
          <w:ilvl w:val="0"/>
          <w:numId w:val="23"/>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Le fichier « </w:t>
      </w:r>
      <w:proofErr w:type="spellStart"/>
      <w:r w:rsidRPr="00175291">
        <w:rPr>
          <w:rFonts w:ascii="Times New Roman" w:hAnsi="Times New Roman" w:cs="Times New Roman"/>
          <w:b/>
          <w:bCs/>
          <w:sz w:val="24"/>
          <w:szCs w:val="24"/>
          <w:lang w:eastAsia="fr-FR"/>
        </w:rPr>
        <w:t>Program.cs</w:t>
      </w:r>
      <w:proofErr w:type="spellEnd"/>
      <w:r w:rsidRPr="00175291">
        <w:rPr>
          <w:rFonts w:ascii="Times New Roman" w:hAnsi="Times New Roman" w:cs="Times New Roman"/>
          <w:b/>
          <w:bCs/>
          <w:sz w:val="24"/>
          <w:szCs w:val="24"/>
          <w:lang w:eastAsia="fr-FR"/>
        </w:rPr>
        <w:t> »</w:t>
      </w:r>
      <w:r w:rsidRPr="00175291">
        <w:rPr>
          <w:rFonts w:ascii="Times New Roman" w:hAnsi="Times New Roman" w:cs="Times New Roman"/>
          <w:sz w:val="24"/>
          <w:szCs w:val="24"/>
          <w:lang w:eastAsia="fr-FR"/>
        </w:rPr>
        <w:t xml:space="preserve"> contient le code d'initialisation et de démarrage de l’application. Il configure également les services, comme la connexion à la base de données, les dépendances nécessaires, et les configurations de middlewares. Ce fichier exécute l'application lorsqu'elle est lancée.</w:t>
      </w:r>
    </w:p>
    <w:p w14:paraId="0CA53602" w14:textId="056352F2" w:rsidR="00633F12" w:rsidRPr="00175291" w:rsidRDefault="00592666"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La figure </w:t>
      </w:r>
      <w:r w:rsidR="00BE3B82">
        <w:rPr>
          <w:rFonts w:ascii="Times New Roman" w:hAnsi="Times New Roman" w:cs="Times New Roman"/>
          <w:sz w:val="24"/>
          <w:szCs w:val="24"/>
          <w:lang w:eastAsia="fr-FR"/>
        </w:rPr>
        <w:t>24</w:t>
      </w:r>
      <w:r w:rsidRPr="00175291">
        <w:rPr>
          <w:rFonts w:ascii="Times New Roman" w:hAnsi="Times New Roman" w:cs="Times New Roman"/>
          <w:sz w:val="24"/>
          <w:szCs w:val="24"/>
          <w:lang w:eastAsia="fr-FR"/>
        </w:rPr>
        <w:t xml:space="preserve"> montre un extrait de code réalisant une requête GET de tous les utilisateurs de l'Active Directory, puis remplit la base de données avec les données reçues.</w:t>
      </w:r>
    </w:p>
    <w:p w14:paraId="10B4372D" w14:textId="77777777" w:rsidR="00592666" w:rsidRPr="00175291" w:rsidRDefault="00592666"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fr-FR"/>
        </w:rPr>
        <w:lastRenderedPageBreak/>
        <w:drawing>
          <wp:inline distT="0" distB="0" distL="0" distR="0" wp14:anchorId="4E1A7E46" wp14:editId="68E2FCE5">
            <wp:extent cx="6113760" cy="4869712"/>
            <wp:effectExtent l="0" t="0" r="1905" b="7620"/>
            <wp:docPr id="2049664158"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4158" name="Image 2049664158"/>
                    <pic:cNvPicPr/>
                  </pic:nvPicPr>
                  <pic:blipFill>
                    <a:blip r:embed="rId38">
                      <a:extLst>
                        <a:ext uri="{28A0092B-C50C-407E-A947-70E740481C1C}">
                          <a14:useLocalDpi xmlns:a14="http://schemas.microsoft.com/office/drawing/2010/main" val="0"/>
                        </a:ext>
                      </a:extLst>
                    </a:blip>
                    <a:stretch>
                      <a:fillRect/>
                    </a:stretch>
                  </pic:blipFill>
                  <pic:spPr>
                    <a:xfrm>
                      <a:off x="0" y="0"/>
                      <a:ext cx="6118855" cy="4873770"/>
                    </a:xfrm>
                    <a:prstGeom prst="rect">
                      <a:avLst/>
                    </a:prstGeom>
                  </pic:spPr>
                </pic:pic>
              </a:graphicData>
            </a:graphic>
          </wp:inline>
        </w:drawing>
      </w:r>
    </w:p>
    <w:p w14:paraId="70E97685" w14:textId="07CA127C" w:rsidR="00592666" w:rsidRDefault="00592666" w:rsidP="00175291">
      <w:pPr>
        <w:pStyle w:val="Lgende"/>
        <w:spacing w:line="360" w:lineRule="auto"/>
        <w:jc w:val="both"/>
        <w:rPr>
          <w:color w:val="auto"/>
          <w:sz w:val="24"/>
          <w:szCs w:val="24"/>
        </w:rPr>
      </w:pPr>
      <w:bookmarkStart w:id="709" w:name="_Toc182399200"/>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24</w:t>
      </w:r>
      <w:r w:rsidRPr="00175291">
        <w:rPr>
          <w:color w:val="auto"/>
          <w:sz w:val="24"/>
          <w:szCs w:val="24"/>
        </w:rPr>
        <w:fldChar w:fldCharType="end"/>
      </w:r>
      <w:r w:rsidRPr="00175291">
        <w:rPr>
          <w:color w:val="auto"/>
          <w:sz w:val="24"/>
          <w:szCs w:val="24"/>
        </w:rPr>
        <w:t>. Extrait de code, population de la table user</w:t>
      </w:r>
      <w:bookmarkEnd w:id="709"/>
    </w:p>
    <w:p w14:paraId="0C826784" w14:textId="01C9F8A4" w:rsidR="00AF5AA6" w:rsidRDefault="00AF5AA6" w:rsidP="00AF5AA6">
      <w:pPr>
        <w:rPr>
          <w:lang w:eastAsia="fr-FR"/>
        </w:rPr>
      </w:pPr>
    </w:p>
    <w:p w14:paraId="3C545C35" w14:textId="0B6232AE" w:rsidR="00AF5AA6" w:rsidRDefault="00AF5AA6" w:rsidP="00AF5AA6">
      <w:pPr>
        <w:rPr>
          <w:lang w:eastAsia="fr-FR"/>
        </w:rPr>
      </w:pPr>
    </w:p>
    <w:p w14:paraId="513EE406" w14:textId="74BE9776" w:rsidR="00AF5AA6" w:rsidRDefault="00AF5AA6" w:rsidP="00AF5AA6">
      <w:pPr>
        <w:rPr>
          <w:lang w:eastAsia="fr-FR"/>
        </w:rPr>
      </w:pPr>
    </w:p>
    <w:p w14:paraId="4EC58F8A" w14:textId="0C207CC6" w:rsidR="00AF5AA6" w:rsidRDefault="00AF5AA6" w:rsidP="00AF5AA6">
      <w:pPr>
        <w:rPr>
          <w:lang w:eastAsia="fr-FR"/>
        </w:rPr>
      </w:pPr>
    </w:p>
    <w:p w14:paraId="555F7106" w14:textId="497FDCC1" w:rsidR="00AF5AA6" w:rsidRDefault="00AF5AA6" w:rsidP="00AF5AA6">
      <w:pPr>
        <w:rPr>
          <w:lang w:eastAsia="fr-FR"/>
        </w:rPr>
      </w:pPr>
    </w:p>
    <w:p w14:paraId="4944AF54" w14:textId="6B0713D6" w:rsidR="00AF5AA6" w:rsidRDefault="00AF5AA6" w:rsidP="00AF5AA6">
      <w:pPr>
        <w:rPr>
          <w:lang w:eastAsia="fr-FR"/>
        </w:rPr>
      </w:pPr>
    </w:p>
    <w:p w14:paraId="0990EF48" w14:textId="18385E6C" w:rsidR="00AF5AA6" w:rsidRDefault="00AF5AA6" w:rsidP="00AF5AA6">
      <w:pPr>
        <w:rPr>
          <w:lang w:eastAsia="fr-FR"/>
        </w:rPr>
      </w:pPr>
    </w:p>
    <w:p w14:paraId="458B10BA" w14:textId="030D91F5" w:rsidR="00AF5AA6" w:rsidRDefault="00AF5AA6" w:rsidP="00AF5AA6">
      <w:pPr>
        <w:rPr>
          <w:lang w:eastAsia="fr-FR"/>
        </w:rPr>
      </w:pPr>
    </w:p>
    <w:p w14:paraId="3AA50413" w14:textId="679A1CDA" w:rsidR="00AF5AA6" w:rsidRDefault="00AF5AA6" w:rsidP="00AF5AA6">
      <w:pPr>
        <w:rPr>
          <w:lang w:eastAsia="fr-FR"/>
        </w:rPr>
      </w:pPr>
    </w:p>
    <w:p w14:paraId="1E51C0C6" w14:textId="415D1CC8" w:rsidR="00AF5AA6" w:rsidRDefault="00AF5AA6" w:rsidP="00AF5AA6">
      <w:pPr>
        <w:rPr>
          <w:lang w:eastAsia="fr-FR"/>
        </w:rPr>
      </w:pPr>
    </w:p>
    <w:p w14:paraId="2C260EFB" w14:textId="4B19835B" w:rsidR="00AF5AA6" w:rsidRDefault="00AF5AA6" w:rsidP="00AF5AA6">
      <w:pPr>
        <w:rPr>
          <w:lang w:eastAsia="fr-FR"/>
        </w:rPr>
      </w:pPr>
    </w:p>
    <w:p w14:paraId="2CD12189" w14:textId="77777777" w:rsidR="00AF5AA6" w:rsidRPr="00AF5AA6" w:rsidRDefault="00AF5AA6" w:rsidP="00AF5AA6">
      <w:pPr>
        <w:rPr>
          <w:lang w:eastAsia="fr-FR"/>
        </w:rPr>
      </w:pPr>
    </w:p>
    <w:p w14:paraId="70492362" w14:textId="7C151682" w:rsidR="00592666" w:rsidRPr="00175291" w:rsidRDefault="00592666" w:rsidP="00175291">
      <w:p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lastRenderedPageBreak/>
        <w:t>La figure 2</w:t>
      </w:r>
      <w:r w:rsidR="00BE3B82">
        <w:rPr>
          <w:rFonts w:ascii="Times New Roman" w:hAnsi="Times New Roman" w:cs="Times New Roman"/>
          <w:sz w:val="24"/>
          <w:szCs w:val="24"/>
          <w:lang w:eastAsia="fr-FR"/>
        </w:rPr>
        <w:t>5</w:t>
      </w:r>
      <w:r w:rsidRPr="00175291">
        <w:rPr>
          <w:rFonts w:ascii="Times New Roman" w:hAnsi="Times New Roman" w:cs="Times New Roman"/>
          <w:sz w:val="24"/>
          <w:szCs w:val="24"/>
          <w:lang w:eastAsia="fr-FR"/>
        </w:rPr>
        <w:t xml:space="preserve"> quant à elle montre une requête</w:t>
      </w:r>
      <w:r w:rsidR="00EB48D8" w:rsidRPr="00175291">
        <w:rPr>
          <w:rFonts w:ascii="Times New Roman" w:hAnsi="Times New Roman" w:cs="Times New Roman"/>
          <w:sz w:val="24"/>
          <w:szCs w:val="24"/>
          <w:lang w:eastAsia="fr-FR"/>
        </w:rPr>
        <w:t xml:space="preserve"> POST créant une tache par user</w:t>
      </w:r>
      <w:r w:rsidRPr="00175291">
        <w:rPr>
          <w:rFonts w:ascii="Times New Roman" w:hAnsi="Times New Roman" w:cs="Times New Roman"/>
          <w:sz w:val="24"/>
          <w:szCs w:val="24"/>
          <w:lang w:eastAsia="fr-FR"/>
        </w:rPr>
        <w:t xml:space="preserve"> </w:t>
      </w:r>
    </w:p>
    <w:p w14:paraId="57DDC54C" w14:textId="77777777" w:rsidR="00EB48D8" w:rsidRPr="00175291" w:rsidRDefault="00EB48D8" w:rsidP="00AF5AA6">
      <w:pPr>
        <w:keepNext/>
        <w:spacing w:line="360" w:lineRule="auto"/>
        <w:jc w:val="center"/>
        <w:rPr>
          <w:rFonts w:ascii="Times New Roman" w:hAnsi="Times New Roman" w:cs="Times New Roman"/>
          <w:sz w:val="24"/>
          <w:szCs w:val="24"/>
        </w:rPr>
      </w:pPr>
      <w:r w:rsidRPr="00175291">
        <w:rPr>
          <w:rFonts w:ascii="Times New Roman" w:hAnsi="Times New Roman" w:cs="Times New Roman"/>
          <w:noProof/>
          <w:sz w:val="24"/>
          <w:szCs w:val="24"/>
          <w:lang w:eastAsia="fr-FR"/>
        </w:rPr>
        <w:drawing>
          <wp:inline distT="0" distB="0" distL="0" distR="0" wp14:anchorId="003FE043" wp14:editId="5508A94A">
            <wp:extent cx="5172502" cy="7926832"/>
            <wp:effectExtent l="0" t="0" r="9525" b="0"/>
            <wp:docPr id="1330978636"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8636" name="Image 1330978636"/>
                    <pic:cNvPicPr/>
                  </pic:nvPicPr>
                  <pic:blipFill>
                    <a:blip r:embed="rId39">
                      <a:extLst>
                        <a:ext uri="{28A0092B-C50C-407E-A947-70E740481C1C}">
                          <a14:useLocalDpi xmlns:a14="http://schemas.microsoft.com/office/drawing/2010/main" val="0"/>
                        </a:ext>
                      </a:extLst>
                    </a:blip>
                    <a:stretch>
                      <a:fillRect/>
                    </a:stretch>
                  </pic:blipFill>
                  <pic:spPr>
                    <a:xfrm>
                      <a:off x="0" y="0"/>
                      <a:ext cx="5176721" cy="7933298"/>
                    </a:xfrm>
                    <a:prstGeom prst="rect">
                      <a:avLst/>
                    </a:prstGeom>
                  </pic:spPr>
                </pic:pic>
              </a:graphicData>
            </a:graphic>
          </wp:inline>
        </w:drawing>
      </w:r>
    </w:p>
    <w:p w14:paraId="69B89763" w14:textId="5DABF89F" w:rsidR="00592666" w:rsidRPr="00175291" w:rsidRDefault="00EB48D8" w:rsidP="00AF5AA6">
      <w:pPr>
        <w:pStyle w:val="Lgende"/>
        <w:spacing w:line="360" w:lineRule="auto"/>
        <w:jc w:val="center"/>
        <w:rPr>
          <w:color w:val="auto"/>
          <w:sz w:val="24"/>
          <w:szCs w:val="24"/>
        </w:rPr>
      </w:pPr>
      <w:bookmarkStart w:id="710" w:name="_Toc182399201"/>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25</w:t>
      </w:r>
      <w:r w:rsidRPr="00175291">
        <w:rPr>
          <w:color w:val="auto"/>
          <w:sz w:val="24"/>
          <w:szCs w:val="24"/>
        </w:rPr>
        <w:fldChar w:fldCharType="end"/>
      </w:r>
      <w:r w:rsidRPr="00175291">
        <w:rPr>
          <w:color w:val="auto"/>
          <w:sz w:val="24"/>
          <w:szCs w:val="24"/>
        </w:rPr>
        <w:t xml:space="preserve">. Extrait de </w:t>
      </w:r>
      <w:r w:rsidR="00AF5AA6" w:rsidRPr="00175291">
        <w:rPr>
          <w:color w:val="auto"/>
          <w:sz w:val="24"/>
          <w:szCs w:val="24"/>
        </w:rPr>
        <w:t>code :</w:t>
      </w:r>
      <w:r w:rsidRPr="00175291">
        <w:rPr>
          <w:color w:val="auto"/>
          <w:sz w:val="24"/>
          <w:szCs w:val="24"/>
        </w:rPr>
        <w:t xml:space="preserve"> création d'une tache.</w:t>
      </w:r>
      <w:bookmarkEnd w:id="710"/>
    </w:p>
    <w:p w14:paraId="39054B1D" w14:textId="2D604082" w:rsidR="00EB48D8" w:rsidRPr="00175291" w:rsidRDefault="00EB48D8"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sz w:val="24"/>
          <w:szCs w:val="24"/>
          <w:lang w:eastAsia="fr-FR"/>
        </w:rPr>
        <w:lastRenderedPageBreak/>
        <w:t>La figure 2</w:t>
      </w:r>
      <w:r w:rsidR="00BE3B82">
        <w:rPr>
          <w:rFonts w:ascii="Times New Roman" w:hAnsi="Times New Roman" w:cs="Times New Roman"/>
          <w:sz w:val="24"/>
          <w:szCs w:val="24"/>
          <w:lang w:eastAsia="fr-FR"/>
        </w:rPr>
        <w:t>6</w:t>
      </w:r>
      <w:r w:rsidRPr="00175291">
        <w:rPr>
          <w:rFonts w:ascii="Times New Roman" w:hAnsi="Times New Roman" w:cs="Times New Roman"/>
          <w:sz w:val="24"/>
          <w:szCs w:val="24"/>
          <w:lang w:eastAsia="fr-FR"/>
        </w:rPr>
        <w:t xml:space="preserve"> montre un code utilisant </w:t>
      </w:r>
      <w:proofErr w:type="spellStart"/>
      <w:r w:rsidRPr="00175291">
        <w:rPr>
          <w:rFonts w:ascii="Times New Roman" w:hAnsi="Times New Roman" w:cs="Times New Roman"/>
          <w:sz w:val="24"/>
          <w:szCs w:val="24"/>
          <w:lang w:eastAsia="fr-FR"/>
        </w:rPr>
        <w:t>SignalR</w:t>
      </w:r>
      <w:proofErr w:type="spellEnd"/>
      <w:r w:rsidRPr="00175291">
        <w:rPr>
          <w:rFonts w:ascii="Times New Roman" w:hAnsi="Times New Roman" w:cs="Times New Roman"/>
          <w:sz w:val="24"/>
          <w:szCs w:val="24"/>
          <w:lang w:eastAsia="fr-FR"/>
        </w:rPr>
        <w:t xml:space="preserve"> pour envoyer une notification via </w:t>
      </w:r>
      <w:proofErr w:type="spellStart"/>
      <w:r w:rsidRPr="00175291">
        <w:rPr>
          <w:rFonts w:ascii="Times New Roman" w:hAnsi="Times New Roman" w:cs="Times New Roman"/>
          <w:sz w:val="24"/>
          <w:szCs w:val="24"/>
          <w:lang w:eastAsia="fr-FR"/>
        </w:rPr>
        <w:t>WebSocket</w:t>
      </w:r>
      <w:proofErr w:type="spellEnd"/>
      <w:r w:rsidRPr="00175291">
        <w:rPr>
          <w:rFonts w:ascii="Times New Roman" w:hAnsi="Times New Roman" w:cs="Times New Roman"/>
          <w:sz w:val="24"/>
          <w:szCs w:val="24"/>
          <w:lang w:eastAsia="fr-FR"/>
        </w:rPr>
        <w:t xml:space="preserve"> lorsqu'une tâche est déplacée d'une colonne à une autre. Ce code met à jour l'état de la tâche dans la base de données et informe les clients connectés du changement de statut en temps réel</w:t>
      </w:r>
      <w:r w:rsidRPr="00175291">
        <w:rPr>
          <w:rFonts w:ascii="Times New Roman" w:hAnsi="Times New Roman" w:cs="Times New Roman"/>
          <w:noProof/>
          <w:sz w:val="24"/>
          <w:szCs w:val="24"/>
          <w:lang w:eastAsia="fr-FR"/>
        </w:rPr>
        <w:drawing>
          <wp:inline distT="0" distB="0" distL="0" distR="0" wp14:anchorId="566A9FFB" wp14:editId="334B2FD2">
            <wp:extent cx="5760720" cy="3254375"/>
            <wp:effectExtent l="0" t="0" r="0" b="3175"/>
            <wp:docPr id="1880923210"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23210" name="Image 1880923210"/>
                    <pic:cNvPicPr/>
                  </pic:nvPicPr>
                  <pic:blipFill>
                    <a:blip r:embed="rId40">
                      <a:extLst>
                        <a:ext uri="{28A0092B-C50C-407E-A947-70E740481C1C}">
                          <a14:useLocalDpi xmlns:a14="http://schemas.microsoft.com/office/drawing/2010/main" val="0"/>
                        </a:ext>
                      </a:extLst>
                    </a:blip>
                    <a:stretch>
                      <a:fillRect/>
                    </a:stretch>
                  </pic:blipFill>
                  <pic:spPr>
                    <a:xfrm>
                      <a:off x="0" y="0"/>
                      <a:ext cx="5760720" cy="3254375"/>
                    </a:xfrm>
                    <a:prstGeom prst="rect">
                      <a:avLst/>
                    </a:prstGeom>
                  </pic:spPr>
                </pic:pic>
              </a:graphicData>
            </a:graphic>
          </wp:inline>
        </w:drawing>
      </w:r>
    </w:p>
    <w:p w14:paraId="62C2AC3E" w14:textId="0AA66FD6" w:rsidR="00EB48D8" w:rsidRDefault="00EB48D8" w:rsidP="00AF5AA6">
      <w:pPr>
        <w:pStyle w:val="Lgende"/>
        <w:spacing w:line="360" w:lineRule="auto"/>
        <w:jc w:val="center"/>
        <w:rPr>
          <w:color w:val="auto"/>
          <w:sz w:val="24"/>
          <w:szCs w:val="24"/>
        </w:rPr>
      </w:pPr>
      <w:bookmarkStart w:id="711" w:name="_Toc182399202"/>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26</w:t>
      </w:r>
      <w:r w:rsidRPr="00175291">
        <w:rPr>
          <w:color w:val="auto"/>
          <w:sz w:val="24"/>
          <w:szCs w:val="24"/>
        </w:rPr>
        <w:fldChar w:fldCharType="end"/>
      </w:r>
      <w:r w:rsidRPr="00175291">
        <w:rPr>
          <w:color w:val="auto"/>
          <w:sz w:val="24"/>
          <w:szCs w:val="24"/>
        </w:rPr>
        <w:t xml:space="preserve">. Extrait de </w:t>
      </w:r>
      <w:r w:rsidR="00D54BF6" w:rsidRPr="00175291">
        <w:rPr>
          <w:color w:val="auto"/>
          <w:sz w:val="24"/>
          <w:szCs w:val="24"/>
        </w:rPr>
        <w:t>code :</w:t>
      </w:r>
      <w:r w:rsidRPr="00175291">
        <w:rPr>
          <w:color w:val="auto"/>
          <w:sz w:val="24"/>
          <w:szCs w:val="24"/>
        </w:rPr>
        <w:t xml:space="preserve"> déplacement de tâches en utilisant </w:t>
      </w:r>
      <w:proofErr w:type="spellStart"/>
      <w:r w:rsidRPr="00175291">
        <w:rPr>
          <w:color w:val="auto"/>
          <w:sz w:val="24"/>
          <w:szCs w:val="24"/>
        </w:rPr>
        <w:t>websocket</w:t>
      </w:r>
      <w:bookmarkEnd w:id="711"/>
      <w:proofErr w:type="spellEnd"/>
    </w:p>
    <w:p w14:paraId="2634BB6D" w14:textId="500714FF" w:rsidR="00AF5AA6" w:rsidRDefault="00AF5AA6" w:rsidP="00AF5AA6">
      <w:pPr>
        <w:rPr>
          <w:lang w:eastAsia="fr-FR"/>
        </w:rPr>
      </w:pPr>
    </w:p>
    <w:p w14:paraId="3ABD50A8" w14:textId="163937A5" w:rsidR="00AF5AA6" w:rsidRDefault="00AF5AA6" w:rsidP="00AF5AA6">
      <w:pPr>
        <w:rPr>
          <w:lang w:eastAsia="fr-FR"/>
        </w:rPr>
      </w:pPr>
    </w:p>
    <w:p w14:paraId="2C18747B" w14:textId="6B6A4E55" w:rsidR="00AF5AA6" w:rsidRDefault="00AF5AA6" w:rsidP="00AF5AA6">
      <w:pPr>
        <w:rPr>
          <w:lang w:eastAsia="fr-FR"/>
        </w:rPr>
      </w:pPr>
    </w:p>
    <w:p w14:paraId="684C0D76" w14:textId="0D8583CE" w:rsidR="00AF5AA6" w:rsidRDefault="00AF5AA6" w:rsidP="00AF5AA6">
      <w:pPr>
        <w:rPr>
          <w:lang w:eastAsia="fr-FR"/>
        </w:rPr>
      </w:pPr>
    </w:p>
    <w:p w14:paraId="561E3D2B" w14:textId="4BF98FE5" w:rsidR="00AF5AA6" w:rsidRDefault="00AF5AA6" w:rsidP="00AF5AA6">
      <w:pPr>
        <w:rPr>
          <w:lang w:eastAsia="fr-FR"/>
        </w:rPr>
      </w:pPr>
    </w:p>
    <w:p w14:paraId="401229CB" w14:textId="64634197" w:rsidR="00AF5AA6" w:rsidRDefault="00AF5AA6" w:rsidP="00AF5AA6">
      <w:pPr>
        <w:rPr>
          <w:lang w:eastAsia="fr-FR"/>
        </w:rPr>
      </w:pPr>
    </w:p>
    <w:p w14:paraId="4ED82029" w14:textId="074E28FE" w:rsidR="00AF5AA6" w:rsidRDefault="00AF5AA6" w:rsidP="00AF5AA6">
      <w:pPr>
        <w:rPr>
          <w:lang w:eastAsia="fr-FR"/>
        </w:rPr>
      </w:pPr>
    </w:p>
    <w:p w14:paraId="5C8755B7" w14:textId="7DE56151" w:rsidR="00AF5AA6" w:rsidRDefault="00AF5AA6" w:rsidP="00AF5AA6">
      <w:pPr>
        <w:rPr>
          <w:lang w:eastAsia="fr-FR"/>
        </w:rPr>
      </w:pPr>
    </w:p>
    <w:p w14:paraId="63D34A99" w14:textId="42213506" w:rsidR="00AF5AA6" w:rsidRDefault="00AF5AA6" w:rsidP="00AF5AA6">
      <w:pPr>
        <w:rPr>
          <w:lang w:eastAsia="fr-FR"/>
        </w:rPr>
      </w:pPr>
    </w:p>
    <w:p w14:paraId="0EFBF2DC" w14:textId="25ACF260" w:rsidR="00AF5AA6" w:rsidRDefault="00AF5AA6" w:rsidP="00AF5AA6">
      <w:pPr>
        <w:rPr>
          <w:lang w:eastAsia="fr-FR"/>
        </w:rPr>
      </w:pPr>
    </w:p>
    <w:p w14:paraId="76DB2609" w14:textId="3DDD0338" w:rsidR="00AF5AA6" w:rsidRDefault="00AF5AA6" w:rsidP="00AF5AA6">
      <w:pPr>
        <w:rPr>
          <w:lang w:eastAsia="fr-FR"/>
        </w:rPr>
      </w:pPr>
    </w:p>
    <w:p w14:paraId="62D162AB" w14:textId="0A360205" w:rsidR="00AF5AA6" w:rsidRDefault="00AF5AA6" w:rsidP="00AF5AA6">
      <w:pPr>
        <w:rPr>
          <w:lang w:eastAsia="fr-FR"/>
        </w:rPr>
      </w:pPr>
    </w:p>
    <w:p w14:paraId="54F8317D" w14:textId="77777777" w:rsidR="00AF5AA6" w:rsidRPr="00AF5AA6" w:rsidRDefault="00AF5AA6" w:rsidP="00AF5AA6">
      <w:pPr>
        <w:rPr>
          <w:lang w:eastAsia="fr-FR"/>
        </w:rPr>
      </w:pPr>
    </w:p>
    <w:p w14:paraId="25186D9D" w14:textId="0EB1CB3B" w:rsidR="00077C9B" w:rsidRPr="00175291" w:rsidRDefault="00077C9B" w:rsidP="00175291">
      <w:pPr>
        <w:pStyle w:val="Titre4"/>
        <w:spacing w:line="360" w:lineRule="auto"/>
        <w:ind w:firstLine="708"/>
        <w:jc w:val="both"/>
        <w:rPr>
          <w:rFonts w:ascii="Times New Roman" w:hAnsi="Times New Roman" w:cs="Times New Roman"/>
          <w:b/>
          <w:i w:val="0"/>
          <w:iCs w:val="0"/>
          <w:color w:val="auto"/>
          <w:sz w:val="24"/>
          <w:szCs w:val="24"/>
          <w:lang w:eastAsia="ja-JP"/>
        </w:rPr>
      </w:pPr>
      <w:bookmarkStart w:id="712" w:name="_Toc182399636"/>
      <w:r w:rsidRPr="00175291">
        <w:rPr>
          <w:rFonts w:ascii="Times New Roman" w:hAnsi="Times New Roman" w:cs="Times New Roman"/>
          <w:b/>
          <w:i w:val="0"/>
          <w:iCs w:val="0"/>
          <w:color w:val="auto"/>
          <w:sz w:val="24"/>
          <w:szCs w:val="24"/>
          <w:lang w:eastAsia="ja-JP"/>
        </w:rPr>
        <w:lastRenderedPageBreak/>
        <w:t>7.2.2. Le coté front end</w:t>
      </w:r>
      <w:bookmarkEnd w:id="712"/>
    </w:p>
    <w:p w14:paraId="767327D6" w14:textId="311C2BE9" w:rsidR="00B43F9F" w:rsidRPr="00175291" w:rsidRDefault="00EB48D8" w:rsidP="00AF5AA6">
      <w:pPr>
        <w:keepNext/>
        <w:spacing w:line="360" w:lineRule="auto"/>
        <w:jc w:val="both"/>
        <w:rPr>
          <w:rFonts w:ascii="Times New Roman" w:hAnsi="Times New Roman" w:cs="Times New Roman"/>
          <w:sz w:val="24"/>
          <w:szCs w:val="24"/>
        </w:rPr>
      </w:pPr>
      <w:r w:rsidRPr="00175291">
        <w:rPr>
          <w:rFonts w:ascii="Times New Roman" w:hAnsi="Times New Roman" w:cs="Times New Roman"/>
          <w:sz w:val="24"/>
          <w:szCs w:val="24"/>
          <w:lang w:eastAsia="ja-JP"/>
        </w:rPr>
        <w:t xml:space="preserve">Le coté front end a été codé en </w:t>
      </w:r>
      <w:proofErr w:type="spellStart"/>
      <w:r w:rsidRPr="00175291">
        <w:rPr>
          <w:rFonts w:ascii="Times New Roman" w:hAnsi="Times New Roman" w:cs="Times New Roman"/>
          <w:sz w:val="24"/>
          <w:szCs w:val="24"/>
          <w:lang w:eastAsia="ja-JP"/>
        </w:rPr>
        <w:t>react</w:t>
      </w:r>
      <w:r w:rsidR="00AF5AA6">
        <w:rPr>
          <w:rFonts w:ascii="Times New Roman" w:hAnsi="Times New Roman" w:cs="Times New Roman"/>
          <w:sz w:val="24"/>
          <w:szCs w:val="24"/>
          <w:lang w:eastAsia="ja-JP"/>
        </w:rPr>
        <w:t>Js</w:t>
      </w:r>
      <w:proofErr w:type="spellEnd"/>
      <w:r w:rsidR="00AF5AA6">
        <w:rPr>
          <w:rFonts w:ascii="Times New Roman" w:hAnsi="Times New Roman" w:cs="Times New Roman"/>
          <w:sz w:val="24"/>
          <w:szCs w:val="24"/>
          <w:lang w:eastAsia="ja-JP"/>
        </w:rPr>
        <w:t xml:space="preserve">, couplé avec Vite et </w:t>
      </w:r>
      <w:proofErr w:type="spellStart"/>
      <w:r w:rsidR="00AF5AA6">
        <w:rPr>
          <w:rFonts w:ascii="Times New Roman" w:hAnsi="Times New Roman" w:cs="Times New Roman"/>
          <w:sz w:val="24"/>
          <w:szCs w:val="24"/>
          <w:lang w:eastAsia="ja-JP"/>
        </w:rPr>
        <w:t>typeScript</w:t>
      </w:r>
      <w:proofErr w:type="spellEnd"/>
      <w:r w:rsidRPr="00175291">
        <w:rPr>
          <w:rFonts w:ascii="Times New Roman" w:hAnsi="Times New Roman" w:cs="Times New Roman"/>
          <w:sz w:val="24"/>
          <w:szCs w:val="24"/>
          <w:lang w:eastAsia="ja-JP"/>
        </w:rPr>
        <w:t>, elle comporte les codes des interfaces, les appels api, et les composants UI.</w:t>
      </w:r>
      <w:r w:rsidRPr="00175291">
        <w:rPr>
          <w:rFonts w:ascii="Times New Roman" w:hAnsi="Times New Roman" w:cs="Times New Roman"/>
          <w:sz w:val="24"/>
          <w:szCs w:val="24"/>
          <w:lang w:eastAsia="ja-JP"/>
        </w:rPr>
        <w:br/>
        <w:t>La figure 2</w:t>
      </w:r>
      <w:r w:rsidR="00BE3B82">
        <w:rPr>
          <w:rFonts w:ascii="Times New Roman" w:hAnsi="Times New Roman" w:cs="Times New Roman"/>
          <w:sz w:val="24"/>
          <w:szCs w:val="24"/>
          <w:lang w:eastAsia="ja-JP"/>
        </w:rPr>
        <w:t>7</w:t>
      </w:r>
      <w:r w:rsidRPr="00175291">
        <w:rPr>
          <w:rFonts w:ascii="Times New Roman" w:hAnsi="Times New Roman" w:cs="Times New Roman"/>
          <w:sz w:val="24"/>
          <w:szCs w:val="24"/>
          <w:lang w:eastAsia="ja-JP"/>
        </w:rPr>
        <w:t xml:space="preserve"> illustre la structure coté front end</w:t>
      </w:r>
      <w:r w:rsidR="00AF5AA6">
        <w:rPr>
          <w:rFonts w:ascii="Times New Roman" w:hAnsi="Times New Roman" w:cs="Times New Roman"/>
          <w:sz w:val="24"/>
          <w:szCs w:val="24"/>
          <w:lang w:eastAsia="ja-JP"/>
        </w:rPr>
        <w:t>.</w:t>
      </w:r>
      <w:r w:rsidRPr="00175291">
        <w:rPr>
          <w:rFonts w:ascii="Times New Roman" w:hAnsi="Times New Roman" w:cs="Times New Roman"/>
          <w:sz w:val="24"/>
          <w:szCs w:val="24"/>
          <w:lang w:eastAsia="ja-JP"/>
        </w:rPr>
        <w:br/>
      </w:r>
      <w:r w:rsidR="00B43F9F" w:rsidRPr="00175291">
        <w:rPr>
          <w:rFonts w:ascii="Times New Roman" w:hAnsi="Times New Roman" w:cs="Times New Roman"/>
          <w:noProof/>
          <w:sz w:val="24"/>
          <w:szCs w:val="24"/>
          <w:lang w:eastAsia="ja-JP"/>
        </w:rPr>
        <w:drawing>
          <wp:inline distT="0" distB="0" distL="0" distR="0" wp14:anchorId="75A08D9D" wp14:editId="255B3143">
            <wp:extent cx="4449170" cy="7451937"/>
            <wp:effectExtent l="0" t="0" r="8890" b="0"/>
            <wp:docPr id="711655752"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5752" name="Image 711655752"/>
                    <pic:cNvPicPr/>
                  </pic:nvPicPr>
                  <pic:blipFill>
                    <a:blip r:embed="rId41">
                      <a:extLst>
                        <a:ext uri="{28A0092B-C50C-407E-A947-70E740481C1C}">
                          <a14:useLocalDpi xmlns:a14="http://schemas.microsoft.com/office/drawing/2010/main" val="0"/>
                        </a:ext>
                      </a:extLst>
                    </a:blip>
                    <a:stretch>
                      <a:fillRect/>
                    </a:stretch>
                  </pic:blipFill>
                  <pic:spPr>
                    <a:xfrm>
                      <a:off x="0" y="0"/>
                      <a:ext cx="4450151" cy="7453580"/>
                    </a:xfrm>
                    <a:prstGeom prst="rect">
                      <a:avLst/>
                    </a:prstGeom>
                  </pic:spPr>
                </pic:pic>
              </a:graphicData>
            </a:graphic>
          </wp:inline>
        </w:drawing>
      </w:r>
    </w:p>
    <w:p w14:paraId="1C28CBD0" w14:textId="2BAC7F2F" w:rsidR="00EB48D8" w:rsidRPr="00175291" w:rsidRDefault="00B43F9F" w:rsidP="00175291">
      <w:pPr>
        <w:pStyle w:val="Lgende"/>
        <w:spacing w:line="360" w:lineRule="auto"/>
        <w:jc w:val="both"/>
        <w:rPr>
          <w:color w:val="auto"/>
          <w:sz w:val="24"/>
          <w:szCs w:val="24"/>
        </w:rPr>
      </w:pPr>
      <w:bookmarkStart w:id="713" w:name="_Toc182399203"/>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27</w:t>
      </w:r>
      <w:r w:rsidRPr="00175291">
        <w:rPr>
          <w:color w:val="auto"/>
          <w:sz w:val="24"/>
          <w:szCs w:val="24"/>
        </w:rPr>
        <w:fldChar w:fldCharType="end"/>
      </w:r>
      <w:r w:rsidRPr="00175291">
        <w:rPr>
          <w:color w:val="auto"/>
          <w:sz w:val="24"/>
          <w:szCs w:val="24"/>
        </w:rPr>
        <w:t>. Structure du coté frontend</w:t>
      </w:r>
      <w:bookmarkEnd w:id="713"/>
    </w:p>
    <w:p w14:paraId="0CEF3B50" w14:textId="17871232"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lastRenderedPageBreak/>
        <w:t>Le dossier « </w:t>
      </w:r>
      <w:r w:rsidRPr="00175291">
        <w:rPr>
          <w:rFonts w:ascii="Times New Roman" w:hAnsi="Times New Roman" w:cs="Times New Roman"/>
          <w:b/>
          <w:sz w:val="24"/>
          <w:szCs w:val="24"/>
          <w:lang w:eastAsia="fr-FR"/>
        </w:rPr>
        <w:t>components »</w:t>
      </w:r>
      <w:r w:rsidRPr="00175291">
        <w:rPr>
          <w:rFonts w:ascii="Times New Roman" w:hAnsi="Times New Roman" w:cs="Times New Roman"/>
          <w:sz w:val="24"/>
          <w:szCs w:val="24"/>
          <w:lang w:eastAsia="fr-FR"/>
        </w:rPr>
        <w:t xml:space="preserve"> contient </w:t>
      </w:r>
      <w:r w:rsidR="00770A94" w:rsidRPr="00175291">
        <w:rPr>
          <w:rFonts w:ascii="Times New Roman" w:hAnsi="Times New Roman" w:cs="Times New Roman"/>
          <w:sz w:val="24"/>
          <w:szCs w:val="24"/>
          <w:lang w:eastAsia="fr-FR"/>
        </w:rPr>
        <w:t>tous</w:t>
      </w:r>
      <w:r w:rsidRPr="00175291">
        <w:rPr>
          <w:rFonts w:ascii="Times New Roman" w:hAnsi="Times New Roman" w:cs="Times New Roman"/>
          <w:sz w:val="24"/>
          <w:szCs w:val="24"/>
          <w:lang w:eastAsia="fr-FR"/>
        </w:rPr>
        <w:t xml:space="preserve"> les composants UI de l’interface, comme les ‘buttons’, les ‘inputs’, les ‘tables’ et les ‘modal’</w:t>
      </w:r>
    </w:p>
    <w:p w14:paraId="273CC375" w14:textId="6876A0A9"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Le dossier </w:t>
      </w:r>
      <w:r w:rsidRPr="00175291">
        <w:rPr>
          <w:rFonts w:ascii="Times New Roman" w:hAnsi="Times New Roman" w:cs="Times New Roman"/>
          <w:b/>
          <w:sz w:val="24"/>
          <w:szCs w:val="24"/>
          <w:lang w:eastAsia="fr-FR"/>
        </w:rPr>
        <w:t>« Pages »</w:t>
      </w:r>
      <w:r w:rsidRPr="00175291">
        <w:rPr>
          <w:rFonts w:ascii="Times New Roman" w:hAnsi="Times New Roman" w:cs="Times New Roman"/>
          <w:sz w:val="24"/>
          <w:szCs w:val="24"/>
          <w:lang w:eastAsia="fr-FR"/>
        </w:rPr>
        <w:t xml:space="preserve"> contient les pages des interfaces ;</w:t>
      </w:r>
    </w:p>
    <w:p w14:paraId="1F7ABF37" w14:textId="5AEBBC46"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Le dossier </w:t>
      </w:r>
      <w:r w:rsidRPr="00175291">
        <w:rPr>
          <w:rFonts w:ascii="Times New Roman" w:hAnsi="Times New Roman" w:cs="Times New Roman"/>
          <w:b/>
          <w:sz w:val="24"/>
          <w:szCs w:val="24"/>
          <w:lang w:eastAsia="fr-FR"/>
        </w:rPr>
        <w:t>« services »</w:t>
      </w:r>
      <w:r w:rsidRPr="00175291">
        <w:rPr>
          <w:rFonts w:ascii="Times New Roman" w:hAnsi="Times New Roman" w:cs="Times New Roman"/>
          <w:sz w:val="24"/>
          <w:szCs w:val="24"/>
          <w:lang w:eastAsia="fr-FR"/>
        </w:rPr>
        <w:t xml:space="preserve"> contient les appelles API</w:t>
      </w:r>
    </w:p>
    <w:p w14:paraId="1AC8BAF5" w14:textId="214CF46C" w:rsidR="00B43F9F" w:rsidRPr="00175291" w:rsidRDefault="00B43F9F" w:rsidP="00175291">
      <w:pPr>
        <w:pStyle w:val="Paragraphedeliste"/>
        <w:numPr>
          <w:ilvl w:val="0"/>
          <w:numId w:val="26"/>
        </w:numPr>
        <w:spacing w:line="360" w:lineRule="auto"/>
        <w:jc w:val="both"/>
        <w:rPr>
          <w:rFonts w:ascii="Times New Roman" w:hAnsi="Times New Roman" w:cs="Times New Roman"/>
          <w:sz w:val="24"/>
          <w:szCs w:val="24"/>
          <w:lang w:eastAsia="fr-FR"/>
        </w:rPr>
      </w:pPr>
      <w:r w:rsidRPr="00175291">
        <w:rPr>
          <w:rFonts w:ascii="Times New Roman" w:hAnsi="Times New Roman" w:cs="Times New Roman"/>
          <w:sz w:val="24"/>
          <w:szCs w:val="24"/>
          <w:lang w:eastAsia="fr-FR"/>
        </w:rPr>
        <w:t xml:space="preserve">Le dossier </w:t>
      </w:r>
      <w:r w:rsidRPr="00175291">
        <w:rPr>
          <w:rFonts w:ascii="Times New Roman" w:hAnsi="Times New Roman" w:cs="Times New Roman"/>
          <w:b/>
          <w:sz w:val="24"/>
          <w:szCs w:val="24"/>
          <w:lang w:eastAsia="fr-FR"/>
        </w:rPr>
        <w:t xml:space="preserve">« types » </w:t>
      </w:r>
      <w:r w:rsidRPr="00175291">
        <w:rPr>
          <w:rFonts w:ascii="Times New Roman" w:hAnsi="Times New Roman" w:cs="Times New Roman"/>
          <w:sz w:val="24"/>
          <w:szCs w:val="24"/>
          <w:lang w:eastAsia="fr-FR"/>
        </w:rPr>
        <w:t>contient les types des objet Type Script</w:t>
      </w:r>
    </w:p>
    <w:p w14:paraId="5BFBEBB3" w14:textId="01D78C23" w:rsidR="00A76353" w:rsidRPr="00175291" w:rsidRDefault="007F702A" w:rsidP="00175291">
      <w:pPr>
        <w:pStyle w:val="Titre3"/>
        <w:spacing w:line="360" w:lineRule="auto"/>
        <w:jc w:val="both"/>
        <w:rPr>
          <w:rFonts w:ascii="Times New Roman" w:hAnsi="Times New Roman" w:cs="Times New Roman"/>
          <w:b/>
          <w:color w:val="auto"/>
        </w:rPr>
      </w:pPr>
      <w:bookmarkStart w:id="714" w:name="_Toc182399168"/>
      <w:bookmarkStart w:id="715" w:name="_Toc182399637"/>
      <w:r w:rsidRPr="00175291">
        <w:rPr>
          <w:rFonts w:ascii="Times New Roman" w:hAnsi="Times New Roman" w:cs="Times New Roman"/>
          <w:b/>
          <w:color w:val="auto"/>
        </w:rPr>
        <w:t>7.3. Présentation de l’application</w:t>
      </w:r>
      <w:bookmarkEnd w:id="714"/>
      <w:bookmarkEnd w:id="715"/>
    </w:p>
    <w:p w14:paraId="32D08151" w14:textId="132A5CBA" w:rsidR="009B067B" w:rsidRDefault="009B067B" w:rsidP="00175291">
      <w:pPr>
        <w:spacing w:line="360" w:lineRule="auto"/>
        <w:jc w:val="both"/>
        <w:rPr>
          <w:rFonts w:ascii="Times New Roman" w:hAnsi="Times New Roman" w:cs="Times New Roman"/>
          <w:sz w:val="24"/>
          <w:szCs w:val="24"/>
          <w:lang w:eastAsia="ja-JP"/>
        </w:rPr>
      </w:pPr>
      <w:r w:rsidRPr="00175291">
        <w:rPr>
          <w:rFonts w:ascii="Times New Roman" w:hAnsi="Times New Roman" w:cs="Times New Roman"/>
          <w:sz w:val="24"/>
          <w:szCs w:val="24"/>
          <w:lang w:eastAsia="ja-JP"/>
        </w:rPr>
        <w:t>Pour bien pr</w:t>
      </w:r>
      <w:r w:rsidR="00B55AB6" w:rsidRPr="00175291">
        <w:rPr>
          <w:rFonts w:ascii="Times New Roman" w:hAnsi="Times New Roman" w:cs="Times New Roman"/>
          <w:sz w:val="24"/>
          <w:szCs w:val="24"/>
          <w:lang w:eastAsia="ja-JP"/>
        </w:rPr>
        <w:t>ésenter l’outil de gestion de projet, les figures 2</w:t>
      </w:r>
      <w:r w:rsidR="00770A94">
        <w:rPr>
          <w:rFonts w:ascii="Times New Roman" w:hAnsi="Times New Roman" w:cs="Times New Roman"/>
          <w:sz w:val="24"/>
          <w:szCs w:val="24"/>
          <w:lang w:eastAsia="ja-JP"/>
        </w:rPr>
        <w:t>8 à</w:t>
      </w:r>
      <w:r w:rsidR="008B1888" w:rsidRPr="00175291">
        <w:rPr>
          <w:rFonts w:ascii="Times New Roman" w:hAnsi="Times New Roman" w:cs="Times New Roman"/>
          <w:sz w:val="24"/>
          <w:szCs w:val="24"/>
          <w:lang w:eastAsia="ja-JP"/>
        </w:rPr>
        <w:t xml:space="preserve"> </w:t>
      </w:r>
      <w:r w:rsidR="00770A94">
        <w:rPr>
          <w:rFonts w:ascii="Times New Roman" w:hAnsi="Times New Roman" w:cs="Times New Roman"/>
          <w:sz w:val="24"/>
          <w:szCs w:val="24"/>
          <w:lang w:eastAsia="ja-JP"/>
        </w:rPr>
        <w:t>34</w:t>
      </w:r>
      <w:r w:rsidR="00B55AB6" w:rsidRPr="00175291">
        <w:rPr>
          <w:rFonts w:ascii="Times New Roman" w:hAnsi="Times New Roman" w:cs="Times New Roman"/>
          <w:sz w:val="24"/>
          <w:szCs w:val="24"/>
          <w:lang w:eastAsia="ja-JP"/>
        </w:rPr>
        <w:t xml:space="preserve"> en guise de capture de l’outil en fonctionnement facilitera la présentation.</w:t>
      </w:r>
      <w:r w:rsidR="002F6F63" w:rsidRPr="00175291">
        <w:rPr>
          <w:rFonts w:ascii="Times New Roman" w:hAnsi="Times New Roman" w:cs="Times New Roman"/>
          <w:sz w:val="24"/>
          <w:szCs w:val="24"/>
          <w:lang w:eastAsia="ja-JP"/>
        </w:rPr>
        <w:t xml:space="preserve"> Les noms des utilisateurs et des projets ont été préalablement flouté par soucis de sécurité et de confidentialité.</w:t>
      </w:r>
    </w:p>
    <w:p w14:paraId="43629B7C" w14:textId="77777777" w:rsidR="00770A94" w:rsidRDefault="00770A94" w:rsidP="00770A94">
      <w:pPr>
        <w:keepNext/>
        <w:spacing w:line="360" w:lineRule="auto"/>
        <w:jc w:val="both"/>
      </w:pPr>
      <w:r>
        <w:rPr>
          <w:rFonts w:ascii="Times New Roman" w:hAnsi="Times New Roman" w:cs="Times New Roman"/>
          <w:noProof/>
          <w:sz w:val="24"/>
          <w:szCs w:val="24"/>
          <w:lang w:eastAsia="ja-JP"/>
        </w:rPr>
        <w:drawing>
          <wp:inline distT="0" distB="0" distL="0" distR="0" wp14:anchorId="62E3A1CD" wp14:editId="6C5D344C">
            <wp:extent cx="5760720" cy="2880360"/>
            <wp:effectExtent l="0" t="0" r="0" b="0"/>
            <wp:docPr id="362573442"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3442" name="Image 36257344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66442B7B" w14:textId="75C4CB6D" w:rsidR="00770A94" w:rsidRPr="004543D3" w:rsidRDefault="00770A94" w:rsidP="004543D3">
      <w:pPr>
        <w:pStyle w:val="Lgende"/>
        <w:jc w:val="center"/>
        <w:rPr>
          <w:color w:val="auto"/>
          <w:sz w:val="24"/>
          <w:szCs w:val="24"/>
          <w:lang w:eastAsia="ja-JP"/>
        </w:rPr>
      </w:pPr>
      <w:bookmarkStart w:id="716" w:name="_Toc182399204"/>
      <w:r w:rsidRPr="004543D3">
        <w:rPr>
          <w:color w:val="auto"/>
          <w:sz w:val="24"/>
          <w:szCs w:val="24"/>
        </w:rPr>
        <w:t xml:space="preserve">Figure </w:t>
      </w:r>
      <w:r w:rsidRPr="004543D3">
        <w:rPr>
          <w:color w:val="auto"/>
          <w:sz w:val="24"/>
          <w:szCs w:val="24"/>
        </w:rPr>
        <w:fldChar w:fldCharType="begin"/>
      </w:r>
      <w:r w:rsidRPr="004543D3">
        <w:rPr>
          <w:color w:val="auto"/>
          <w:sz w:val="24"/>
          <w:szCs w:val="24"/>
        </w:rPr>
        <w:instrText xml:space="preserve"> SEQ Figure \* ARABIC </w:instrText>
      </w:r>
      <w:r w:rsidRPr="004543D3">
        <w:rPr>
          <w:color w:val="auto"/>
          <w:sz w:val="24"/>
          <w:szCs w:val="24"/>
        </w:rPr>
        <w:fldChar w:fldCharType="separate"/>
      </w:r>
      <w:r w:rsidR="00AC68CA">
        <w:rPr>
          <w:noProof/>
          <w:color w:val="auto"/>
          <w:sz w:val="24"/>
          <w:szCs w:val="24"/>
        </w:rPr>
        <w:t>28</w:t>
      </w:r>
      <w:r w:rsidRPr="004543D3">
        <w:rPr>
          <w:color w:val="auto"/>
          <w:sz w:val="24"/>
          <w:szCs w:val="24"/>
        </w:rPr>
        <w:fldChar w:fldCharType="end"/>
      </w:r>
      <w:r w:rsidRPr="004543D3">
        <w:rPr>
          <w:color w:val="auto"/>
          <w:sz w:val="24"/>
          <w:szCs w:val="24"/>
        </w:rPr>
        <w:t xml:space="preserve">. </w:t>
      </w:r>
      <w:r w:rsidR="004543D3" w:rsidRPr="004543D3">
        <w:rPr>
          <w:color w:val="auto"/>
          <w:sz w:val="24"/>
          <w:szCs w:val="24"/>
        </w:rPr>
        <w:t>Interface</w:t>
      </w:r>
      <w:r w:rsidRPr="004543D3">
        <w:rPr>
          <w:color w:val="auto"/>
          <w:sz w:val="24"/>
          <w:szCs w:val="24"/>
        </w:rPr>
        <w:t xml:space="preserve"> login</w:t>
      </w:r>
      <w:bookmarkEnd w:id="716"/>
    </w:p>
    <w:p w14:paraId="443717DC"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1DC8377F" wp14:editId="7F8288EB">
            <wp:extent cx="6395550" cy="3437467"/>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r.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04244" cy="3442140"/>
                    </a:xfrm>
                    <a:prstGeom prst="rect">
                      <a:avLst/>
                    </a:prstGeom>
                  </pic:spPr>
                </pic:pic>
              </a:graphicData>
            </a:graphic>
          </wp:inline>
        </w:drawing>
      </w:r>
    </w:p>
    <w:p w14:paraId="5E352AA3" w14:textId="154AA11C" w:rsidR="00726174" w:rsidRPr="00175291" w:rsidRDefault="002F6F63" w:rsidP="00AF5AA6">
      <w:pPr>
        <w:pStyle w:val="Lgende"/>
        <w:spacing w:line="360" w:lineRule="auto"/>
        <w:jc w:val="center"/>
        <w:rPr>
          <w:color w:val="auto"/>
          <w:sz w:val="24"/>
          <w:szCs w:val="24"/>
          <w:lang w:eastAsia="ja-JP"/>
        </w:rPr>
      </w:pPr>
      <w:bookmarkStart w:id="717" w:name="_Toc182399205"/>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29</w:t>
      </w:r>
      <w:r w:rsidRPr="00175291">
        <w:rPr>
          <w:color w:val="auto"/>
          <w:sz w:val="24"/>
          <w:szCs w:val="24"/>
        </w:rPr>
        <w:fldChar w:fldCharType="end"/>
      </w:r>
      <w:r w:rsidRPr="00175291">
        <w:rPr>
          <w:color w:val="auto"/>
          <w:sz w:val="24"/>
          <w:szCs w:val="24"/>
        </w:rPr>
        <w:t>. Interface admin, liste des utilisateurs.</w:t>
      </w:r>
      <w:bookmarkEnd w:id="717"/>
    </w:p>
    <w:p w14:paraId="6EEDE13A"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73447148" wp14:editId="2718F64C">
            <wp:extent cx="6433950" cy="3149600"/>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cess.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46280" cy="3155636"/>
                    </a:xfrm>
                    <a:prstGeom prst="rect">
                      <a:avLst/>
                    </a:prstGeom>
                  </pic:spPr>
                </pic:pic>
              </a:graphicData>
            </a:graphic>
          </wp:inline>
        </w:drawing>
      </w:r>
    </w:p>
    <w:p w14:paraId="41694247" w14:textId="5CD0F359" w:rsidR="001F760E" w:rsidRPr="00175291" w:rsidRDefault="002F6F63" w:rsidP="00AF5AA6">
      <w:pPr>
        <w:pStyle w:val="Lgende"/>
        <w:spacing w:line="360" w:lineRule="auto"/>
        <w:jc w:val="center"/>
        <w:rPr>
          <w:color w:val="auto"/>
          <w:sz w:val="24"/>
          <w:szCs w:val="24"/>
          <w:lang w:eastAsia="ja-JP"/>
        </w:rPr>
      </w:pPr>
      <w:bookmarkStart w:id="718" w:name="_Toc182399206"/>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30</w:t>
      </w:r>
      <w:r w:rsidRPr="00175291">
        <w:rPr>
          <w:color w:val="auto"/>
          <w:sz w:val="24"/>
          <w:szCs w:val="24"/>
        </w:rPr>
        <w:fldChar w:fldCharType="end"/>
      </w:r>
      <w:r w:rsidRPr="00175291">
        <w:rPr>
          <w:color w:val="auto"/>
          <w:sz w:val="24"/>
          <w:szCs w:val="24"/>
        </w:rPr>
        <w:t>. Interface admin, liste des habilitations.</w:t>
      </w:r>
      <w:bookmarkEnd w:id="718"/>
    </w:p>
    <w:p w14:paraId="6B5B0CF7"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0C763F92" wp14:editId="7C81FCB6">
            <wp:extent cx="6458559" cy="3471333"/>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t.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70263" cy="3477624"/>
                    </a:xfrm>
                    <a:prstGeom prst="rect">
                      <a:avLst/>
                    </a:prstGeom>
                  </pic:spPr>
                </pic:pic>
              </a:graphicData>
            </a:graphic>
          </wp:inline>
        </w:drawing>
      </w:r>
    </w:p>
    <w:p w14:paraId="72B82A02" w14:textId="5272CF17" w:rsidR="001F760E" w:rsidRPr="00175291" w:rsidRDefault="002F6F63" w:rsidP="00AF5AA6">
      <w:pPr>
        <w:pStyle w:val="Lgende"/>
        <w:spacing w:line="360" w:lineRule="auto"/>
        <w:jc w:val="center"/>
        <w:rPr>
          <w:color w:val="auto"/>
          <w:sz w:val="24"/>
          <w:szCs w:val="24"/>
          <w:lang w:eastAsia="ja-JP"/>
        </w:rPr>
      </w:pPr>
      <w:bookmarkStart w:id="719" w:name="_Toc182399207"/>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31</w:t>
      </w:r>
      <w:r w:rsidRPr="00175291">
        <w:rPr>
          <w:color w:val="auto"/>
          <w:sz w:val="24"/>
          <w:szCs w:val="24"/>
        </w:rPr>
        <w:fldChar w:fldCharType="end"/>
      </w:r>
      <w:r w:rsidRPr="00175291">
        <w:rPr>
          <w:color w:val="auto"/>
          <w:sz w:val="24"/>
          <w:szCs w:val="24"/>
        </w:rPr>
        <w:t xml:space="preserve">. </w:t>
      </w:r>
      <w:r w:rsidR="00AF5AA6" w:rsidRPr="00175291">
        <w:rPr>
          <w:color w:val="auto"/>
          <w:sz w:val="24"/>
          <w:szCs w:val="24"/>
        </w:rPr>
        <w:t>Interface</w:t>
      </w:r>
      <w:r w:rsidRPr="00175291">
        <w:rPr>
          <w:color w:val="auto"/>
          <w:sz w:val="24"/>
          <w:szCs w:val="24"/>
        </w:rPr>
        <w:t xml:space="preserve"> projet, table projet.</w:t>
      </w:r>
      <w:bookmarkEnd w:id="719"/>
    </w:p>
    <w:p w14:paraId="684EA420"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inline distT="0" distB="0" distL="0" distR="0" wp14:anchorId="759C5148" wp14:editId="39B3D28A">
            <wp:extent cx="6411301" cy="3445933"/>
            <wp:effectExtent l="0" t="0" r="8890" b="25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33083" cy="3457640"/>
                    </a:xfrm>
                    <a:prstGeom prst="rect">
                      <a:avLst/>
                    </a:prstGeom>
                  </pic:spPr>
                </pic:pic>
              </a:graphicData>
            </a:graphic>
          </wp:inline>
        </w:drawing>
      </w:r>
    </w:p>
    <w:p w14:paraId="179A2F96" w14:textId="2EF1E805" w:rsidR="001F760E" w:rsidRPr="00175291" w:rsidRDefault="002F6F63" w:rsidP="00AF5AA6">
      <w:pPr>
        <w:pStyle w:val="Lgende"/>
        <w:spacing w:line="360" w:lineRule="auto"/>
        <w:jc w:val="center"/>
        <w:rPr>
          <w:color w:val="auto"/>
          <w:sz w:val="24"/>
          <w:szCs w:val="24"/>
          <w:lang w:eastAsia="ja-JP"/>
        </w:rPr>
      </w:pPr>
      <w:bookmarkStart w:id="720" w:name="_Toc182399208"/>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32</w:t>
      </w:r>
      <w:r w:rsidRPr="00175291">
        <w:rPr>
          <w:color w:val="auto"/>
          <w:sz w:val="24"/>
          <w:szCs w:val="24"/>
        </w:rPr>
        <w:fldChar w:fldCharType="end"/>
      </w:r>
      <w:r w:rsidRPr="00175291">
        <w:rPr>
          <w:color w:val="auto"/>
          <w:sz w:val="24"/>
          <w:szCs w:val="24"/>
        </w:rPr>
        <w:t>. Interface tâche par phase de projet.</w:t>
      </w:r>
      <w:bookmarkEnd w:id="720"/>
    </w:p>
    <w:p w14:paraId="4DBC0E84"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lastRenderedPageBreak/>
        <w:drawing>
          <wp:inline distT="0" distB="0" distL="0" distR="0" wp14:anchorId="4BD50F71" wp14:editId="3242EF6A">
            <wp:extent cx="6458559" cy="3471333"/>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tails.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71625" cy="3478356"/>
                    </a:xfrm>
                    <a:prstGeom prst="rect">
                      <a:avLst/>
                    </a:prstGeom>
                  </pic:spPr>
                </pic:pic>
              </a:graphicData>
            </a:graphic>
          </wp:inline>
        </w:drawing>
      </w:r>
    </w:p>
    <w:p w14:paraId="69C2D75F" w14:textId="4E721E47" w:rsidR="001F760E" w:rsidRPr="00175291" w:rsidRDefault="002F6F63" w:rsidP="00AF5AA6">
      <w:pPr>
        <w:pStyle w:val="Lgende"/>
        <w:spacing w:line="360" w:lineRule="auto"/>
        <w:jc w:val="center"/>
        <w:rPr>
          <w:color w:val="auto"/>
          <w:sz w:val="24"/>
          <w:szCs w:val="24"/>
          <w:lang w:eastAsia="ja-JP"/>
        </w:rPr>
      </w:pPr>
      <w:bookmarkStart w:id="721" w:name="_Toc182399209"/>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33</w:t>
      </w:r>
      <w:r w:rsidRPr="00175291">
        <w:rPr>
          <w:color w:val="auto"/>
          <w:sz w:val="24"/>
          <w:szCs w:val="24"/>
        </w:rPr>
        <w:fldChar w:fldCharType="end"/>
      </w:r>
      <w:r w:rsidRPr="00175291">
        <w:rPr>
          <w:color w:val="auto"/>
          <w:sz w:val="24"/>
          <w:szCs w:val="24"/>
        </w:rPr>
        <w:t>. Détails d'un projet.</w:t>
      </w:r>
      <w:bookmarkEnd w:id="721"/>
    </w:p>
    <w:p w14:paraId="27C6ADEE" w14:textId="77777777" w:rsidR="002F6F63" w:rsidRPr="00175291" w:rsidRDefault="001F760E" w:rsidP="00175291">
      <w:pPr>
        <w:keepNext/>
        <w:spacing w:line="360" w:lineRule="auto"/>
        <w:jc w:val="both"/>
        <w:rPr>
          <w:rFonts w:ascii="Times New Roman" w:hAnsi="Times New Roman" w:cs="Times New Roman"/>
          <w:sz w:val="24"/>
          <w:szCs w:val="24"/>
        </w:rPr>
      </w:pPr>
      <w:r w:rsidRPr="00175291">
        <w:rPr>
          <w:rFonts w:ascii="Times New Roman" w:hAnsi="Times New Roman" w:cs="Times New Roman"/>
          <w:noProof/>
          <w:sz w:val="24"/>
          <w:szCs w:val="24"/>
          <w:lang w:eastAsia="ja-JP"/>
        </w:rPr>
        <w:drawing>
          <wp:anchor distT="0" distB="0" distL="114300" distR="114300" simplePos="0" relativeHeight="251715584" behindDoc="0" locked="0" layoutInCell="1" allowOverlap="1" wp14:anchorId="659F7081" wp14:editId="534EA7A0">
            <wp:simplePos x="0" y="0"/>
            <wp:positionH relativeFrom="column">
              <wp:posOffset>-669502</wp:posOffset>
            </wp:positionH>
            <wp:positionV relativeFrom="paragraph">
              <wp:posOffset>212</wp:posOffset>
            </wp:positionV>
            <wp:extent cx="7214683" cy="3877733"/>
            <wp:effectExtent l="0" t="0" r="5715" b="889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ticity.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214683" cy="3877733"/>
                    </a:xfrm>
                    <a:prstGeom prst="rect">
                      <a:avLst/>
                    </a:prstGeom>
                  </pic:spPr>
                </pic:pic>
              </a:graphicData>
            </a:graphic>
            <wp14:sizeRelH relativeFrom="margin">
              <wp14:pctWidth>0</wp14:pctWidth>
            </wp14:sizeRelH>
            <wp14:sizeRelV relativeFrom="margin">
              <wp14:pctHeight>0</wp14:pctHeight>
            </wp14:sizeRelV>
          </wp:anchor>
        </w:drawing>
      </w:r>
    </w:p>
    <w:p w14:paraId="57BC6D8D" w14:textId="1B4575B6" w:rsidR="001F760E" w:rsidRPr="00175291" w:rsidRDefault="002F6F63" w:rsidP="00AF5AA6">
      <w:pPr>
        <w:pStyle w:val="Lgende"/>
        <w:spacing w:line="360" w:lineRule="auto"/>
        <w:jc w:val="center"/>
        <w:rPr>
          <w:color w:val="auto"/>
          <w:sz w:val="24"/>
          <w:szCs w:val="24"/>
        </w:rPr>
      </w:pPr>
      <w:bookmarkStart w:id="722" w:name="_Toc182399210"/>
      <w:r w:rsidRPr="00175291">
        <w:rPr>
          <w:color w:val="auto"/>
          <w:sz w:val="24"/>
          <w:szCs w:val="24"/>
        </w:rPr>
        <w:t xml:space="preserve">Figure </w:t>
      </w:r>
      <w:r w:rsidRPr="00175291">
        <w:rPr>
          <w:color w:val="auto"/>
          <w:sz w:val="24"/>
          <w:szCs w:val="24"/>
        </w:rPr>
        <w:fldChar w:fldCharType="begin"/>
      </w:r>
      <w:r w:rsidRPr="00175291">
        <w:rPr>
          <w:color w:val="auto"/>
          <w:sz w:val="24"/>
          <w:szCs w:val="24"/>
        </w:rPr>
        <w:instrText xml:space="preserve"> SEQ Figure \* ARABIC </w:instrText>
      </w:r>
      <w:r w:rsidRPr="00175291">
        <w:rPr>
          <w:color w:val="auto"/>
          <w:sz w:val="24"/>
          <w:szCs w:val="24"/>
        </w:rPr>
        <w:fldChar w:fldCharType="separate"/>
      </w:r>
      <w:r w:rsidR="00AC68CA">
        <w:rPr>
          <w:noProof/>
          <w:color w:val="auto"/>
          <w:sz w:val="24"/>
          <w:szCs w:val="24"/>
        </w:rPr>
        <w:t>34</w:t>
      </w:r>
      <w:r w:rsidRPr="00175291">
        <w:rPr>
          <w:color w:val="auto"/>
          <w:sz w:val="24"/>
          <w:szCs w:val="24"/>
        </w:rPr>
        <w:fldChar w:fldCharType="end"/>
      </w:r>
      <w:r w:rsidRPr="00175291">
        <w:rPr>
          <w:color w:val="auto"/>
          <w:sz w:val="24"/>
          <w:szCs w:val="24"/>
        </w:rPr>
        <w:t>. Vue calendaire des activités dans le mois courant.</w:t>
      </w:r>
      <w:bookmarkEnd w:id="722"/>
    </w:p>
    <w:p w14:paraId="46A4F479" w14:textId="442CF03E" w:rsidR="008B1888" w:rsidRPr="00175291" w:rsidRDefault="008B1888" w:rsidP="00175291">
      <w:pPr>
        <w:spacing w:line="360" w:lineRule="auto"/>
        <w:jc w:val="both"/>
        <w:rPr>
          <w:rFonts w:ascii="Times New Roman" w:hAnsi="Times New Roman" w:cs="Times New Roman"/>
          <w:sz w:val="24"/>
          <w:szCs w:val="24"/>
          <w:lang w:eastAsia="fr-FR"/>
        </w:rPr>
      </w:pPr>
    </w:p>
    <w:p w14:paraId="5E4C56AB" w14:textId="3FD030A2" w:rsidR="004543D3" w:rsidRDefault="004543D3" w:rsidP="00175291">
      <w:pPr>
        <w:spacing w:line="360" w:lineRule="auto"/>
        <w:jc w:val="both"/>
        <w:rPr>
          <w:rFonts w:ascii="Times New Roman" w:hAnsi="Times New Roman" w:cs="Times New Roman"/>
          <w:sz w:val="24"/>
          <w:szCs w:val="24"/>
          <w:lang w:eastAsia="fr-FR"/>
        </w:rPr>
      </w:pPr>
      <w:r>
        <w:rPr>
          <w:rFonts w:ascii="Times New Roman" w:hAnsi="Times New Roman" w:cs="Times New Roman"/>
          <w:sz w:val="24"/>
          <w:szCs w:val="24"/>
          <w:lang w:eastAsia="fr-FR"/>
        </w:rPr>
        <w:lastRenderedPageBreak/>
        <w:t>L’application est déjà tout à fait responsive  comme le montre les figures</w:t>
      </w:r>
      <w:r w:rsidR="00AC68CA">
        <w:rPr>
          <w:rFonts w:ascii="Times New Roman" w:hAnsi="Times New Roman" w:cs="Times New Roman"/>
          <w:sz w:val="24"/>
          <w:szCs w:val="24"/>
          <w:lang w:eastAsia="fr-FR"/>
        </w:rPr>
        <w:t xml:space="preserve"> 35 à 38</w:t>
      </w:r>
    </w:p>
    <w:p w14:paraId="3D0C2CFA" w14:textId="30E69F87" w:rsidR="004543D3" w:rsidRDefault="00AC68CA" w:rsidP="00175291">
      <w:pPr>
        <w:spacing w:line="360" w:lineRule="auto"/>
        <w:jc w:val="both"/>
        <w:rPr>
          <w:rFonts w:ascii="Times New Roman" w:hAnsi="Times New Roman" w:cs="Times New Roman"/>
          <w:sz w:val="24"/>
          <w:szCs w:val="24"/>
          <w:lang w:eastAsia="fr-FR"/>
        </w:rPr>
      </w:pPr>
      <w:r>
        <w:rPr>
          <w:rFonts w:ascii="Times New Roman" w:hAnsi="Times New Roman" w:cs="Times New Roman"/>
          <w:noProof/>
          <w:sz w:val="24"/>
          <w:szCs w:val="24"/>
          <w:lang w:eastAsia="fr-FR"/>
        </w:rPr>
        <mc:AlternateContent>
          <mc:Choice Requires="wps">
            <w:drawing>
              <wp:anchor distT="0" distB="0" distL="114300" distR="114300" simplePos="0" relativeHeight="251718656" behindDoc="0" locked="0" layoutInCell="1" allowOverlap="1" wp14:anchorId="58A02E81" wp14:editId="22E4F260">
                <wp:simplePos x="0" y="0"/>
                <wp:positionH relativeFrom="column">
                  <wp:posOffset>2177001</wp:posOffset>
                </wp:positionH>
                <wp:positionV relativeFrom="paragraph">
                  <wp:posOffset>40861</wp:posOffset>
                </wp:positionV>
                <wp:extent cx="2114688" cy="4524292"/>
                <wp:effectExtent l="0" t="0" r="0" b="0"/>
                <wp:wrapNone/>
                <wp:docPr id="1375850484" name="Zone de texte 111"/>
                <wp:cNvGraphicFramePr/>
                <a:graphic xmlns:a="http://schemas.openxmlformats.org/drawingml/2006/main">
                  <a:graphicData uri="http://schemas.microsoft.com/office/word/2010/wordprocessingShape">
                    <wps:wsp>
                      <wps:cNvSpPr txBox="1"/>
                      <wps:spPr>
                        <a:xfrm>
                          <a:off x="0" y="0"/>
                          <a:ext cx="2114688" cy="4524292"/>
                        </a:xfrm>
                        <a:prstGeom prst="rect">
                          <a:avLst/>
                        </a:prstGeom>
                        <a:solidFill>
                          <a:schemeClr val="lt1"/>
                        </a:solidFill>
                        <a:ln w="6350">
                          <a:noFill/>
                        </a:ln>
                      </wps:spPr>
                      <wps:txbx>
                        <w:txbxContent>
                          <w:p w14:paraId="0C8D0C89" w14:textId="77777777" w:rsidR="00AC68CA" w:rsidRDefault="004543D3" w:rsidP="00AC68CA">
                            <w:pPr>
                              <w:keepNext/>
                            </w:pPr>
                            <w:r>
                              <w:rPr>
                                <w:rFonts w:ascii="Times New Roman" w:hAnsi="Times New Roman" w:cs="Times New Roman"/>
                                <w:noProof/>
                                <w:sz w:val="24"/>
                                <w:szCs w:val="24"/>
                                <w:lang w:eastAsia="fr-FR"/>
                              </w:rPr>
                              <w:drawing>
                                <wp:inline distT="0" distB="0" distL="0" distR="0" wp14:anchorId="1A649B0E" wp14:editId="198BF0D6">
                                  <wp:extent cx="1741805" cy="3983603"/>
                                  <wp:effectExtent l="0" t="0" r="0" b="0"/>
                                  <wp:docPr id="945260996" name="Image 107" descr="Une image contenant texte, Appareils électroniques,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147" name="Image 107" descr="Une image contenant texte, Appareils électroniques, capture d’écran, Page web&#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1743141" cy="3986659"/>
                                          </a:xfrm>
                                          <a:prstGeom prst="rect">
                                            <a:avLst/>
                                          </a:prstGeom>
                                        </pic:spPr>
                                      </pic:pic>
                                    </a:graphicData>
                                  </a:graphic>
                                </wp:inline>
                              </w:drawing>
                            </w:r>
                          </w:p>
                          <w:p w14:paraId="1A26AACE" w14:textId="65C7698B" w:rsidR="00AC68CA" w:rsidRDefault="00AC68CA" w:rsidP="00AC68CA">
                            <w:pPr>
                              <w:pStyle w:val="Lgende"/>
                              <w:jc w:val="center"/>
                            </w:pPr>
                            <w:bookmarkStart w:id="723" w:name="_Toc182399211"/>
                            <w:r>
                              <w:t xml:space="preserve">Figure </w:t>
                            </w:r>
                            <w:fldSimple w:instr=" SEQ Figure \* ARABIC ">
                              <w:r>
                                <w:rPr>
                                  <w:noProof/>
                                </w:rPr>
                                <w:t>35</w:t>
                              </w:r>
                            </w:fldSimple>
                            <w:r>
                              <w:t>. Interface historique, mobile</w:t>
                            </w:r>
                            <w:bookmarkEnd w:id="723"/>
                          </w:p>
                          <w:p w14:paraId="4716AC1B" w14:textId="0EA289CC" w:rsidR="004543D3" w:rsidRDefault="004543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02E81" id="_x0000_s1114" type="#_x0000_t202" style="position:absolute;left:0;text-align:left;margin-left:171.4pt;margin-top:3.2pt;width:166.5pt;height:356.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" fillcolor="white [3201]" stroked="f" strokeweight=".5pt">
                <v:textbox>
                  <w:txbxContent>
                    <w:p w14:paraId="0C8D0C89" w14:textId="77777777" w:rsidR="00AC68CA" w:rsidRDefault="004543D3" w:rsidP="00AC68CA">
                      <w:pPr>
                        <w:keepNext/>
                      </w:pPr>
                      <w:r>
                        <w:rPr>
                          <w:rFonts w:ascii="Times New Roman" w:hAnsi="Times New Roman" w:cs="Times New Roman"/>
                          <w:noProof/>
                          <w:sz w:val="24"/>
                          <w:szCs w:val="24"/>
                          <w:lang w:eastAsia="fr-FR"/>
                        </w:rPr>
                        <w:drawing>
                          <wp:inline distT="0" distB="0" distL="0" distR="0" wp14:anchorId="1A649B0E" wp14:editId="198BF0D6">
                            <wp:extent cx="1741805" cy="3983603"/>
                            <wp:effectExtent l="0" t="0" r="0" b="0"/>
                            <wp:docPr id="945260996" name="Image 107" descr="Une image contenant texte, Appareils électroniques,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147" name="Image 107" descr="Une image contenant texte, Appareils électroniques, capture d’écran, Page web&#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1743141" cy="3986659"/>
                                    </a:xfrm>
                                    <a:prstGeom prst="rect">
                                      <a:avLst/>
                                    </a:prstGeom>
                                  </pic:spPr>
                                </pic:pic>
                              </a:graphicData>
                            </a:graphic>
                          </wp:inline>
                        </w:drawing>
                      </w:r>
                    </w:p>
                    <w:p w14:paraId="1A26AACE" w14:textId="65C7698B" w:rsidR="00AC68CA" w:rsidRDefault="00AC68CA" w:rsidP="00AC68CA">
                      <w:pPr>
                        <w:pStyle w:val="Lgende"/>
                        <w:jc w:val="center"/>
                      </w:pPr>
                      <w:bookmarkStart w:id="724" w:name="_Toc182399211"/>
                      <w:r>
                        <w:t xml:space="preserve">Figure </w:t>
                      </w:r>
                      <w:fldSimple w:instr=" SEQ Figure \* ARABIC ">
                        <w:r>
                          <w:rPr>
                            <w:noProof/>
                          </w:rPr>
                          <w:t>35</w:t>
                        </w:r>
                      </w:fldSimple>
                      <w:r>
                        <w:t>. Interface historique, mobile</w:t>
                      </w:r>
                      <w:bookmarkEnd w:id="724"/>
                    </w:p>
                    <w:p w14:paraId="4716AC1B" w14:textId="0EA289CC" w:rsidR="004543D3" w:rsidRDefault="004543D3"/>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717632" behindDoc="0" locked="0" layoutInCell="1" allowOverlap="1" wp14:anchorId="00459934" wp14:editId="46969573">
                <wp:simplePos x="0" y="0"/>
                <wp:positionH relativeFrom="column">
                  <wp:posOffset>4379429</wp:posOffset>
                </wp:positionH>
                <wp:positionV relativeFrom="paragraph">
                  <wp:posOffset>56901</wp:posOffset>
                </wp:positionV>
                <wp:extent cx="2027582" cy="4261899"/>
                <wp:effectExtent l="0" t="0" r="0" b="5715"/>
                <wp:wrapNone/>
                <wp:docPr id="185713585" name="Zone de texte 110"/>
                <wp:cNvGraphicFramePr/>
                <a:graphic xmlns:a="http://schemas.openxmlformats.org/drawingml/2006/main">
                  <a:graphicData uri="http://schemas.microsoft.com/office/word/2010/wordprocessingShape">
                    <wps:wsp>
                      <wps:cNvSpPr txBox="1"/>
                      <wps:spPr>
                        <a:xfrm>
                          <a:off x="0" y="0"/>
                          <a:ext cx="2027582" cy="4261899"/>
                        </a:xfrm>
                        <a:prstGeom prst="rect">
                          <a:avLst/>
                        </a:prstGeom>
                        <a:solidFill>
                          <a:schemeClr val="lt1"/>
                        </a:solidFill>
                        <a:ln w="6350">
                          <a:noFill/>
                        </a:ln>
                      </wps:spPr>
                      <wps:txbx>
                        <w:txbxContent>
                          <w:p w14:paraId="23DDE651" w14:textId="77777777" w:rsidR="00AC68CA" w:rsidRDefault="004543D3" w:rsidP="00AC68CA">
                            <w:pPr>
                              <w:keepNext/>
                            </w:pPr>
                            <w:r>
                              <w:rPr>
                                <w:rFonts w:ascii="Times New Roman" w:hAnsi="Times New Roman" w:cs="Times New Roman"/>
                                <w:noProof/>
                                <w:sz w:val="24"/>
                                <w:szCs w:val="24"/>
                                <w:lang w:eastAsia="fr-FR"/>
                              </w:rPr>
                              <w:drawing>
                                <wp:inline distT="0" distB="0" distL="0" distR="0" wp14:anchorId="11E20FCB" wp14:editId="0D9D7963">
                                  <wp:extent cx="1804407" cy="3641697"/>
                                  <wp:effectExtent l="0" t="0" r="5715" b="0"/>
                                  <wp:docPr id="1083855940"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3697" name="Image 532013697"/>
                                          <pic:cNvPicPr/>
                                        </pic:nvPicPr>
                                        <pic:blipFill>
                                          <a:blip r:embed="rId50">
                                            <a:extLst>
                                              <a:ext uri="{28A0092B-C50C-407E-A947-70E740481C1C}">
                                                <a14:useLocalDpi xmlns:a14="http://schemas.microsoft.com/office/drawing/2010/main" val="0"/>
                                              </a:ext>
                                            </a:extLst>
                                          </a:blip>
                                          <a:stretch>
                                            <a:fillRect/>
                                          </a:stretch>
                                        </pic:blipFill>
                                        <pic:spPr>
                                          <a:xfrm>
                                            <a:off x="0" y="0"/>
                                            <a:ext cx="1823113" cy="3679450"/>
                                          </a:xfrm>
                                          <a:prstGeom prst="rect">
                                            <a:avLst/>
                                          </a:prstGeom>
                                        </pic:spPr>
                                      </pic:pic>
                                    </a:graphicData>
                                  </a:graphic>
                                </wp:inline>
                              </w:drawing>
                            </w:r>
                          </w:p>
                          <w:p w14:paraId="12D978B0" w14:textId="60D8F36A" w:rsidR="00AC68CA" w:rsidRDefault="00AC68CA" w:rsidP="00AC68CA">
                            <w:pPr>
                              <w:pStyle w:val="Lgende"/>
                            </w:pPr>
                            <w:bookmarkStart w:id="725" w:name="_Toc182399212"/>
                            <w:r>
                              <w:t xml:space="preserve">Figure </w:t>
                            </w:r>
                            <w:fldSimple w:instr=" SEQ Figure \* ARABIC ">
                              <w:r>
                                <w:rPr>
                                  <w:noProof/>
                                </w:rPr>
                                <w:t>36</w:t>
                              </w:r>
                            </w:fldSimple>
                            <w:r>
                              <w:t>. Interface projet, mobile</w:t>
                            </w:r>
                            <w:bookmarkEnd w:id="725"/>
                          </w:p>
                          <w:p w14:paraId="61AC8F9C" w14:textId="554A7100" w:rsidR="004543D3" w:rsidRDefault="004543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459934" id="Zone de texte 110" o:spid="_x0000_s1115" type="#_x0000_t202" style="position:absolute;left:0;text-align:left;margin-left:344.85pt;margin-top:4.5pt;width:159.65pt;height:335.6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" fillcolor="white [3201]" stroked="f" strokeweight=".5pt">
                <v:textbox>
                  <w:txbxContent>
                    <w:p w14:paraId="23DDE651" w14:textId="77777777" w:rsidR="00AC68CA" w:rsidRDefault="004543D3" w:rsidP="00AC68CA">
                      <w:pPr>
                        <w:keepNext/>
                      </w:pPr>
                      <w:r>
                        <w:rPr>
                          <w:rFonts w:ascii="Times New Roman" w:hAnsi="Times New Roman" w:cs="Times New Roman"/>
                          <w:noProof/>
                          <w:sz w:val="24"/>
                          <w:szCs w:val="24"/>
                          <w:lang w:eastAsia="fr-FR"/>
                        </w:rPr>
                        <w:drawing>
                          <wp:inline distT="0" distB="0" distL="0" distR="0" wp14:anchorId="11E20FCB" wp14:editId="0D9D7963">
                            <wp:extent cx="1804407" cy="3641697"/>
                            <wp:effectExtent l="0" t="0" r="5715" b="0"/>
                            <wp:docPr id="1083855940"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3697" name="Image 532013697"/>
                                    <pic:cNvPicPr/>
                                  </pic:nvPicPr>
                                  <pic:blipFill>
                                    <a:blip r:embed="rId50">
                                      <a:extLst>
                                        <a:ext uri="{28A0092B-C50C-407E-A947-70E740481C1C}">
                                          <a14:useLocalDpi xmlns:a14="http://schemas.microsoft.com/office/drawing/2010/main" val="0"/>
                                        </a:ext>
                                      </a:extLst>
                                    </a:blip>
                                    <a:stretch>
                                      <a:fillRect/>
                                    </a:stretch>
                                  </pic:blipFill>
                                  <pic:spPr>
                                    <a:xfrm>
                                      <a:off x="0" y="0"/>
                                      <a:ext cx="1823113" cy="3679450"/>
                                    </a:xfrm>
                                    <a:prstGeom prst="rect">
                                      <a:avLst/>
                                    </a:prstGeom>
                                  </pic:spPr>
                                </pic:pic>
                              </a:graphicData>
                            </a:graphic>
                          </wp:inline>
                        </w:drawing>
                      </w:r>
                    </w:p>
                    <w:p w14:paraId="12D978B0" w14:textId="60D8F36A" w:rsidR="00AC68CA" w:rsidRDefault="00AC68CA" w:rsidP="00AC68CA">
                      <w:pPr>
                        <w:pStyle w:val="Lgende"/>
                      </w:pPr>
                      <w:bookmarkStart w:id="726" w:name="_Toc182399212"/>
                      <w:r>
                        <w:t xml:space="preserve">Figure </w:t>
                      </w:r>
                      <w:fldSimple w:instr=" SEQ Figure \* ARABIC ">
                        <w:r>
                          <w:rPr>
                            <w:noProof/>
                          </w:rPr>
                          <w:t>36</w:t>
                        </w:r>
                      </w:fldSimple>
                      <w:r>
                        <w:t>. Interface projet, mobile</w:t>
                      </w:r>
                      <w:bookmarkEnd w:id="726"/>
                    </w:p>
                    <w:p w14:paraId="61AC8F9C" w14:textId="554A7100" w:rsidR="004543D3" w:rsidRDefault="004543D3"/>
                  </w:txbxContent>
                </v:textbox>
              </v:shape>
            </w:pict>
          </mc:Fallback>
        </mc:AlternateContent>
      </w:r>
      <w:r>
        <w:rPr>
          <w:rFonts w:ascii="Times New Roman" w:hAnsi="Times New Roman" w:cs="Times New Roman"/>
          <w:noProof/>
          <w:sz w:val="24"/>
          <w:szCs w:val="24"/>
          <w:lang w:eastAsia="fr-FR"/>
        </w:rPr>
        <mc:AlternateContent>
          <mc:Choice Requires="wps">
            <w:drawing>
              <wp:anchor distT="0" distB="0" distL="114300" distR="114300" simplePos="0" relativeHeight="251716608" behindDoc="0" locked="0" layoutInCell="1" allowOverlap="1" wp14:anchorId="15318732" wp14:editId="0BFDAA15">
                <wp:simplePos x="0" y="0"/>
                <wp:positionH relativeFrom="column">
                  <wp:posOffset>-41054</wp:posOffset>
                </wp:positionH>
                <wp:positionV relativeFrom="paragraph">
                  <wp:posOffset>33048</wp:posOffset>
                </wp:positionV>
                <wp:extent cx="2138680" cy="4142629"/>
                <wp:effectExtent l="0" t="0" r="0" b="0"/>
                <wp:wrapNone/>
                <wp:docPr id="694042670" name="Zone de texte 109"/>
                <wp:cNvGraphicFramePr/>
                <a:graphic xmlns:a="http://schemas.openxmlformats.org/drawingml/2006/main">
                  <a:graphicData uri="http://schemas.microsoft.com/office/word/2010/wordprocessingShape">
                    <wps:wsp>
                      <wps:cNvSpPr txBox="1"/>
                      <wps:spPr>
                        <a:xfrm>
                          <a:off x="0" y="0"/>
                          <a:ext cx="2138680" cy="4142629"/>
                        </a:xfrm>
                        <a:prstGeom prst="rect">
                          <a:avLst/>
                        </a:prstGeom>
                        <a:solidFill>
                          <a:schemeClr val="lt1"/>
                        </a:solidFill>
                        <a:ln w="6350">
                          <a:noFill/>
                        </a:ln>
                      </wps:spPr>
                      <wps:txbx>
                        <w:txbxContent>
                          <w:p w14:paraId="7F49245B" w14:textId="77777777" w:rsidR="00AC68CA" w:rsidRDefault="004543D3" w:rsidP="00AC68CA">
                            <w:pPr>
                              <w:keepNext/>
                            </w:pPr>
                            <w:r>
                              <w:rPr>
                                <w:rFonts w:ascii="Times New Roman" w:hAnsi="Times New Roman" w:cs="Times New Roman"/>
                                <w:noProof/>
                                <w:sz w:val="24"/>
                                <w:szCs w:val="24"/>
                                <w:lang w:eastAsia="fr-FR"/>
                              </w:rPr>
                              <w:drawing>
                                <wp:inline distT="0" distB="0" distL="0" distR="0" wp14:anchorId="3FEF3143" wp14:editId="0536DF15">
                                  <wp:extent cx="1844606" cy="3751857"/>
                                  <wp:effectExtent l="0" t="0" r="3810" b="1270"/>
                                  <wp:docPr id="96249049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24905" name="Image 482124905"/>
                                          <pic:cNvPicPr/>
                                        </pic:nvPicPr>
                                        <pic:blipFill>
                                          <a:blip r:embed="rId51">
                                            <a:extLst>
                                              <a:ext uri="{28A0092B-C50C-407E-A947-70E740481C1C}">
                                                <a14:useLocalDpi xmlns:a14="http://schemas.microsoft.com/office/drawing/2010/main" val="0"/>
                                              </a:ext>
                                            </a:extLst>
                                          </a:blip>
                                          <a:stretch>
                                            <a:fillRect/>
                                          </a:stretch>
                                        </pic:blipFill>
                                        <pic:spPr>
                                          <a:xfrm>
                                            <a:off x="0" y="0"/>
                                            <a:ext cx="1872817" cy="3809236"/>
                                          </a:xfrm>
                                          <a:prstGeom prst="rect">
                                            <a:avLst/>
                                          </a:prstGeom>
                                        </pic:spPr>
                                      </pic:pic>
                                    </a:graphicData>
                                  </a:graphic>
                                </wp:inline>
                              </w:drawing>
                            </w:r>
                          </w:p>
                          <w:p w14:paraId="3404BF94" w14:textId="040A6416" w:rsidR="00AC68CA" w:rsidRDefault="00AC68CA" w:rsidP="00AC68CA">
                            <w:pPr>
                              <w:pStyle w:val="Lgende"/>
                              <w:jc w:val="center"/>
                            </w:pPr>
                            <w:bookmarkStart w:id="727" w:name="_Toc182399213"/>
                            <w:r>
                              <w:t xml:space="preserve">Figure </w:t>
                            </w:r>
                            <w:fldSimple w:instr=" SEQ Figure \* ARABIC ">
                              <w:r>
                                <w:rPr>
                                  <w:noProof/>
                                </w:rPr>
                                <w:t>37</w:t>
                              </w:r>
                            </w:fldSimple>
                            <w:r>
                              <w:t>. Interface login mobile</w:t>
                            </w:r>
                            <w:bookmarkEnd w:id="727"/>
                          </w:p>
                          <w:p w14:paraId="598637BB" w14:textId="4FF82FA8" w:rsidR="004543D3" w:rsidRDefault="004543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18732" id="Zone de texte 109" o:spid="_x0000_s1116" type="#_x0000_t202" style="position:absolute;left:0;text-align:left;margin-left:-3.25pt;margin-top:2.6pt;width:168.4pt;height:326.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" fillcolor="white [3201]" stroked="f" strokeweight=".5pt">
                <v:textbox>
                  <w:txbxContent>
                    <w:p w14:paraId="7F49245B" w14:textId="77777777" w:rsidR="00AC68CA" w:rsidRDefault="004543D3" w:rsidP="00AC68CA">
                      <w:pPr>
                        <w:keepNext/>
                      </w:pPr>
                      <w:r>
                        <w:rPr>
                          <w:rFonts w:ascii="Times New Roman" w:hAnsi="Times New Roman" w:cs="Times New Roman"/>
                          <w:noProof/>
                          <w:sz w:val="24"/>
                          <w:szCs w:val="24"/>
                          <w:lang w:eastAsia="fr-FR"/>
                        </w:rPr>
                        <w:drawing>
                          <wp:inline distT="0" distB="0" distL="0" distR="0" wp14:anchorId="3FEF3143" wp14:editId="0536DF15">
                            <wp:extent cx="1844606" cy="3751857"/>
                            <wp:effectExtent l="0" t="0" r="3810" b="1270"/>
                            <wp:docPr id="96249049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24905" name="Image 482124905"/>
                                    <pic:cNvPicPr/>
                                  </pic:nvPicPr>
                                  <pic:blipFill>
                                    <a:blip r:embed="rId51">
                                      <a:extLst>
                                        <a:ext uri="{28A0092B-C50C-407E-A947-70E740481C1C}">
                                          <a14:useLocalDpi xmlns:a14="http://schemas.microsoft.com/office/drawing/2010/main" val="0"/>
                                        </a:ext>
                                      </a:extLst>
                                    </a:blip>
                                    <a:stretch>
                                      <a:fillRect/>
                                    </a:stretch>
                                  </pic:blipFill>
                                  <pic:spPr>
                                    <a:xfrm>
                                      <a:off x="0" y="0"/>
                                      <a:ext cx="1872817" cy="3809236"/>
                                    </a:xfrm>
                                    <a:prstGeom prst="rect">
                                      <a:avLst/>
                                    </a:prstGeom>
                                  </pic:spPr>
                                </pic:pic>
                              </a:graphicData>
                            </a:graphic>
                          </wp:inline>
                        </w:drawing>
                      </w:r>
                    </w:p>
                    <w:p w14:paraId="3404BF94" w14:textId="040A6416" w:rsidR="00AC68CA" w:rsidRDefault="00AC68CA" w:rsidP="00AC68CA">
                      <w:pPr>
                        <w:pStyle w:val="Lgende"/>
                        <w:jc w:val="center"/>
                      </w:pPr>
                      <w:bookmarkStart w:id="728" w:name="_Toc182399213"/>
                      <w:r>
                        <w:t xml:space="preserve">Figure </w:t>
                      </w:r>
                      <w:fldSimple w:instr=" SEQ Figure \* ARABIC ">
                        <w:r>
                          <w:rPr>
                            <w:noProof/>
                          </w:rPr>
                          <w:t>37</w:t>
                        </w:r>
                      </w:fldSimple>
                      <w:r>
                        <w:t>. Interface login mobile</w:t>
                      </w:r>
                      <w:bookmarkEnd w:id="728"/>
                    </w:p>
                    <w:p w14:paraId="598637BB" w14:textId="4FF82FA8" w:rsidR="004543D3" w:rsidRDefault="004543D3"/>
                  </w:txbxContent>
                </v:textbox>
              </v:shape>
            </w:pict>
          </mc:Fallback>
        </mc:AlternateContent>
      </w:r>
    </w:p>
    <w:p w14:paraId="1DCA07DC" w14:textId="623EA502" w:rsidR="008B1888" w:rsidRPr="00175291" w:rsidRDefault="00AC68CA" w:rsidP="00175291">
      <w:pPr>
        <w:spacing w:line="360" w:lineRule="auto"/>
        <w:jc w:val="both"/>
        <w:rPr>
          <w:rFonts w:ascii="Times New Roman" w:hAnsi="Times New Roman" w:cs="Times New Roman"/>
          <w:sz w:val="24"/>
          <w:szCs w:val="24"/>
          <w:lang w:eastAsia="fr-FR"/>
        </w:rPr>
        <w:sectPr w:rsidR="008B1888" w:rsidRPr="00175291" w:rsidSect="006276F3">
          <w:footerReference w:type="default" r:id="rId52"/>
          <w:pgSz w:w="11906" w:h="16838"/>
          <w:pgMar w:top="1417" w:right="1417" w:bottom="1417" w:left="1417" w:header="708" w:footer="708" w:gutter="0"/>
          <w:pgNumType w:start="1"/>
          <w:cols w:space="708"/>
          <w:docGrid w:linePitch="360"/>
        </w:sectPr>
      </w:pPr>
      <w:r>
        <w:rPr>
          <w:rFonts w:ascii="Times New Roman" w:hAnsi="Times New Roman" w:cs="Times New Roman"/>
          <w:noProof/>
          <w:sz w:val="24"/>
          <w:szCs w:val="24"/>
          <w:lang w:eastAsia="fr-FR"/>
        </w:rPr>
        <mc:AlternateContent>
          <mc:Choice Requires="wps">
            <w:drawing>
              <wp:anchor distT="0" distB="0" distL="114300" distR="114300" simplePos="0" relativeHeight="251719680" behindDoc="0" locked="0" layoutInCell="1" allowOverlap="1" wp14:anchorId="184D2D13" wp14:editId="795E66EA">
                <wp:simplePos x="0" y="0"/>
                <wp:positionH relativeFrom="column">
                  <wp:posOffset>-49005</wp:posOffset>
                </wp:positionH>
                <wp:positionV relativeFrom="paragraph">
                  <wp:posOffset>4048456</wp:posOffset>
                </wp:positionV>
                <wp:extent cx="2146631" cy="4134679"/>
                <wp:effectExtent l="0" t="0" r="6350" b="0"/>
                <wp:wrapNone/>
                <wp:docPr id="342104484" name="Zone de texte 112"/>
                <wp:cNvGraphicFramePr/>
                <a:graphic xmlns:a="http://schemas.openxmlformats.org/drawingml/2006/main">
                  <a:graphicData uri="http://schemas.microsoft.com/office/word/2010/wordprocessingShape">
                    <wps:wsp>
                      <wps:cNvSpPr txBox="1"/>
                      <wps:spPr>
                        <a:xfrm>
                          <a:off x="0" y="0"/>
                          <a:ext cx="2146631" cy="4134679"/>
                        </a:xfrm>
                        <a:prstGeom prst="rect">
                          <a:avLst/>
                        </a:prstGeom>
                        <a:solidFill>
                          <a:schemeClr val="lt1"/>
                        </a:solidFill>
                        <a:ln w="6350">
                          <a:noFill/>
                        </a:ln>
                      </wps:spPr>
                      <wps:txbx>
                        <w:txbxContent>
                          <w:p w14:paraId="0BCC8C5F" w14:textId="77777777" w:rsidR="00AC68CA" w:rsidRDefault="00AC68CA" w:rsidP="00AC68CA">
                            <w:pPr>
                              <w:keepNext/>
                            </w:pPr>
                            <w:r>
                              <w:rPr>
                                <w:rFonts w:ascii="Times New Roman" w:hAnsi="Times New Roman" w:cs="Times New Roman"/>
                                <w:noProof/>
                                <w:sz w:val="24"/>
                                <w:szCs w:val="24"/>
                                <w:lang w:eastAsia="fr-FR"/>
                              </w:rPr>
                              <w:drawing>
                                <wp:inline distT="0" distB="0" distL="0" distR="0" wp14:anchorId="548EFD12" wp14:editId="52AB332F">
                                  <wp:extent cx="1956134" cy="3617844"/>
                                  <wp:effectExtent l="0" t="0" r="6350" b="1905"/>
                                  <wp:docPr id="294463790" name="Image 108"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0496" name="Image 108" descr="Une image contenant texte, capture d’écran, logiciel, nombr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1968005" cy="3639799"/>
                                          </a:xfrm>
                                          <a:prstGeom prst="rect">
                                            <a:avLst/>
                                          </a:prstGeom>
                                        </pic:spPr>
                                      </pic:pic>
                                    </a:graphicData>
                                  </a:graphic>
                                </wp:inline>
                              </w:drawing>
                            </w:r>
                          </w:p>
                          <w:p w14:paraId="4131DBF3" w14:textId="7413F463" w:rsidR="00AC68CA" w:rsidRDefault="00AC68CA" w:rsidP="00AC68CA">
                            <w:pPr>
                              <w:pStyle w:val="Lgende"/>
                              <w:jc w:val="center"/>
                            </w:pPr>
                            <w:bookmarkStart w:id="729" w:name="_Toc182399214"/>
                            <w:r>
                              <w:t xml:space="preserve">Figure </w:t>
                            </w:r>
                            <w:fldSimple w:instr=" SEQ Figure \* ARABIC ">
                              <w:r>
                                <w:rPr>
                                  <w:noProof/>
                                </w:rPr>
                                <w:t>38</w:t>
                              </w:r>
                            </w:fldSimple>
                            <w:r>
                              <w:t>. Interface activité, mobile</w:t>
                            </w:r>
                            <w:bookmarkEnd w:id="729"/>
                          </w:p>
                          <w:p w14:paraId="7528E3A0" w14:textId="4CFC72CA" w:rsidR="00AC68CA" w:rsidRDefault="00AC68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4D2D13" id="_x0000_s1117" type="#_x0000_t202" style="position:absolute;left:0;text-align:left;margin-left:-3.85pt;margin-top:318.8pt;width:169.05pt;height:325.5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" fillcolor="white [3201]" stroked="f" strokeweight=".5pt">
                <v:textbox>
                  <w:txbxContent>
                    <w:p w14:paraId="0BCC8C5F" w14:textId="77777777" w:rsidR="00AC68CA" w:rsidRDefault="00AC68CA" w:rsidP="00AC68CA">
                      <w:pPr>
                        <w:keepNext/>
                      </w:pPr>
                      <w:r>
                        <w:rPr>
                          <w:rFonts w:ascii="Times New Roman" w:hAnsi="Times New Roman" w:cs="Times New Roman"/>
                          <w:noProof/>
                          <w:sz w:val="24"/>
                          <w:szCs w:val="24"/>
                          <w:lang w:eastAsia="fr-FR"/>
                        </w:rPr>
                        <w:drawing>
                          <wp:inline distT="0" distB="0" distL="0" distR="0" wp14:anchorId="548EFD12" wp14:editId="52AB332F">
                            <wp:extent cx="1956134" cy="3617844"/>
                            <wp:effectExtent l="0" t="0" r="6350" b="1905"/>
                            <wp:docPr id="294463790" name="Image 108"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0496" name="Image 108" descr="Une image contenant texte, capture d’écran, logiciel, nombr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1968005" cy="3639799"/>
                                    </a:xfrm>
                                    <a:prstGeom prst="rect">
                                      <a:avLst/>
                                    </a:prstGeom>
                                  </pic:spPr>
                                </pic:pic>
                              </a:graphicData>
                            </a:graphic>
                          </wp:inline>
                        </w:drawing>
                      </w:r>
                    </w:p>
                    <w:p w14:paraId="4131DBF3" w14:textId="7413F463" w:rsidR="00AC68CA" w:rsidRDefault="00AC68CA" w:rsidP="00AC68CA">
                      <w:pPr>
                        <w:pStyle w:val="Lgende"/>
                        <w:jc w:val="center"/>
                      </w:pPr>
                      <w:bookmarkStart w:id="730" w:name="_Toc182399214"/>
                      <w:r>
                        <w:t xml:space="preserve">Figure </w:t>
                      </w:r>
                      <w:fldSimple w:instr=" SEQ Figure \* ARABIC ">
                        <w:r>
                          <w:rPr>
                            <w:noProof/>
                          </w:rPr>
                          <w:t>38</w:t>
                        </w:r>
                      </w:fldSimple>
                      <w:r>
                        <w:t>. Interface activité, mobile</w:t>
                      </w:r>
                      <w:bookmarkEnd w:id="730"/>
                    </w:p>
                    <w:p w14:paraId="7528E3A0" w14:textId="4CFC72CA" w:rsidR="00AC68CA" w:rsidRDefault="00AC68CA"/>
                  </w:txbxContent>
                </v:textbox>
              </v:shape>
            </w:pict>
          </mc:Fallback>
        </mc:AlternateContent>
      </w:r>
      <w:r w:rsidR="004543D3">
        <w:rPr>
          <w:rFonts w:ascii="Times New Roman" w:hAnsi="Times New Roman" w:cs="Times New Roman"/>
          <w:sz w:val="24"/>
          <w:szCs w:val="24"/>
          <w:lang w:eastAsia="fr-FR"/>
        </w:rPr>
        <w:t xml:space="preserve">  </w:t>
      </w:r>
    </w:p>
    <w:p w14:paraId="56E94FBB" w14:textId="527904BF" w:rsidR="00A76353" w:rsidRPr="00AF5AA6" w:rsidRDefault="008B1888" w:rsidP="00AF5AA6">
      <w:pPr>
        <w:pStyle w:val="Titre1"/>
        <w:spacing w:line="360" w:lineRule="auto"/>
        <w:jc w:val="center"/>
        <w:rPr>
          <w:rFonts w:ascii="Times New Roman" w:hAnsi="Times New Roman" w:cs="Times New Roman"/>
          <w:b/>
          <w:color w:val="auto"/>
          <w:sz w:val="24"/>
          <w:szCs w:val="24"/>
        </w:rPr>
      </w:pPr>
      <w:bookmarkStart w:id="731" w:name="_Toc182399169"/>
      <w:bookmarkStart w:id="732" w:name="_Toc182399638"/>
      <w:r w:rsidRPr="00AF5AA6">
        <w:rPr>
          <w:rFonts w:ascii="Times New Roman" w:hAnsi="Times New Roman" w:cs="Times New Roman"/>
          <w:b/>
          <w:color w:val="auto"/>
          <w:sz w:val="24"/>
          <w:szCs w:val="24"/>
        </w:rPr>
        <w:lastRenderedPageBreak/>
        <w:t>CONCLUSION</w:t>
      </w:r>
      <w:bookmarkEnd w:id="731"/>
      <w:bookmarkEnd w:id="732"/>
    </w:p>
    <w:p w14:paraId="53A6A0BE" w14:textId="5DF2D17E" w:rsidR="008B1888"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Ce stage au sein de Ravinala Airports a été très enrichissant et ce fut une occasion de mettre en pratiques les connaissances acquises jusqu’ici. En plus ce stage a permis d’étoffer l’expérience acquis de ce que c’est que la vie en entreprise ainsi que de développer notre épanouissement professionnel.</w:t>
      </w:r>
    </w:p>
    <w:p w14:paraId="475BB114" w14:textId="416ACE9D" w:rsidR="004D182B"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Au cours de ce stage, nous avons développé un outil de gestion et management de projet qui gère les projets, les ressources et budget qui leurs sont alloués ainsi que les tâches et les personnes qui y sont mandatés. L’outil offre par la même occasion la possibilité de géré les activités hors projets et une visibilité sur les disponibilités de tout un chacun au sein de l’entreprise.</w:t>
      </w:r>
    </w:p>
    <w:p w14:paraId="55098699" w14:textId="3820F02F" w:rsidR="004D182B"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 xml:space="preserve">Pour la réalisation de ce projet on a utilisé la méthode de conception Agile couplé avec SCRUM, l’outil de modélisation Visual Paradigm, les langages de programmation .NET coté back et la bibliothèque </w:t>
      </w:r>
      <w:proofErr w:type="spellStart"/>
      <w:r w:rsidRPr="00175291">
        <w:rPr>
          <w:rFonts w:ascii="Times New Roman" w:hAnsi="Times New Roman" w:cs="Times New Roman"/>
          <w:sz w:val="24"/>
          <w:szCs w:val="24"/>
        </w:rPr>
        <w:t>ReactJs</w:t>
      </w:r>
      <w:proofErr w:type="spellEnd"/>
      <w:r w:rsidRPr="00175291">
        <w:rPr>
          <w:rFonts w:ascii="Times New Roman" w:hAnsi="Times New Roman" w:cs="Times New Roman"/>
          <w:sz w:val="24"/>
          <w:szCs w:val="24"/>
        </w:rPr>
        <w:t xml:space="preserve"> et </w:t>
      </w:r>
      <w:proofErr w:type="spellStart"/>
      <w:r w:rsidRPr="00175291">
        <w:rPr>
          <w:rFonts w:ascii="Times New Roman" w:hAnsi="Times New Roman" w:cs="Times New Roman"/>
          <w:sz w:val="24"/>
          <w:szCs w:val="24"/>
        </w:rPr>
        <w:t>typeScript</w:t>
      </w:r>
      <w:proofErr w:type="spellEnd"/>
      <w:r w:rsidRPr="00175291">
        <w:rPr>
          <w:rFonts w:ascii="Times New Roman" w:hAnsi="Times New Roman" w:cs="Times New Roman"/>
          <w:sz w:val="24"/>
          <w:szCs w:val="24"/>
        </w:rPr>
        <w:t xml:space="preserve"> coté front end, l’environnement de développement intégré VS Code ainsi que SQL Server en base de données.</w:t>
      </w:r>
    </w:p>
    <w:p w14:paraId="62AB03AE" w14:textId="7EEBE7E4" w:rsidR="004D182B" w:rsidRPr="00175291" w:rsidRDefault="004D182B"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L’outil est maintenant déployé et déjà utiliser par le département des systèmes informatiques au sein de l’entreprise</w:t>
      </w:r>
      <w:r w:rsidR="00140655" w:rsidRPr="00175291">
        <w:rPr>
          <w:rFonts w:ascii="Times New Roman" w:hAnsi="Times New Roman" w:cs="Times New Roman"/>
          <w:sz w:val="24"/>
          <w:szCs w:val="24"/>
        </w:rPr>
        <w:t xml:space="preserve">. Il est néanmoins envisageable d’encore améliorer ce projet comme le fait de pouvoir </w:t>
      </w:r>
      <w:r w:rsidR="00F36AFE" w:rsidRPr="00175291">
        <w:rPr>
          <w:rFonts w:ascii="Times New Roman" w:hAnsi="Times New Roman" w:cs="Times New Roman"/>
          <w:sz w:val="24"/>
          <w:szCs w:val="24"/>
        </w:rPr>
        <w:t xml:space="preserve">relier l’outil avec les outils de gestion de projet précédemment utilisé comme planner, </w:t>
      </w:r>
      <w:proofErr w:type="spellStart"/>
      <w:r w:rsidR="00F36AFE" w:rsidRPr="00175291">
        <w:rPr>
          <w:rFonts w:ascii="Times New Roman" w:hAnsi="Times New Roman" w:cs="Times New Roman"/>
          <w:sz w:val="24"/>
          <w:szCs w:val="24"/>
        </w:rPr>
        <w:t>loop</w:t>
      </w:r>
      <w:proofErr w:type="spellEnd"/>
      <w:r w:rsidR="00F36AFE" w:rsidRPr="00175291">
        <w:rPr>
          <w:rFonts w:ascii="Times New Roman" w:hAnsi="Times New Roman" w:cs="Times New Roman"/>
          <w:sz w:val="24"/>
          <w:szCs w:val="24"/>
        </w:rPr>
        <w:t xml:space="preserve"> ou GLPI.</w:t>
      </w:r>
    </w:p>
    <w:p w14:paraId="5014119F" w14:textId="2CF4E0BF" w:rsidR="00324691" w:rsidRPr="00175291" w:rsidRDefault="00324691" w:rsidP="00175291">
      <w:pPr>
        <w:spacing w:line="360" w:lineRule="auto"/>
        <w:ind w:firstLine="708"/>
        <w:jc w:val="both"/>
        <w:rPr>
          <w:rFonts w:ascii="Times New Roman" w:hAnsi="Times New Roman" w:cs="Times New Roman"/>
          <w:sz w:val="24"/>
          <w:szCs w:val="24"/>
        </w:rPr>
      </w:pPr>
    </w:p>
    <w:p w14:paraId="495ECD03" w14:textId="07F3B8B0" w:rsidR="00324691" w:rsidRPr="00175291" w:rsidRDefault="00324691" w:rsidP="00175291">
      <w:pPr>
        <w:spacing w:line="360" w:lineRule="auto"/>
        <w:ind w:firstLine="708"/>
        <w:jc w:val="both"/>
        <w:rPr>
          <w:rFonts w:ascii="Times New Roman" w:hAnsi="Times New Roman" w:cs="Times New Roman"/>
          <w:sz w:val="24"/>
          <w:szCs w:val="24"/>
        </w:rPr>
      </w:pPr>
    </w:p>
    <w:p w14:paraId="2C00DBFB" w14:textId="1F0BF4EC" w:rsidR="00324691" w:rsidRPr="00175291" w:rsidRDefault="00324691" w:rsidP="00175291">
      <w:pPr>
        <w:spacing w:line="360" w:lineRule="auto"/>
        <w:ind w:firstLine="708"/>
        <w:jc w:val="both"/>
        <w:rPr>
          <w:rFonts w:ascii="Times New Roman" w:hAnsi="Times New Roman" w:cs="Times New Roman"/>
          <w:sz w:val="24"/>
          <w:szCs w:val="24"/>
        </w:rPr>
      </w:pPr>
    </w:p>
    <w:p w14:paraId="28BFD774" w14:textId="2E3B2252" w:rsidR="00F36AFE" w:rsidRPr="00175291" w:rsidRDefault="00F36AFE" w:rsidP="00175291">
      <w:pPr>
        <w:spacing w:line="360" w:lineRule="auto"/>
        <w:ind w:firstLine="708"/>
        <w:jc w:val="both"/>
        <w:rPr>
          <w:rFonts w:ascii="Times New Roman" w:hAnsi="Times New Roman" w:cs="Times New Roman"/>
          <w:sz w:val="24"/>
          <w:szCs w:val="24"/>
        </w:rPr>
      </w:pPr>
    </w:p>
    <w:p w14:paraId="2DA0717E" w14:textId="7F2EB01B" w:rsidR="00F36AFE" w:rsidRPr="00175291" w:rsidRDefault="00F36AFE" w:rsidP="00175291">
      <w:pPr>
        <w:spacing w:line="360" w:lineRule="auto"/>
        <w:ind w:firstLine="708"/>
        <w:jc w:val="both"/>
        <w:rPr>
          <w:rFonts w:ascii="Times New Roman" w:hAnsi="Times New Roman" w:cs="Times New Roman"/>
          <w:sz w:val="24"/>
          <w:szCs w:val="24"/>
        </w:rPr>
      </w:pPr>
    </w:p>
    <w:p w14:paraId="3D270AFF" w14:textId="1DDDB6F9" w:rsidR="00F36AFE" w:rsidRPr="00175291" w:rsidRDefault="00F36AFE" w:rsidP="00175291">
      <w:pPr>
        <w:spacing w:line="360" w:lineRule="auto"/>
        <w:ind w:firstLine="708"/>
        <w:jc w:val="both"/>
        <w:rPr>
          <w:rFonts w:ascii="Times New Roman" w:hAnsi="Times New Roman" w:cs="Times New Roman"/>
          <w:sz w:val="24"/>
          <w:szCs w:val="24"/>
        </w:rPr>
      </w:pPr>
    </w:p>
    <w:p w14:paraId="5DC13C3B" w14:textId="5930921A" w:rsidR="00F36AFE" w:rsidRPr="00175291" w:rsidRDefault="00F36AFE" w:rsidP="00175291">
      <w:pPr>
        <w:spacing w:line="360" w:lineRule="auto"/>
        <w:ind w:firstLine="708"/>
        <w:jc w:val="both"/>
        <w:rPr>
          <w:rFonts w:ascii="Times New Roman" w:hAnsi="Times New Roman" w:cs="Times New Roman"/>
          <w:sz w:val="24"/>
          <w:szCs w:val="24"/>
        </w:rPr>
      </w:pPr>
    </w:p>
    <w:p w14:paraId="3761D426" w14:textId="3F149471" w:rsidR="00F36AFE" w:rsidRPr="00175291" w:rsidRDefault="00F36AFE" w:rsidP="00175291">
      <w:pPr>
        <w:spacing w:line="360" w:lineRule="auto"/>
        <w:ind w:firstLine="708"/>
        <w:jc w:val="both"/>
        <w:rPr>
          <w:rFonts w:ascii="Times New Roman" w:hAnsi="Times New Roman" w:cs="Times New Roman"/>
          <w:sz w:val="24"/>
          <w:szCs w:val="24"/>
        </w:rPr>
      </w:pPr>
    </w:p>
    <w:p w14:paraId="138F7657" w14:textId="01BB9F6E" w:rsidR="00F36AFE" w:rsidRPr="00175291" w:rsidRDefault="00F36AFE" w:rsidP="00175291">
      <w:pPr>
        <w:spacing w:line="360" w:lineRule="auto"/>
        <w:ind w:firstLine="708"/>
        <w:jc w:val="both"/>
        <w:rPr>
          <w:rFonts w:ascii="Times New Roman" w:hAnsi="Times New Roman" w:cs="Times New Roman"/>
          <w:sz w:val="24"/>
          <w:szCs w:val="24"/>
        </w:rPr>
      </w:pPr>
    </w:p>
    <w:p w14:paraId="08BBDE2D" w14:textId="77777777" w:rsidR="00324691" w:rsidRPr="00175291" w:rsidRDefault="00324691" w:rsidP="00AF5AA6">
      <w:pPr>
        <w:spacing w:line="360" w:lineRule="auto"/>
        <w:jc w:val="both"/>
        <w:rPr>
          <w:rFonts w:ascii="Times New Roman" w:hAnsi="Times New Roman" w:cs="Times New Roman"/>
          <w:sz w:val="24"/>
          <w:szCs w:val="24"/>
        </w:rPr>
      </w:pPr>
    </w:p>
    <w:p w14:paraId="4E1F9207" w14:textId="0AB32C52" w:rsidR="00E03FAA" w:rsidRPr="009A171B" w:rsidRDefault="008B1888" w:rsidP="009A171B">
      <w:pPr>
        <w:pStyle w:val="Titre1"/>
        <w:spacing w:line="360" w:lineRule="auto"/>
        <w:jc w:val="center"/>
        <w:rPr>
          <w:rFonts w:ascii="Times New Roman" w:hAnsi="Times New Roman" w:cs="Times New Roman"/>
          <w:b/>
          <w:color w:val="auto"/>
          <w:sz w:val="24"/>
          <w:szCs w:val="24"/>
        </w:rPr>
      </w:pPr>
      <w:bookmarkStart w:id="733" w:name="_Toc182399170"/>
      <w:bookmarkStart w:id="734" w:name="_Toc182399639"/>
      <w:r w:rsidRPr="00AF5AA6">
        <w:rPr>
          <w:rFonts w:ascii="Times New Roman" w:hAnsi="Times New Roman" w:cs="Times New Roman"/>
          <w:b/>
          <w:color w:val="auto"/>
          <w:sz w:val="24"/>
          <w:szCs w:val="24"/>
        </w:rPr>
        <w:lastRenderedPageBreak/>
        <w:t>BIBLIOGRAPHIE</w:t>
      </w:r>
    </w:p>
    <w:bookmarkEnd w:id="734" w:displacedByCustomXml="next"/>
    <w:bookmarkEnd w:id="733" w:displacedByCustomXml="next"/>
    <w:sdt>
      <w:sdtPr>
        <w:rPr>
          <w:rFonts w:asciiTheme="minorHAnsi" w:eastAsiaTheme="minorHAnsi" w:hAnsiTheme="minorHAnsi" w:cstheme="minorBidi"/>
          <w:color w:val="auto"/>
          <w:sz w:val="22"/>
          <w:szCs w:val="22"/>
        </w:rPr>
        <w:id w:val="-606968526"/>
        <w:docPartObj>
          <w:docPartGallery w:val="Bibliographies"/>
          <w:docPartUnique/>
        </w:docPartObj>
      </w:sdtPr>
      <w:sdtContent>
        <w:p w14:paraId="7C4CDF7C" w14:textId="77777777" w:rsidR="00E03FAA" w:rsidRPr="009A171B" w:rsidRDefault="00E03FAA" w:rsidP="009A171B">
          <w:pPr>
            <w:pStyle w:val="Titre1"/>
            <w:spacing w:line="360" w:lineRule="auto"/>
            <w:jc w:val="center"/>
            <w:rPr>
              <w:rFonts w:ascii="Times New Roman" w:hAnsi="Times New Roman" w:cs="Times New Roman"/>
              <w:b/>
              <w:color w:val="auto"/>
              <w:sz w:val="24"/>
              <w:szCs w:val="24"/>
            </w:rPr>
          </w:pPr>
        </w:p>
        <w:sdt>
          <w:sdtPr>
            <w:id w:val="111145805"/>
            <w:bibliography/>
          </w:sdtPr>
          <w:sdtContent>
            <w:p w14:paraId="78708D7B" w14:textId="77777777" w:rsidR="009A171B" w:rsidRDefault="00E03FAA" w:rsidP="009A171B">
              <w:pPr>
                <w:pStyle w:val="Bibliographie"/>
                <w:rPr>
                  <w:noProof/>
                  <w:kern w:val="0"/>
                  <w:sz w:val="24"/>
                  <w:szCs w:val="24"/>
                  <w:lang w:val="en-US"/>
                  <w14:ligatures w14:val="none"/>
                </w:rPr>
              </w:pPr>
              <w:r>
                <w:fldChar w:fldCharType="begin"/>
              </w:r>
              <w:r w:rsidRPr="00E03FAA">
                <w:rPr>
                  <w:lang w:val="en-US"/>
                </w:rPr>
                <w:instrText>BIBLIOGRAPHY</w:instrText>
              </w:r>
              <w:r>
                <w:fldChar w:fldCharType="separate"/>
              </w:r>
              <w:r w:rsidR="009A171B">
                <w:rPr>
                  <w:b/>
                  <w:bCs/>
                  <w:noProof/>
                  <w:lang w:val="en-US"/>
                </w:rPr>
                <w:t>[1] Ken Schwaber and Mike Beedle. 2001.</w:t>
              </w:r>
              <w:r w:rsidR="009A171B">
                <w:rPr>
                  <w:noProof/>
                  <w:lang w:val="en-US"/>
                </w:rPr>
                <w:t xml:space="preserve"> </w:t>
              </w:r>
              <w:r w:rsidR="009A171B">
                <w:rPr>
                  <w:i/>
                  <w:iCs/>
                  <w:noProof/>
                  <w:lang w:val="en-US"/>
                </w:rPr>
                <w:t xml:space="preserve">Agile Software Development with Scrum. </w:t>
              </w:r>
              <w:r w:rsidR="009A171B">
                <w:rPr>
                  <w:noProof/>
                  <w:lang w:val="en-US"/>
                </w:rPr>
                <w:t>[ed.] Upper Saddle River. Prentice Hall. NJ : s.n., 2001. p. 158.</w:t>
              </w:r>
            </w:p>
            <w:p w14:paraId="10F0AFAF" w14:textId="77777777" w:rsidR="009A171B" w:rsidRPr="009A171B" w:rsidRDefault="009A171B" w:rsidP="009A171B">
              <w:pPr>
                <w:pStyle w:val="Bibliographie"/>
                <w:rPr>
                  <w:noProof/>
                  <w:lang w:val="en-US"/>
                </w:rPr>
              </w:pPr>
              <w:r w:rsidRPr="009A171B">
                <w:rPr>
                  <w:b/>
                  <w:bCs/>
                  <w:noProof/>
                  <w:lang w:val="en-US"/>
                </w:rPr>
                <w:t>[2] Ken Schwaber, Jeff Sutherland. 2020.</w:t>
              </w:r>
              <w:r w:rsidRPr="009A171B">
                <w:rPr>
                  <w:noProof/>
                  <w:lang w:val="en-US"/>
                </w:rPr>
                <w:t xml:space="preserve"> </w:t>
              </w:r>
              <w:r w:rsidRPr="009A171B">
                <w:rPr>
                  <w:i/>
                  <w:iCs/>
                  <w:noProof/>
                  <w:lang w:val="en-US"/>
                </w:rPr>
                <w:t xml:space="preserve">The Scrum Guide. </w:t>
              </w:r>
              <w:r w:rsidRPr="009A171B">
                <w:rPr>
                  <w:noProof/>
                  <w:lang w:val="en-US"/>
                </w:rPr>
                <w:t>2020. p. 14.</w:t>
              </w:r>
            </w:p>
            <w:p w14:paraId="7C9073C2" w14:textId="77777777" w:rsidR="009A171B" w:rsidRPr="009A171B" w:rsidRDefault="009A171B" w:rsidP="009A171B">
              <w:pPr>
                <w:pStyle w:val="Bibliographie"/>
                <w:rPr>
                  <w:noProof/>
                  <w:lang w:val="en-US"/>
                </w:rPr>
              </w:pPr>
              <w:r w:rsidRPr="009A171B">
                <w:rPr>
                  <w:b/>
                  <w:bCs/>
                  <w:noProof/>
                  <w:lang w:val="en-US"/>
                </w:rPr>
                <w:t>[3] Mike Cohn. 2005.</w:t>
              </w:r>
              <w:r w:rsidRPr="009A171B">
                <w:rPr>
                  <w:noProof/>
                  <w:lang w:val="en-US"/>
                </w:rPr>
                <w:t xml:space="preserve"> </w:t>
              </w:r>
              <w:r w:rsidRPr="009A171B">
                <w:rPr>
                  <w:i/>
                  <w:iCs/>
                  <w:noProof/>
                  <w:lang w:val="en-US"/>
                </w:rPr>
                <w:t xml:space="preserve">Agile Estimating and Planning,. </w:t>
              </w:r>
              <w:r w:rsidRPr="009A171B">
                <w:rPr>
                  <w:noProof/>
                  <w:lang w:val="en-US"/>
                </w:rPr>
                <w:t>[éd.] Upper Saddle River. NJ : s.n., 2005. p. 368 .</w:t>
              </w:r>
            </w:p>
            <w:p w14:paraId="2C31E37F" w14:textId="0000ED47" w:rsidR="00E03FAA" w:rsidRDefault="00E03FAA" w:rsidP="009A171B">
              <w:r>
                <w:rPr>
                  <w:b/>
                  <w:bCs/>
                </w:rPr>
                <w:fldChar w:fldCharType="end"/>
              </w:r>
            </w:p>
          </w:sdtContent>
        </w:sdt>
      </w:sdtContent>
    </w:sdt>
    <w:p w14:paraId="20D01875" w14:textId="6A46F494" w:rsidR="00F36AFE" w:rsidRPr="00175291" w:rsidRDefault="00F36AFE" w:rsidP="00175291">
      <w:pPr>
        <w:spacing w:line="360" w:lineRule="auto"/>
        <w:jc w:val="both"/>
        <w:rPr>
          <w:rFonts w:ascii="Times New Roman" w:hAnsi="Times New Roman" w:cs="Times New Roman"/>
          <w:sz w:val="24"/>
          <w:szCs w:val="24"/>
        </w:rPr>
      </w:pPr>
    </w:p>
    <w:p w14:paraId="3F21B4D2" w14:textId="0B22BB14" w:rsidR="00F36AFE" w:rsidRPr="00175291" w:rsidRDefault="00F36AFE" w:rsidP="00175291">
      <w:pPr>
        <w:spacing w:line="360" w:lineRule="auto"/>
        <w:jc w:val="both"/>
        <w:rPr>
          <w:rFonts w:ascii="Times New Roman" w:hAnsi="Times New Roman" w:cs="Times New Roman"/>
          <w:sz w:val="24"/>
          <w:szCs w:val="24"/>
        </w:rPr>
      </w:pPr>
    </w:p>
    <w:p w14:paraId="4E6F9920" w14:textId="2A523692" w:rsidR="00F36AFE" w:rsidRPr="00175291" w:rsidRDefault="00F36AFE" w:rsidP="00175291">
      <w:pPr>
        <w:spacing w:line="360" w:lineRule="auto"/>
        <w:jc w:val="both"/>
        <w:rPr>
          <w:rFonts w:ascii="Times New Roman" w:hAnsi="Times New Roman" w:cs="Times New Roman"/>
          <w:sz w:val="24"/>
          <w:szCs w:val="24"/>
        </w:rPr>
      </w:pPr>
    </w:p>
    <w:p w14:paraId="2F043FA1" w14:textId="5109CCFE" w:rsidR="00F36AFE" w:rsidRPr="00175291" w:rsidRDefault="00F36AFE" w:rsidP="00175291">
      <w:pPr>
        <w:spacing w:line="360" w:lineRule="auto"/>
        <w:jc w:val="both"/>
        <w:rPr>
          <w:rFonts w:ascii="Times New Roman" w:hAnsi="Times New Roman" w:cs="Times New Roman"/>
          <w:sz w:val="24"/>
          <w:szCs w:val="24"/>
        </w:rPr>
      </w:pPr>
    </w:p>
    <w:p w14:paraId="000A0D62" w14:textId="1CB02BAA" w:rsidR="00F36AFE" w:rsidRPr="00175291" w:rsidRDefault="00F36AFE" w:rsidP="00175291">
      <w:pPr>
        <w:spacing w:line="360" w:lineRule="auto"/>
        <w:jc w:val="both"/>
        <w:rPr>
          <w:rFonts w:ascii="Times New Roman" w:hAnsi="Times New Roman" w:cs="Times New Roman"/>
          <w:sz w:val="24"/>
          <w:szCs w:val="24"/>
        </w:rPr>
      </w:pPr>
    </w:p>
    <w:p w14:paraId="2D87E20A" w14:textId="50F77379" w:rsidR="00F36AFE" w:rsidRPr="00175291" w:rsidRDefault="00F36AFE" w:rsidP="00175291">
      <w:pPr>
        <w:spacing w:line="360" w:lineRule="auto"/>
        <w:jc w:val="both"/>
        <w:rPr>
          <w:rFonts w:ascii="Times New Roman" w:hAnsi="Times New Roman" w:cs="Times New Roman"/>
          <w:sz w:val="24"/>
          <w:szCs w:val="24"/>
        </w:rPr>
      </w:pPr>
    </w:p>
    <w:p w14:paraId="4015BAA1" w14:textId="1CA58BE1" w:rsidR="00F36AFE" w:rsidRPr="00175291" w:rsidRDefault="00F36AFE" w:rsidP="00175291">
      <w:pPr>
        <w:spacing w:line="360" w:lineRule="auto"/>
        <w:jc w:val="both"/>
        <w:rPr>
          <w:rFonts w:ascii="Times New Roman" w:hAnsi="Times New Roman" w:cs="Times New Roman"/>
          <w:sz w:val="24"/>
          <w:szCs w:val="24"/>
        </w:rPr>
      </w:pPr>
    </w:p>
    <w:p w14:paraId="15F404F7" w14:textId="4D6F437C" w:rsidR="00F36AFE" w:rsidRPr="00175291" w:rsidRDefault="00F36AFE" w:rsidP="00175291">
      <w:pPr>
        <w:spacing w:line="360" w:lineRule="auto"/>
        <w:jc w:val="both"/>
        <w:rPr>
          <w:rFonts w:ascii="Times New Roman" w:hAnsi="Times New Roman" w:cs="Times New Roman"/>
          <w:sz w:val="24"/>
          <w:szCs w:val="24"/>
        </w:rPr>
      </w:pPr>
    </w:p>
    <w:p w14:paraId="407CB806" w14:textId="0BAC9F11" w:rsidR="00F36AFE" w:rsidRPr="00175291" w:rsidRDefault="00F36AFE" w:rsidP="00175291">
      <w:pPr>
        <w:spacing w:line="360" w:lineRule="auto"/>
        <w:jc w:val="both"/>
        <w:rPr>
          <w:rFonts w:ascii="Times New Roman" w:hAnsi="Times New Roman" w:cs="Times New Roman"/>
          <w:sz w:val="24"/>
          <w:szCs w:val="24"/>
        </w:rPr>
      </w:pPr>
    </w:p>
    <w:p w14:paraId="785EFD54" w14:textId="6F297B85" w:rsidR="00F36AFE" w:rsidRPr="00175291" w:rsidRDefault="00F36AFE" w:rsidP="00175291">
      <w:pPr>
        <w:spacing w:line="360" w:lineRule="auto"/>
        <w:jc w:val="both"/>
        <w:rPr>
          <w:rFonts w:ascii="Times New Roman" w:hAnsi="Times New Roman" w:cs="Times New Roman"/>
          <w:sz w:val="24"/>
          <w:szCs w:val="24"/>
        </w:rPr>
      </w:pPr>
    </w:p>
    <w:p w14:paraId="25748ED6" w14:textId="0398626A" w:rsidR="00F36AFE" w:rsidRPr="00175291" w:rsidRDefault="00F36AFE" w:rsidP="00175291">
      <w:pPr>
        <w:spacing w:line="360" w:lineRule="auto"/>
        <w:jc w:val="both"/>
        <w:rPr>
          <w:rFonts w:ascii="Times New Roman" w:hAnsi="Times New Roman" w:cs="Times New Roman"/>
          <w:sz w:val="24"/>
          <w:szCs w:val="24"/>
        </w:rPr>
      </w:pPr>
    </w:p>
    <w:p w14:paraId="0804389B" w14:textId="24FC3959" w:rsidR="00F36AFE" w:rsidRPr="00175291" w:rsidRDefault="00F36AFE" w:rsidP="00175291">
      <w:pPr>
        <w:spacing w:line="360" w:lineRule="auto"/>
        <w:jc w:val="both"/>
        <w:rPr>
          <w:rFonts w:ascii="Times New Roman" w:hAnsi="Times New Roman" w:cs="Times New Roman"/>
          <w:sz w:val="24"/>
          <w:szCs w:val="24"/>
        </w:rPr>
      </w:pPr>
    </w:p>
    <w:p w14:paraId="7B30D728" w14:textId="1BBB12D8" w:rsidR="00F36AFE" w:rsidRPr="00175291" w:rsidRDefault="00F36AFE" w:rsidP="00175291">
      <w:pPr>
        <w:spacing w:line="360" w:lineRule="auto"/>
        <w:jc w:val="both"/>
        <w:rPr>
          <w:rFonts w:ascii="Times New Roman" w:hAnsi="Times New Roman" w:cs="Times New Roman"/>
          <w:sz w:val="24"/>
          <w:szCs w:val="24"/>
        </w:rPr>
      </w:pPr>
    </w:p>
    <w:p w14:paraId="72CE9EF0" w14:textId="7BB45F69" w:rsidR="00F36AFE" w:rsidRPr="00175291" w:rsidRDefault="00F36AFE" w:rsidP="00175291">
      <w:pPr>
        <w:spacing w:line="360" w:lineRule="auto"/>
        <w:jc w:val="both"/>
        <w:rPr>
          <w:rFonts w:ascii="Times New Roman" w:hAnsi="Times New Roman" w:cs="Times New Roman"/>
          <w:sz w:val="24"/>
          <w:szCs w:val="24"/>
        </w:rPr>
      </w:pPr>
    </w:p>
    <w:p w14:paraId="51BD33A8" w14:textId="62739F40" w:rsidR="00F36AFE" w:rsidRPr="00175291" w:rsidRDefault="00F36AFE" w:rsidP="00175291">
      <w:pPr>
        <w:spacing w:line="360" w:lineRule="auto"/>
        <w:jc w:val="both"/>
        <w:rPr>
          <w:rFonts w:ascii="Times New Roman" w:hAnsi="Times New Roman" w:cs="Times New Roman"/>
          <w:sz w:val="24"/>
          <w:szCs w:val="24"/>
        </w:rPr>
      </w:pPr>
    </w:p>
    <w:p w14:paraId="08B157AF" w14:textId="167D8A9A" w:rsidR="00F36AFE" w:rsidRPr="00175291" w:rsidRDefault="00F36AFE" w:rsidP="00175291">
      <w:pPr>
        <w:spacing w:line="360" w:lineRule="auto"/>
        <w:jc w:val="both"/>
        <w:rPr>
          <w:rFonts w:ascii="Times New Roman" w:hAnsi="Times New Roman" w:cs="Times New Roman"/>
          <w:sz w:val="24"/>
          <w:szCs w:val="24"/>
        </w:rPr>
      </w:pPr>
    </w:p>
    <w:p w14:paraId="693AE7FF" w14:textId="13E3085E" w:rsidR="00F36AFE" w:rsidRPr="00175291" w:rsidRDefault="00F36AFE" w:rsidP="00175291">
      <w:pPr>
        <w:spacing w:line="360" w:lineRule="auto"/>
        <w:jc w:val="both"/>
        <w:rPr>
          <w:rFonts w:ascii="Times New Roman" w:hAnsi="Times New Roman" w:cs="Times New Roman"/>
          <w:sz w:val="24"/>
          <w:szCs w:val="24"/>
        </w:rPr>
      </w:pPr>
    </w:p>
    <w:p w14:paraId="07C4B2C0" w14:textId="200A36DC" w:rsidR="00F36AFE" w:rsidRPr="00175291" w:rsidRDefault="00F36AFE" w:rsidP="00175291">
      <w:pPr>
        <w:spacing w:line="360" w:lineRule="auto"/>
        <w:jc w:val="both"/>
        <w:rPr>
          <w:rFonts w:ascii="Times New Roman" w:hAnsi="Times New Roman" w:cs="Times New Roman"/>
          <w:sz w:val="24"/>
          <w:szCs w:val="24"/>
        </w:rPr>
      </w:pPr>
    </w:p>
    <w:p w14:paraId="42E757DC" w14:textId="77777777" w:rsidR="00F36AFE" w:rsidRPr="00175291" w:rsidRDefault="00F36AFE" w:rsidP="00175291">
      <w:pPr>
        <w:spacing w:line="360" w:lineRule="auto"/>
        <w:jc w:val="both"/>
        <w:rPr>
          <w:rFonts w:ascii="Times New Roman" w:hAnsi="Times New Roman" w:cs="Times New Roman"/>
          <w:sz w:val="24"/>
          <w:szCs w:val="24"/>
        </w:rPr>
      </w:pPr>
    </w:p>
    <w:p w14:paraId="52C64449" w14:textId="77777777" w:rsidR="00F36AFE" w:rsidRPr="00175291" w:rsidRDefault="00F36AFE" w:rsidP="00175291">
      <w:pPr>
        <w:spacing w:line="360" w:lineRule="auto"/>
        <w:jc w:val="both"/>
        <w:rPr>
          <w:rFonts w:ascii="Times New Roman" w:hAnsi="Times New Roman" w:cs="Times New Roman"/>
          <w:sz w:val="24"/>
          <w:szCs w:val="24"/>
        </w:rPr>
      </w:pPr>
    </w:p>
    <w:p w14:paraId="099FF0C9" w14:textId="705A95EC" w:rsidR="007F702A" w:rsidRDefault="008B1888" w:rsidP="00AF5AA6">
      <w:pPr>
        <w:pStyle w:val="Titre1"/>
        <w:spacing w:line="360" w:lineRule="auto"/>
        <w:jc w:val="center"/>
        <w:rPr>
          <w:rFonts w:ascii="Times New Roman" w:hAnsi="Times New Roman" w:cs="Times New Roman"/>
          <w:b/>
          <w:color w:val="auto"/>
          <w:sz w:val="24"/>
          <w:szCs w:val="24"/>
        </w:rPr>
      </w:pPr>
      <w:bookmarkStart w:id="735" w:name="_Toc182399171"/>
      <w:bookmarkStart w:id="736" w:name="_Toc182399640"/>
      <w:r w:rsidRPr="00AF5AA6">
        <w:rPr>
          <w:rFonts w:ascii="Times New Roman" w:hAnsi="Times New Roman" w:cs="Times New Roman"/>
          <w:b/>
          <w:color w:val="auto"/>
          <w:sz w:val="24"/>
          <w:szCs w:val="24"/>
        </w:rPr>
        <w:t>WEBOGRAPHIE</w:t>
      </w:r>
      <w:bookmarkEnd w:id="735"/>
      <w:bookmarkEnd w:id="736"/>
    </w:p>
    <w:p w14:paraId="7DC980D5" w14:textId="29F2CA28" w:rsidR="00FD7A1A" w:rsidRPr="00FD7A1A" w:rsidRDefault="00FD7A1A" w:rsidP="00FD7A1A">
      <w:r w:rsidRPr="00FD7A1A">
        <w:t xml:space="preserve">[4] </w:t>
      </w:r>
      <w:hyperlink r:id="rId54" w:history="1">
        <w:r w:rsidRPr="00FD7A1A">
          <w:rPr>
            <w:rStyle w:val="Lienhypertexte"/>
          </w:rPr>
          <w:t>https://www.nutcache.com/fr/blog/quest-ce-que-le-planning-poker-scrum/</w:t>
        </w:r>
      </w:hyperlink>
      <w:r w:rsidRPr="00FD7A1A">
        <w:t>, planning poker, consulté lors de la</w:t>
      </w:r>
      <w:r>
        <w:t xml:space="preserve"> phase de sprint 1</w:t>
      </w:r>
    </w:p>
    <w:p w14:paraId="3FC718D2" w14:textId="546DE822" w:rsidR="00855F9B" w:rsidRPr="00855F9B" w:rsidRDefault="00855F9B" w:rsidP="00855F9B">
      <w:r w:rsidRPr="00855F9B">
        <w:t>[</w:t>
      </w:r>
      <w:r w:rsidR="00D13E5E">
        <w:t>5</w:t>
      </w:r>
      <w:r w:rsidRPr="00855F9B">
        <w:t xml:space="preserve">] </w:t>
      </w:r>
      <w:hyperlink r:id="rId55" w:history="1">
        <w:r w:rsidRPr="00855F9B">
          <w:rPr>
            <w:rStyle w:val="Lienhypertexte"/>
          </w:rPr>
          <w:t>https://fr.wikipedia.org/wiki/Modele_de_domaine</w:t>
        </w:r>
      </w:hyperlink>
      <w:r w:rsidRPr="00855F9B">
        <w:t>, Modè</w:t>
      </w:r>
      <w:r>
        <w:t>le de domaine, consulté le 2 octobre 2024</w:t>
      </w:r>
    </w:p>
    <w:p w14:paraId="003B1C2D" w14:textId="211DFB37" w:rsidR="00855F9B" w:rsidRDefault="00855F9B" w:rsidP="00855F9B">
      <w:pPr>
        <w:rPr>
          <w:bCs/>
        </w:rPr>
      </w:pPr>
      <w:r>
        <w:t>[</w:t>
      </w:r>
      <w:r w:rsidR="00D13E5E">
        <w:t>6</w:t>
      </w:r>
      <w:r>
        <w:t xml:space="preserve">] </w:t>
      </w:r>
      <w:hyperlink r:id="rId56" w:history="1">
        <w:r w:rsidRPr="00855F9B">
          <w:rPr>
            <w:rStyle w:val="Lienhypertexte"/>
          </w:rPr>
          <w:t>https://www.lucidchart.com/pages/fr/diagramme-de-deploiement-uml</w:t>
        </w:r>
      </w:hyperlink>
      <w:r>
        <w:t xml:space="preserve">, </w:t>
      </w:r>
      <w:r w:rsidRPr="00855F9B">
        <w:rPr>
          <w:bCs/>
        </w:rPr>
        <w:t>Qu'est-ce qu'un diagramme de déploiement UML</w:t>
      </w:r>
      <w:r>
        <w:rPr>
          <w:b/>
          <w:bCs/>
        </w:rPr>
        <w:t xml:space="preserve">, </w:t>
      </w:r>
      <w:r w:rsidRPr="00855F9B">
        <w:rPr>
          <w:bCs/>
        </w:rPr>
        <w:t>consulté lors de la phase de conception</w:t>
      </w:r>
    </w:p>
    <w:p w14:paraId="04A8756C" w14:textId="77777777" w:rsidR="00275489" w:rsidRPr="00855F9B" w:rsidRDefault="00275489" w:rsidP="00855F9B">
      <w:pPr>
        <w:rPr>
          <w:b/>
          <w:bCs/>
        </w:rPr>
      </w:pPr>
    </w:p>
    <w:p w14:paraId="59E4141A" w14:textId="76B49188" w:rsidR="00855F9B" w:rsidRPr="00855F9B" w:rsidRDefault="00855F9B" w:rsidP="00855F9B"/>
    <w:p w14:paraId="0184B1D8" w14:textId="5AA75CD8" w:rsidR="00F36AFE" w:rsidRPr="00175291" w:rsidRDefault="00F36AFE" w:rsidP="00175291">
      <w:pPr>
        <w:spacing w:line="360" w:lineRule="auto"/>
        <w:jc w:val="both"/>
        <w:rPr>
          <w:rFonts w:ascii="Times New Roman" w:hAnsi="Times New Roman" w:cs="Times New Roman"/>
          <w:sz w:val="24"/>
          <w:szCs w:val="24"/>
        </w:rPr>
      </w:pPr>
    </w:p>
    <w:p w14:paraId="61A1BF35" w14:textId="15313969" w:rsidR="00F36AFE" w:rsidRPr="00175291" w:rsidRDefault="00F36AFE" w:rsidP="00175291">
      <w:pPr>
        <w:spacing w:line="360" w:lineRule="auto"/>
        <w:jc w:val="both"/>
        <w:rPr>
          <w:rFonts w:ascii="Times New Roman" w:hAnsi="Times New Roman" w:cs="Times New Roman"/>
          <w:sz w:val="24"/>
          <w:szCs w:val="24"/>
        </w:rPr>
      </w:pPr>
    </w:p>
    <w:p w14:paraId="1C742CDD" w14:textId="2FE9EB36" w:rsidR="00F36AFE" w:rsidRPr="00175291" w:rsidRDefault="00F36AFE" w:rsidP="00175291">
      <w:pPr>
        <w:spacing w:line="360" w:lineRule="auto"/>
        <w:jc w:val="both"/>
        <w:rPr>
          <w:rFonts w:ascii="Times New Roman" w:hAnsi="Times New Roman" w:cs="Times New Roman"/>
          <w:sz w:val="24"/>
          <w:szCs w:val="24"/>
        </w:rPr>
      </w:pPr>
    </w:p>
    <w:p w14:paraId="3BF130B0" w14:textId="2EE5A103" w:rsidR="00F36AFE" w:rsidRPr="00175291" w:rsidRDefault="00F36AFE" w:rsidP="00175291">
      <w:pPr>
        <w:spacing w:line="360" w:lineRule="auto"/>
        <w:jc w:val="both"/>
        <w:rPr>
          <w:rFonts w:ascii="Times New Roman" w:hAnsi="Times New Roman" w:cs="Times New Roman"/>
          <w:sz w:val="24"/>
          <w:szCs w:val="24"/>
        </w:rPr>
      </w:pPr>
    </w:p>
    <w:p w14:paraId="3A5EB819" w14:textId="5EC95FE9" w:rsidR="00F36AFE" w:rsidRPr="00175291" w:rsidRDefault="00F36AFE" w:rsidP="00175291">
      <w:pPr>
        <w:spacing w:line="360" w:lineRule="auto"/>
        <w:jc w:val="both"/>
        <w:rPr>
          <w:rFonts w:ascii="Times New Roman" w:hAnsi="Times New Roman" w:cs="Times New Roman"/>
          <w:sz w:val="24"/>
          <w:szCs w:val="24"/>
        </w:rPr>
      </w:pPr>
    </w:p>
    <w:p w14:paraId="6E715CC3" w14:textId="0E008CFE" w:rsidR="00F36AFE" w:rsidRPr="00175291" w:rsidRDefault="00F36AFE" w:rsidP="00175291">
      <w:pPr>
        <w:spacing w:line="360" w:lineRule="auto"/>
        <w:jc w:val="both"/>
        <w:rPr>
          <w:rFonts w:ascii="Times New Roman" w:hAnsi="Times New Roman" w:cs="Times New Roman"/>
          <w:sz w:val="24"/>
          <w:szCs w:val="24"/>
        </w:rPr>
      </w:pPr>
    </w:p>
    <w:p w14:paraId="462DB255" w14:textId="621F3A59" w:rsidR="00F36AFE" w:rsidRPr="00175291" w:rsidRDefault="00F36AFE" w:rsidP="00175291">
      <w:pPr>
        <w:spacing w:line="360" w:lineRule="auto"/>
        <w:jc w:val="both"/>
        <w:rPr>
          <w:rFonts w:ascii="Times New Roman" w:hAnsi="Times New Roman" w:cs="Times New Roman"/>
          <w:sz w:val="24"/>
          <w:szCs w:val="24"/>
        </w:rPr>
      </w:pPr>
    </w:p>
    <w:p w14:paraId="630E4F82" w14:textId="370D0CA3" w:rsidR="00F36AFE" w:rsidRPr="00175291" w:rsidRDefault="00F36AFE" w:rsidP="00175291">
      <w:pPr>
        <w:spacing w:line="360" w:lineRule="auto"/>
        <w:jc w:val="both"/>
        <w:rPr>
          <w:rFonts w:ascii="Times New Roman" w:hAnsi="Times New Roman" w:cs="Times New Roman"/>
          <w:sz w:val="24"/>
          <w:szCs w:val="24"/>
        </w:rPr>
      </w:pPr>
    </w:p>
    <w:p w14:paraId="0AAA9DF6" w14:textId="4E7AAA8D" w:rsidR="00F36AFE" w:rsidRPr="00175291" w:rsidRDefault="00F36AFE" w:rsidP="00175291">
      <w:pPr>
        <w:spacing w:line="360" w:lineRule="auto"/>
        <w:jc w:val="both"/>
        <w:rPr>
          <w:rFonts w:ascii="Times New Roman" w:hAnsi="Times New Roman" w:cs="Times New Roman"/>
          <w:sz w:val="24"/>
          <w:szCs w:val="24"/>
        </w:rPr>
      </w:pPr>
    </w:p>
    <w:p w14:paraId="52EDC84D" w14:textId="072A0D17" w:rsidR="00F36AFE" w:rsidRPr="00175291" w:rsidRDefault="00F36AFE" w:rsidP="00175291">
      <w:pPr>
        <w:spacing w:line="360" w:lineRule="auto"/>
        <w:jc w:val="both"/>
        <w:rPr>
          <w:rFonts w:ascii="Times New Roman" w:hAnsi="Times New Roman" w:cs="Times New Roman"/>
          <w:sz w:val="24"/>
          <w:szCs w:val="24"/>
        </w:rPr>
      </w:pPr>
    </w:p>
    <w:p w14:paraId="7344DA08" w14:textId="336D6B54" w:rsidR="00F36AFE" w:rsidRPr="00175291" w:rsidRDefault="00F36AFE" w:rsidP="00175291">
      <w:pPr>
        <w:spacing w:line="360" w:lineRule="auto"/>
        <w:jc w:val="both"/>
        <w:rPr>
          <w:rFonts w:ascii="Times New Roman" w:hAnsi="Times New Roman" w:cs="Times New Roman"/>
          <w:sz w:val="24"/>
          <w:szCs w:val="24"/>
        </w:rPr>
      </w:pPr>
    </w:p>
    <w:p w14:paraId="07BB4A43" w14:textId="371CB087" w:rsidR="00F36AFE" w:rsidRPr="00175291" w:rsidRDefault="00F36AFE" w:rsidP="00175291">
      <w:pPr>
        <w:spacing w:line="360" w:lineRule="auto"/>
        <w:jc w:val="both"/>
        <w:rPr>
          <w:rFonts w:ascii="Times New Roman" w:hAnsi="Times New Roman" w:cs="Times New Roman"/>
          <w:sz w:val="24"/>
          <w:szCs w:val="24"/>
        </w:rPr>
      </w:pPr>
    </w:p>
    <w:p w14:paraId="62ACE9C2" w14:textId="1E909297" w:rsidR="00F36AFE" w:rsidRPr="00175291" w:rsidRDefault="00F36AFE" w:rsidP="00175291">
      <w:pPr>
        <w:spacing w:line="360" w:lineRule="auto"/>
        <w:jc w:val="both"/>
        <w:rPr>
          <w:rFonts w:ascii="Times New Roman" w:hAnsi="Times New Roman" w:cs="Times New Roman"/>
          <w:sz w:val="24"/>
          <w:szCs w:val="24"/>
        </w:rPr>
      </w:pPr>
    </w:p>
    <w:p w14:paraId="2B547FE7" w14:textId="63BB7A9C" w:rsidR="00F36AFE" w:rsidRPr="00175291" w:rsidRDefault="00F36AFE" w:rsidP="00175291">
      <w:pPr>
        <w:spacing w:line="360" w:lineRule="auto"/>
        <w:jc w:val="both"/>
        <w:rPr>
          <w:rFonts w:ascii="Times New Roman" w:hAnsi="Times New Roman" w:cs="Times New Roman"/>
          <w:sz w:val="24"/>
          <w:szCs w:val="24"/>
        </w:rPr>
      </w:pPr>
    </w:p>
    <w:p w14:paraId="2A5BADA1" w14:textId="1A20D61A" w:rsidR="00F36AFE" w:rsidRPr="00175291" w:rsidRDefault="00F36AFE" w:rsidP="00175291">
      <w:pPr>
        <w:spacing w:line="360" w:lineRule="auto"/>
        <w:jc w:val="both"/>
        <w:rPr>
          <w:rFonts w:ascii="Times New Roman" w:hAnsi="Times New Roman" w:cs="Times New Roman"/>
          <w:sz w:val="24"/>
          <w:szCs w:val="24"/>
        </w:rPr>
      </w:pPr>
    </w:p>
    <w:p w14:paraId="78C26A66" w14:textId="5578CBC8" w:rsidR="00F36AFE" w:rsidRPr="00175291" w:rsidRDefault="00F36AFE" w:rsidP="00175291">
      <w:pPr>
        <w:spacing w:line="360" w:lineRule="auto"/>
        <w:jc w:val="both"/>
        <w:rPr>
          <w:rFonts w:ascii="Times New Roman" w:hAnsi="Times New Roman" w:cs="Times New Roman"/>
          <w:sz w:val="24"/>
          <w:szCs w:val="24"/>
        </w:rPr>
      </w:pPr>
    </w:p>
    <w:p w14:paraId="162E93E5" w14:textId="13EC82AC" w:rsidR="00F36AFE" w:rsidRPr="00175291" w:rsidRDefault="00F36AFE" w:rsidP="00175291">
      <w:pPr>
        <w:spacing w:line="360" w:lineRule="auto"/>
        <w:jc w:val="both"/>
        <w:rPr>
          <w:rFonts w:ascii="Times New Roman" w:hAnsi="Times New Roman" w:cs="Times New Roman"/>
          <w:sz w:val="24"/>
          <w:szCs w:val="24"/>
        </w:rPr>
      </w:pPr>
    </w:p>
    <w:p w14:paraId="02CD50DD" w14:textId="77777777" w:rsidR="00F36AFE" w:rsidRPr="00175291" w:rsidRDefault="00F36AFE" w:rsidP="00175291">
      <w:pPr>
        <w:spacing w:line="360" w:lineRule="auto"/>
        <w:jc w:val="both"/>
        <w:rPr>
          <w:rFonts w:ascii="Times New Roman" w:hAnsi="Times New Roman" w:cs="Times New Roman"/>
          <w:sz w:val="24"/>
          <w:szCs w:val="24"/>
        </w:rPr>
      </w:pPr>
    </w:p>
    <w:p w14:paraId="6000DABB" w14:textId="7DB6BB74" w:rsidR="007F702A" w:rsidRPr="00AF5AA6" w:rsidRDefault="008B1888" w:rsidP="00AF5AA6">
      <w:pPr>
        <w:pStyle w:val="Titre1"/>
        <w:spacing w:line="360" w:lineRule="auto"/>
        <w:jc w:val="center"/>
        <w:rPr>
          <w:rFonts w:ascii="Times New Roman" w:hAnsi="Times New Roman" w:cs="Times New Roman"/>
          <w:b/>
          <w:color w:val="auto"/>
          <w:sz w:val="24"/>
          <w:szCs w:val="24"/>
        </w:rPr>
      </w:pPr>
      <w:bookmarkStart w:id="737" w:name="_Toc182399172"/>
      <w:bookmarkStart w:id="738" w:name="_Toc182399641"/>
      <w:r w:rsidRPr="00AF5AA6">
        <w:rPr>
          <w:rFonts w:ascii="Times New Roman" w:hAnsi="Times New Roman" w:cs="Times New Roman"/>
          <w:b/>
          <w:color w:val="auto"/>
          <w:sz w:val="24"/>
          <w:szCs w:val="24"/>
        </w:rPr>
        <w:t>GLOSSAIRE</w:t>
      </w:r>
      <w:bookmarkEnd w:id="737"/>
      <w:bookmarkEnd w:id="738"/>
    </w:p>
    <w:p w14:paraId="508DF8B8" w14:textId="718B8FC5" w:rsidR="00F36AFE" w:rsidRPr="00175291" w:rsidRDefault="00F36AFE" w:rsidP="00175291">
      <w:pPr>
        <w:spacing w:line="360" w:lineRule="auto"/>
        <w:jc w:val="both"/>
        <w:rPr>
          <w:rFonts w:ascii="Times New Roman" w:hAnsi="Times New Roman" w:cs="Times New Roman"/>
          <w:sz w:val="24"/>
          <w:szCs w:val="24"/>
        </w:rPr>
      </w:pPr>
    </w:p>
    <w:p w14:paraId="12176C1C" w14:textId="279B253F" w:rsidR="00F36AFE" w:rsidRPr="00175291" w:rsidRDefault="00F36AFE" w:rsidP="00175291">
      <w:pPr>
        <w:spacing w:line="360" w:lineRule="auto"/>
        <w:jc w:val="both"/>
        <w:rPr>
          <w:rFonts w:ascii="Times New Roman" w:hAnsi="Times New Roman" w:cs="Times New Roman"/>
          <w:sz w:val="24"/>
          <w:szCs w:val="24"/>
        </w:rPr>
      </w:pPr>
    </w:p>
    <w:p w14:paraId="05F0A8C6" w14:textId="7C8760F5" w:rsidR="00F36AFE" w:rsidRPr="00175291" w:rsidRDefault="00F36AFE" w:rsidP="00175291">
      <w:pPr>
        <w:spacing w:line="360" w:lineRule="auto"/>
        <w:jc w:val="both"/>
        <w:rPr>
          <w:rFonts w:ascii="Times New Roman" w:hAnsi="Times New Roman" w:cs="Times New Roman"/>
          <w:sz w:val="24"/>
          <w:szCs w:val="24"/>
        </w:rPr>
      </w:pPr>
    </w:p>
    <w:p w14:paraId="709F9D93" w14:textId="366CF2EF" w:rsidR="00F36AFE" w:rsidRPr="00175291" w:rsidRDefault="00F36AFE" w:rsidP="00175291">
      <w:pPr>
        <w:spacing w:line="360" w:lineRule="auto"/>
        <w:jc w:val="both"/>
        <w:rPr>
          <w:rFonts w:ascii="Times New Roman" w:hAnsi="Times New Roman" w:cs="Times New Roman"/>
          <w:sz w:val="24"/>
          <w:szCs w:val="24"/>
        </w:rPr>
      </w:pPr>
    </w:p>
    <w:p w14:paraId="0CB08F46" w14:textId="6C7518BD" w:rsidR="00F36AFE" w:rsidRPr="00175291" w:rsidRDefault="00F36AFE" w:rsidP="00175291">
      <w:pPr>
        <w:spacing w:line="360" w:lineRule="auto"/>
        <w:jc w:val="both"/>
        <w:rPr>
          <w:rFonts w:ascii="Times New Roman" w:hAnsi="Times New Roman" w:cs="Times New Roman"/>
          <w:sz w:val="24"/>
          <w:szCs w:val="24"/>
        </w:rPr>
      </w:pPr>
    </w:p>
    <w:p w14:paraId="63430039" w14:textId="1C6C6466" w:rsidR="00F36AFE" w:rsidRPr="00175291" w:rsidRDefault="00F36AFE" w:rsidP="00175291">
      <w:pPr>
        <w:spacing w:line="360" w:lineRule="auto"/>
        <w:jc w:val="both"/>
        <w:rPr>
          <w:rFonts w:ascii="Times New Roman" w:hAnsi="Times New Roman" w:cs="Times New Roman"/>
          <w:sz w:val="24"/>
          <w:szCs w:val="24"/>
        </w:rPr>
      </w:pPr>
    </w:p>
    <w:p w14:paraId="055460CB" w14:textId="11120704" w:rsidR="00F36AFE" w:rsidRPr="00175291" w:rsidRDefault="00F36AFE" w:rsidP="00175291">
      <w:pPr>
        <w:spacing w:line="360" w:lineRule="auto"/>
        <w:jc w:val="both"/>
        <w:rPr>
          <w:rFonts w:ascii="Times New Roman" w:hAnsi="Times New Roman" w:cs="Times New Roman"/>
          <w:sz w:val="24"/>
          <w:szCs w:val="24"/>
        </w:rPr>
      </w:pPr>
    </w:p>
    <w:p w14:paraId="7BA3F1ED" w14:textId="5B850A41" w:rsidR="00F36AFE" w:rsidRPr="00175291" w:rsidRDefault="00F36AFE" w:rsidP="00175291">
      <w:pPr>
        <w:spacing w:line="360" w:lineRule="auto"/>
        <w:jc w:val="both"/>
        <w:rPr>
          <w:rFonts w:ascii="Times New Roman" w:hAnsi="Times New Roman" w:cs="Times New Roman"/>
          <w:sz w:val="24"/>
          <w:szCs w:val="24"/>
        </w:rPr>
      </w:pPr>
    </w:p>
    <w:p w14:paraId="19E754E1" w14:textId="5AAFF97A" w:rsidR="00F36AFE" w:rsidRPr="00175291" w:rsidRDefault="00F36AFE" w:rsidP="00175291">
      <w:pPr>
        <w:spacing w:line="360" w:lineRule="auto"/>
        <w:jc w:val="both"/>
        <w:rPr>
          <w:rFonts w:ascii="Times New Roman" w:hAnsi="Times New Roman" w:cs="Times New Roman"/>
          <w:sz w:val="24"/>
          <w:szCs w:val="24"/>
        </w:rPr>
      </w:pPr>
    </w:p>
    <w:p w14:paraId="2C02B0F0" w14:textId="7E4AA513" w:rsidR="00F36AFE" w:rsidRPr="00175291" w:rsidRDefault="00F36AFE" w:rsidP="00175291">
      <w:pPr>
        <w:spacing w:line="360" w:lineRule="auto"/>
        <w:jc w:val="both"/>
        <w:rPr>
          <w:rFonts w:ascii="Times New Roman" w:hAnsi="Times New Roman" w:cs="Times New Roman"/>
          <w:sz w:val="24"/>
          <w:szCs w:val="24"/>
        </w:rPr>
      </w:pPr>
    </w:p>
    <w:p w14:paraId="10ABCB75" w14:textId="29A8FD3B" w:rsidR="00F36AFE" w:rsidRPr="00175291" w:rsidRDefault="00F36AFE" w:rsidP="00175291">
      <w:pPr>
        <w:spacing w:line="360" w:lineRule="auto"/>
        <w:jc w:val="both"/>
        <w:rPr>
          <w:rFonts w:ascii="Times New Roman" w:hAnsi="Times New Roman" w:cs="Times New Roman"/>
          <w:sz w:val="24"/>
          <w:szCs w:val="24"/>
        </w:rPr>
      </w:pPr>
    </w:p>
    <w:p w14:paraId="53077CFA" w14:textId="615253AB" w:rsidR="00F36AFE" w:rsidRPr="00175291" w:rsidRDefault="00F36AFE" w:rsidP="00175291">
      <w:pPr>
        <w:spacing w:line="360" w:lineRule="auto"/>
        <w:jc w:val="both"/>
        <w:rPr>
          <w:rFonts w:ascii="Times New Roman" w:hAnsi="Times New Roman" w:cs="Times New Roman"/>
          <w:sz w:val="24"/>
          <w:szCs w:val="24"/>
        </w:rPr>
      </w:pPr>
    </w:p>
    <w:p w14:paraId="2E60A096" w14:textId="4BFD6FAF" w:rsidR="00F36AFE" w:rsidRPr="00175291" w:rsidRDefault="00F36AFE" w:rsidP="00175291">
      <w:pPr>
        <w:spacing w:line="360" w:lineRule="auto"/>
        <w:jc w:val="both"/>
        <w:rPr>
          <w:rFonts w:ascii="Times New Roman" w:hAnsi="Times New Roman" w:cs="Times New Roman"/>
          <w:sz w:val="24"/>
          <w:szCs w:val="24"/>
        </w:rPr>
      </w:pPr>
    </w:p>
    <w:p w14:paraId="54B27A91" w14:textId="5E14FF64" w:rsidR="00F36AFE" w:rsidRPr="00175291" w:rsidRDefault="00F36AFE" w:rsidP="00175291">
      <w:pPr>
        <w:spacing w:line="360" w:lineRule="auto"/>
        <w:jc w:val="both"/>
        <w:rPr>
          <w:rFonts w:ascii="Times New Roman" w:hAnsi="Times New Roman" w:cs="Times New Roman"/>
          <w:sz w:val="24"/>
          <w:szCs w:val="24"/>
        </w:rPr>
      </w:pPr>
    </w:p>
    <w:p w14:paraId="66967CB0" w14:textId="363A5237" w:rsidR="00F36AFE" w:rsidRPr="00175291" w:rsidRDefault="00F36AFE" w:rsidP="00175291">
      <w:pPr>
        <w:spacing w:line="360" w:lineRule="auto"/>
        <w:jc w:val="both"/>
        <w:rPr>
          <w:rFonts w:ascii="Times New Roman" w:hAnsi="Times New Roman" w:cs="Times New Roman"/>
          <w:sz w:val="24"/>
          <w:szCs w:val="24"/>
        </w:rPr>
      </w:pPr>
    </w:p>
    <w:p w14:paraId="7670DF7E" w14:textId="633AEAF8" w:rsidR="00F36AFE" w:rsidRPr="00175291" w:rsidRDefault="00F36AFE" w:rsidP="00175291">
      <w:pPr>
        <w:spacing w:line="360" w:lineRule="auto"/>
        <w:jc w:val="both"/>
        <w:rPr>
          <w:rFonts w:ascii="Times New Roman" w:hAnsi="Times New Roman" w:cs="Times New Roman"/>
          <w:sz w:val="24"/>
          <w:szCs w:val="24"/>
        </w:rPr>
      </w:pPr>
    </w:p>
    <w:p w14:paraId="66551238" w14:textId="68A8DE49" w:rsidR="00F36AFE" w:rsidRPr="00175291" w:rsidRDefault="00F36AFE" w:rsidP="00175291">
      <w:pPr>
        <w:spacing w:line="360" w:lineRule="auto"/>
        <w:jc w:val="both"/>
        <w:rPr>
          <w:rFonts w:ascii="Times New Roman" w:hAnsi="Times New Roman" w:cs="Times New Roman"/>
          <w:sz w:val="24"/>
          <w:szCs w:val="24"/>
        </w:rPr>
      </w:pPr>
    </w:p>
    <w:p w14:paraId="31647E99" w14:textId="77597285" w:rsidR="00F36AFE" w:rsidRPr="00175291" w:rsidRDefault="00F36AFE" w:rsidP="00175291">
      <w:pPr>
        <w:spacing w:line="360" w:lineRule="auto"/>
        <w:jc w:val="both"/>
        <w:rPr>
          <w:rFonts w:ascii="Times New Roman" w:hAnsi="Times New Roman" w:cs="Times New Roman"/>
          <w:sz w:val="24"/>
          <w:szCs w:val="24"/>
        </w:rPr>
      </w:pPr>
    </w:p>
    <w:p w14:paraId="3D8B4856" w14:textId="2362D400" w:rsidR="00F36AFE" w:rsidRPr="00175291" w:rsidRDefault="00F36AFE" w:rsidP="00175291">
      <w:pPr>
        <w:spacing w:line="360" w:lineRule="auto"/>
        <w:jc w:val="both"/>
        <w:rPr>
          <w:rFonts w:ascii="Times New Roman" w:hAnsi="Times New Roman" w:cs="Times New Roman"/>
          <w:sz w:val="24"/>
          <w:szCs w:val="24"/>
        </w:rPr>
      </w:pPr>
    </w:p>
    <w:p w14:paraId="216BC5CA" w14:textId="3E8F9C4B" w:rsidR="00F36AFE" w:rsidRPr="00175291" w:rsidRDefault="00F36AFE" w:rsidP="00175291">
      <w:pPr>
        <w:spacing w:line="360" w:lineRule="auto"/>
        <w:jc w:val="both"/>
        <w:rPr>
          <w:rFonts w:ascii="Times New Roman" w:hAnsi="Times New Roman" w:cs="Times New Roman"/>
          <w:sz w:val="24"/>
          <w:szCs w:val="24"/>
        </w:rPr>
      </w:pPr>
    </w:p>
    <w:p w14:paraId="266BAEC8" w14:textId="0C1CF7B7" w:rsidR="00F36AFE" w:rsidRPr="00175291" w:rsidRDefault="00F36AFE" w:rsidP="00175291">
      <w:pPr>
        <w:spacing w:line="360" w:lineRule="auto"/>
        <w:jc w:val="both"/>
        <w:rPr>
          <w:rFonts w:ascii="Times New Roman" w:hAnsi="Times New Roman" w:cs="Times New Roman"/>
          <w:sz w:val="24"/>
          <w:szCs w:val="24"/>
        </w:rPr>
      </w:pPr>
    </w:p>
    <w:p w14:paraId="4E57DEC7" w14:textId="1C0A5415" w:rsidR="00F36AFE" w:rsidRPr="00175291" w:rsidRDefault="00F36AFE" w:rsidP="00175291">
      <w:pPr>
        <w:spacing w:line="360" w:lineRule="auto"/>
        <w:jc w:val="both"/>
        <w:rPr>
          <w:rFonts w:ascii="Times New Roman" w:hAnsi="Times New Roman" w:cs="Times New Roman"/>
          <w:sz w:val="24"/>
          <w:szCs w:val="24"/>
        </w:rPr>
      </w:pPr>
    </w:p>
    <w:p w14:paraId="534870A9" w14:textId="1D16E4BB" w:rsidR="00F36AFE" w:rsidRPr="00175291" w:rsidRDefault="00F36AFE" w:rsidP="00175291">
      <w:pPr>
        <w:spacing w:line="360" w:lineRule="auto"/>
        <w:jc w:val="both"/>
        <w:rPr>
          <w:rFonts w:ascii="Times New Roman" w:hAnsi="Times New Roman" w:cs="Times New Roman"/>
          <w:sz w:val="24"/>
          <w:szCs w:val="24"/>
        </w:rPr>
      </w:pPr>
    </w:p>
    <w:p w14:paraId="0F82BF2F" w14:textId="77777777" w:rsidR="00F36AFE" w:rsidRPr="00175291" w:rsidRDefault="00F36AFE" w:rsidP="00175291">
      <w:pPr>
        <w:spacing w:line="360" w:lineRule="auto"/>
        <w:jc w:val="both"/>
        <w:rPr>
          <w:rFonts w:ascii="Times New Roman" w:hAnsi="Times New Roman" w:cs="Times New Roman"/>
          <w:sz w:val="24"/>
          <w:szCs w:val="24"/>
        </w:rPr>
      </w:pPr>
    </w:p>
    <w:p w14:paraId="14E180A8" w14:textId="0F4C5FF0" w:rsidR="007F702A" w:rsidRPr="00AF5AA6" w:rsidRDefault="008B1888" w:rsidP="00AF5AA6">
      <w:pPr>
        <w:pStyle w:val="Titre1"/>
        <w:spacing w:line="360" w:lineRule="auto"/>
        <w:jc w:val="center"/>
        <w:rPr>
          <w:rFonts w:ascii="Times New Roman" w:hAnsi="Times New Roman" w:cs="Times New Roman"/>
          <w:b/>
          <w:color w:val="auto"/>
          <w:sz w:val="24"/>
          <w:szCs w:val="24"/>
        </w:rPr>
      </w:pPr>
      <w:bookmarkStart w:id="739" w:name="_Toc182399173"/>
      <w:bookmarkStart w:id="740" w:name="_Toc182399642"/>
      <w:r w:rsidRPr="00AF5AA6">
        <w:rPr>
          <w:rFonts w:ascii="Times New Roman" w:hAnsi="Times New Roman" w:cs="Times New Roman"/>
          <w:b/>
          <w:color w:val="auto"/>
          <w:sz w:val="24"/>
          <w:szCs w:val="24"/>
        </w:rPr>
        <w:t>ANNEXES</w:t>
      </w:r>
      <w:bookmarkEnd w:id="739"/>
      <w:bookmarkEnd w:id="740"/>
    </w:p>
    <w:p w14:paraId="1363E476" w14:textId="00457B28" w:rsidR="00F36AFE" w:rsidRPr="00175291" w:rsidRDefault="00F36AFE" w:rsidP="00175291">
      <w:pPr>
        <w:spacing w:line="360" w:lineRule="auto"/>
        <w:jc w:val="both"/>
        <w:rPr>
          <w:rFonts w:ascii="Times New Roman" w:hAnsi="Times New Roman" w:cs="Times New Roman"/>
          <w:sz w:val="24"/>
          <w:szCs w:val="24"/>
        </w:rPr>
      </w:pPr>
    </w:p>
    <w:p w14:paraId="04926C53" w14:textId="005267E0" w:rsidR="00F36AFE" w:rsidRPr="00175291" w:rsidRDefault="00F36AFE" w:rsidP="00175291">
      <w:pPr>
        <w:spacing w:line="360" w:lineRule="auto"/>
        <w:jc w:val="both"/>
        <w:rPr>
          <w:rFonts w:ascii="Times New Roman" w:hAnsi="Times New Roman" w:cs="Times New Roman"/>
          <w:sz w:val="24"/>
          <w:szCs w:val="24"/>
        </w:rPr>
      </w:pPr>
    </w:p>
    <w:p w14:paraId="7467B54E" w14:textId="00926BB5" w:rsidR="00F36AFE" w:rsidRPr="00175291" w:rsidRDefault="00F36AFE" w:rsidP="00175291">
      <w:pPr>
        <w:spacing w:line="360" w:lineRule="auto"/>
        <w:jc w:val="both"/>
        <w:rPr>
          <w:rFonts w:ascii="Times New Roman" w:hAnsi="Times New Roman" w:cs="Times New Roman"/>
          <w:sz w:val="24"/>
          <w:szCs w:val="24"/>
        </w:rPr>
      </w:pPr>
    </w:p>
    <w:p w14:paraId="0C3AAB0A" w14:textId="5E4CF779" w:rsidR="00F36AFE" w:rsidRPr="00175291" w:rsidRDefault="00F36AFE" w:rsidP="00175291">
      <w:pPr>
        <w:spacing w:line="360" w:lineRule="auto"/>
        <w:jc w:val="both"/>
        <w:rPr>
          <w:rFonts w:ascii="Times New Roman" w:hAnsi="Times New Roman" w:cs="Times New Roman"/>
          <w:sz w:val="24"/>
          <w:szCs w:val="24"/>
        </w:rPr>
      </w:pPr>
    </w:p>
    <w:p w14:paraId="49BEB898" w14:textId="4F01B273" w:rsidR="00F36AFE" w:rsidRPr="00175291" w:rsidRDefault="00F36AFE" w:rsidP="00175291">
      <w:pPr>
        <w:spacing w:line="360" w:lineRule="auto"/>
        <w:jc w:val="both"/>
        <w:rPr>
          <w:rFonts w:ascii="Times New Roman" w:hAnsi="Times New Roman" w:cs="Times New Roman"/>
          <w:sz w:val="24"/>
          <w:szCs w:val="24"/>
        </w:rPr>
      </w:pPr>
    </w:p>
    <w:p w14:paraId="0F27D01B" w14:textId="5C76564B" w:rsidR="00F36AFE" w:rsidRPr="00175291" w:rsidRDefault="00F36AFE" w:rsidP="00175291">
      <w:pPr>
        <w:spacing w:line="360" w:lineRule="auto"/>
        <w:jc w:val="both"/>
        <w:rPr>
          <w:rFonts w:ascii="Times New Roman" w:hAnsi="Times New Roman" w:cs="Times New Roman"/>
          <w:sz w:val="24"/>
          <w:szCs w:val="24"/>
        </w:rPr>
      </w:pPr>
    </w:p>
    <w:p w14:paraId="42D965DF" w14:textId="7ACD4272" w:rsidR="00F36AFE" w:rsidRPr="00175291" w:rsidRDefault="00F36AFE" w:rsidP="00175291">
      <w:pPr>
        <w:spacing w:line="360" w:lineRule="auto"/>
        <w:jc w:val="both"/>
        <w:rPr>
          <w:rFonts w:ascii="Times New Roman" w:hAnsi="Times New Roman" w:cs="Times New Roman"/>
          <w:sz w:val="24"/>
          <w:szCs w:val="24"/>
        </w:rPr>
      </w:pPr>
    </w:p>
    <w:p w14:paraId="2F7B1251" w14:textId="1403AAE1" w:rsidR="00F36AFE" w:rsidRPr="00175291" w:rsidRDefault="00F36AFE" w:rsidP="00175291">
      <w:pPr>
        <w:spacing w:line="360" w:lineRule="auto"/>
        <w:jc w:val="both"/>
        <w:rPr>
          <w:rFonts w:ascii="Times New Roman" w:hAnsi="Times New Roman" w:cs="Times New Roman"/>
          <w:sz w:val="24"/>
          <w:szCs w:val="24"/>
        </w:rPr>
      </w:pPr>
    </w:p>
    <w:p w14:paraId="6BBF3A2D" w14:textId="5F26289F" w:rsidR="00F36AFE" w:rsidRPr="00175291" w:rsidRDefault="00F36AFE" w:rsidP="00175291">
      <w:pPr>
        <w:spacing w:line="360" w:lineRule="auto"/>
        <w:jc w:val="both"/>
        <w:rPr>
          <w:rFonts w:ascii="Times New Roman" w:hAnsi="Times New Roman" w:cs="Times New Roman"/>
          <w:sz w:val="24"/>
          <w:szCs w:val="24"/>
        </w:rPr>
      </w:pPr>
    </w:p>
    <w:p w14:paraId="55F14E53" w14:textId="1C10FA86" w:rsidR="00F36AFE" w:rsidRPr="00175291" w:rsidRDefault="00F36AFE" w:rsidP="00175291">
      <w:pPr>
        <w:spacing w:line="360" w:lineRule="auto"/>
        <w:jc w:val="both"/>
        <w:rPr>
          <w:rFonts w:ascii="Times New Roman" w:hAnsi="Times New Roman" w:cs="Times New Roman"/>
          <w:sz w:val="24"/>
          <w:szCs w:val="24"/>
        </w:rPr>
      </w:pPr>
    </w:p>
    <w:p w14:paraId="5267A731" w14:textId="0F7901BE" w:rsidR="00F36AFE" w:rsidRPr="00175291" w:rsidRDefault="00F36AFE" w:rsidP="00175291">
      <w:pPr>
        <w:spacing w:line="360" w:lineRule="auto"/>
        <w:jc w:val="both"/>
        <w:rPr>
          <w:rFonts w:ascii="Times New Roman" w:hAnsi="Times New Roman" w:cs="Times New Roman"/>
          <w:sz w:val="24"/>
          <w:szCs w:val="24"/>
        </w:rPr>
      </w:pPr>
    </w:p>
    <w:p w14:paraId="3044836E" w14:textId="1C4A8AAE" w:rsidR="00F36AFE" w:rsidRPr="00175291" w:rsidRDefault="00F36AFE" w:rsidP="00175291">
      <w:pPr>
        <w:spacing w:line="360" w:lineRule="auto"/>
        <w:jc w:val="both"/>
        <w:rPr>
          <w:rFonts w:ascii="Times New Roman" w:hAnsi="Times New Roman" w:cs="Times New Roman"/>
          <w:sz w:val="24"/>
          <w:szCs w:val="24"/>
        </w:rPr>
      </w:pPr>
    </w:p>
    <w:p w14:paraId="72B6EB4E" w14:textId="760B1E14" w:rsidR="00F36AFE" w:rsidRPr="00175291" w:rsidRDefault="00F36AFE" w:rsidP="00175291">
      <w:pPr>
        <w:spacing w:line="360" w:lineRule="auto"/>
        <w:jc w:val="both"/>
        <w:rPr>
          <w:rFonts w:ascii="Times New Roman" w:hAnsi="Times New Roman" w:cs="Times New Roman"/>
          <w:sz w:val="24"/>
          <w:szCs w:val="24"/>
        </w:rPr>
      </w:pPr>
    </w:p>
    <w:p w14:paraId="238DD210" w14:textId="4EEB526D" w:rsidR="00F36AFE" w:rsidRPr="00175291" w:rsidRDefault="00F36AFE" w:rsidP="00175291">
      <w:pPr>
        <w:spacing w:line="360" w:lineRule="auto"/>
        <w:jc w:val="both"/>
        <w:rPr>
          <w:rFonts w:ascii="Times New Roman" w:hAnsi="Times New Roman" w:cs="Times New Roman"/>
          <w:sz w:val="24"/>
          <w:szCs w:val="24"/>
        </w:rPr>
      </w:pPr>
    </w:p>
    <w:p w14:paraId="34C6092C" w14:textId="14D4655F" w:rsidR="00F36AFE" w:rsidRPr="00175291" w:rsidRDefault="00F36AFE" w:rsidP="00175291">
      <w:pPr>
        <w:spacing w:line="360" w:lineRule="auto"/>
        <w:jc w:val="both"/>
        <w:rPr>
          <w:rFonts w:ascii="Times New Roman" w:hAnsi="Times New Roman" w:cs="Times New Roman"/>
          <w:sz w:val="24"/>
          <w:szCs w:val="24"/>
        </w:rPr>
      </w:pPr>
    </w:p>
    <w:p w14:paraId="3341AEA0" w14:textId="01030D86" w:rsidR="00F36AFE" w:rsidRPr="00175291" w:rsidRDefault="00F36AFE" w:rsidP="00175291">
      <w:pPr>
        <w:spacing w:line="360" w:lineRule="auto"/>
        <w:jc w:val="both"/>
        <w:rPr>
          <w:rFonts w:ascii="Times New Roman" w:hAnsi="Times New Roman" w:cs="Times New Roman"/>
          <w:sz w:val="24"/>
          <w:szCs w:val="24"/>
        </w:rPr>
      </w:pPr>
    </w:p>
    <w:p w14:paraId="6D2A8559" w14:textId="3B4D38D2" w:rsidR="00F36AFE" w:rsidRPr="00175291" w:rsidRDefault="00F36AFE" w:rsidP="00175291">
      <w:pPr>
        <w:spacing w:line="360" w:lineRule="auto"/>
        <w:jc w:val="both"/>
        <w:rPr>
          <w:rFonts w:ascii="Times New Roman" w:hAnsi="Times New Roman" w:cs="Times New Roman"/>
          <w:sz w:val="24"/>
          <w:szCs w:val="24"/>
        </w:rPr>
      </w:pPr>
    </w:p>
    <w:p w14:paraId="37F4E43B" w14:textId="77777777" w:rsidR="00F36AFE" w:rsidRPr="00175291" w:rsidRDefault="00F36AFE" w:rsidP="00175291">
      <w:pPr>
        <w:spacing w:line="360" w:lineRule="auto"/>
        <w:jc w:val="both"/>
        <w:rPr>
          <w:rFonts w:ascii="Times New Roman" w:hAnsi="Times New Roman" w:cs="Times New Roman"/>
          <w:sz w:val="24"/>
          <w:szCs w:val="24"/>
        </w:rPr>
      </w:pPr>
    </w:p>
    <w:p w14:paraId="7F3E672F" w14:textId="03EF2B5F" w:rsidR="00F36AFE" w:rsidRPr="00AF5AA6" w:rsidRDefault="008B1888" w:rsidP="00AF5AA6">
      <w:pPr>
        <w:pStyle w:val="Titre1"/>
        <w:spacing w:line="360" w:lineRule="auto"/>
        <w:jc w:val="center"/>
        <w:rPr>
          <w:rFonts w:ascii="Times New Roman" w:hAnsi="Times New Roman" w:cs="Times New Roman"/>
          <w:b/>
          <w:color w:val="auto"/>
          <w:sz w:val="24"/>
          <w:szCs w:val="24"/>
        </w:rPr>
      </w:pPr>
      <w:bookmarkStart w:id="741" w:name="_Toc182399174"/>
      <w:bookmarkStart w:id="742" w:name="_Toc182399643"/>
      <w:r w:rsidRPr="00AF5AA6">
        <w:rPr>
          <w:rFonts w:ascii="Times New Roman" w:hAnsi="Times New Roman" w:cs="Times New Roman"/>
          <w:b/>
          <w:color w:val="auto"/>
          <w:sz w:val="24"/>
          <w:szCs w:val="24"/>
        </w:rPr>
        <w:t>TABLE DES MATIERES</w:t>
      </w:r>
      <w:bookmarkEnd w:id="741"/>
      <w:bookmarkEnd w:id="742"/>
    </w:p>
    <w:p w14:paraId="6CBF2087" w14:textId="002102B1" w:rsidR="00D90C72" w:rsidRPr="00D90C72" w:rsidRDefault="00F36AFE" w:rsidP="00D90C72">
      <w:pPr>
        <w:pStyle w:val="TM1"/>
        <w:tabs>
          <w:tab w:val="right" w:leader="dot" w:pos="9062"/>
        </w:tabs>
        <w:spacing w:line="360" w:lineRule="auto"/>
        <w:rPr>
          <w:rFonts w:ascii="Times New Roman" w:hAnsi="Times New Roman"/>
          <w:noProof/>
          <w:kern w:val="2"/>
          <w:sz w:val="24"/>
          <w:szCs w:val="24"/>
          <w14:ligatures w14:val="standardContextual"/>
        </w:rPr>
      </w:pPr>
      <w:r w:rsidRPr="00D90C72">
        <w:rPr>
          <w:rFonts w:ascii="Times New Roman" w:hAnsi="Times New Roman"/>
          <w:sz w:val="24"/>
          <w:szCs w:val="24"/>
        </w:rPr>
        <w:fldChar w:fldCharType="begin"/>
      </w:r>
      <w:r w:rsidRPr="00D90C72">
        <w:rPr>
          <w:rFonts w:ascii="Times New Roman" w:hAnsi="Times New Roman"/>
          <w:sz w:val="24"/>
          <w:szCs w:val="24"/>
        </w:rPr>
        <w:instrText xml:space="preserve"> TOC \o "1-6" \h \z \u </w:instrText>
      </w:r>
      <w:r w:rsidRPr="00D90C72">
        <w:rPr>
          <w:rFonts w:ascii="Times New Roman" w:hAnsi="Times New Roman"/>
          <w:sz w:val="24"/>
          <w:szCs w:val="24"/>
        </w:rPr>
        <w:fldChar w:fldCharType="separate"/>
      </w:r>
      <w:hyperlink w:anchor="_Toc182399550" w:history="1">
        <w:r w:rsidR="00D90C72" w:rsidRPr="00D90C72">
          <w:rPr>
            <w:rStyle w:val="Lienhypertexte"/>
            <w:rFonts w:ascii="Times New Roman" w:hAnsi="Times New Roman"/>
            <w:b/>
            <w:noProof/>
            <w:sz w:val="24"/>
            <w:szCs w:val="24"/>
          </w:rPr>
          <w:t>CURRICULUM VITAE</w:t>
        </w:r>
        <w:r w:rsidR="00D90C72" w:rsidRPr="00D90C72">
          <w:rPr>
            <w:rFonts w:ascii="Times New Roman" w:hAnsi="Times New Roman"/>
            <w:noProof/>
            <w:webHidden/>
            <w:sz w:val="24"/>
            <w:szCs w:val="24"/>
          </w:rPr>
          <w:tab/>
        </w:r>
        <w:r w:rsidR="00D90C72" w:rsidRPr="00D90C72">
          <w:rPr>
            <w:rFonts w:ascii="Times New Roman" w:hAnsi="Times New Roman"/>
            <w:noProof/>
            <w:webHidden/>
            <w:sz w:val="24"/>
            <w:szCs w:val="24"/>
          </w:rPr>
          <w:fldChar w:fldCharType="begin"/>
        </w:r>
        <w:r w:rsidR="00D90C72" w:rsidRPr="00D90C72">
          <w:rPr>
            <w:rFonts w:ascii="Times New Roman" w:hAnsi="Times New Roman"/>
            <w:noProof/>
            <w:webHidden/>
            <w:sz w:val="24"/>
            <w:szCs w:val="24"/>
          </w:rPr>
          <w:instrText xml:space="preserve"> PAGEREF _Toc182399550 \h </w:instrText>
        </w:r>
        <w:r w:rsidR="00D90C72" w:rsidRPr="00D90C72">
          <w:rPr>
            <w:rFonts w:ascii="Times New Roman" w:hAnsi="Times New Roman"/>
            <w:noProof/>
            <w:webHidden/>
            <w:sz w:val="24"/>
            <w:szCs w:val="24"/>
          </w:rPr>
        </w:r>
        <w:r w:rsidR="00D90C72"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I</w:t>
        </w:r>
        <w:r w:rsidR="00D90C72" w:rsidRPr="00D90C72">
          <w:rPr>
            <w:rFonts w:ascii="Times New Roman" w:hAnsi="Times New Roman"/>
            <w:noProof/>
            <w:webHidden/>
            <w:sz w:val="24"/>
            <w:szCs w:val="24"/>
          </w:rPr>
          <w:fldChar w:fldCharType="end"/>
        </w:r>
      </w:hyperlink>
    </w:p>
    <w:p w14:paraId="7B4FBE06" w14:textId="3EB2A895"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1" w:history="1">
        <w:r w:rsidRPr="00D90C72">
          <w:rPr>
            <w:rStyle w:val="Lienhypertexte"/>
            <w:rFonts w:ascii="Times New Roman" w:hAnsi="Times New Roman"/>
            <w:b/>
            <w:noProof/>
            <w:sz w:val="24"/>
            <w:szCs w:val="24"/>
          </w:rPr>
          <w:t>SOMMAIRE GENERAL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III</w:t>
        </w:r>
        <w:r w:rsidRPr="00D90C72">
          <w:rPr>
            <w:rFonts w:ascii="Times New Roman" w:hAnsi="Times New Roman"/>
            <w:noProof/>
            <w:webHidden/>
            <w:sz w:val="24"/>
            <w:szCs w:val="24"/>
          </w:rPr>
          <w:fldChar w:fldCharType="end"/>
        </w:r>
      </w:hyperlink>
    </w:p>
    <w:p w14:paraId="3D39DB00" w14:textId="27BDE747"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2" w:history="1">
        <w:r w:rsidRPr="00D90C72">
          <w:rPr>
            <w:rStyle w:val="Lienhypertexte"/>
            <w:rFonts w:ascii="Times New Roman" w:hAnsi="Times New Roman"/>
            <w:b/>
            <w:noProof/>
            <w:sz w:val="24"/>
            <w:szCs w:val="24"/>
          </w:rPr>
          <w:t>REMERCIEMENTS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VI</w:t>
        </w:r>
        <w:r w:rsidRPr="00D90C72">
          <w:rPr>
            <w:rFonts w:ascii="Times New Roman" w:hAnsi="Times New Roman"/>
            <w:noProof/>
            <w:webHidden/>
            <w:sz w:val="24"/>
            <w:szCs w:val="24"/>
          </w:rPr>
          <w:fldChar w:fldCharType="end"/>
        </w:r>
      </w:hyperlink>
    </w:p>
    <w:p w14:paraId="6F935B59" w14:textId="2AB69C04"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3" w:history="1">
        <w:r w:rsidRPr="00D90C72">
          <w:rPr>
            <w:rStyle w:val="Lienhypertexte"/>
            <w:rFonts w:ascii="Times New Roman" w:hAnsi="Times New Roman"/>
            <w:b/>
            <w:noProof/>
            <w:sz w:val="24"/>
            <w:szCs w:val="24"/>
          </w:rPr>
          <w:t>LISTE DES FIGURES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VII</w:t>
        </w:r>
        <w:r w:rsidRPr="00D90C72">
          <w:rPr>
            <w:rFonts w:ascii="Times New Roman" w:hAnsi="Times New Roman"/>
            <w:noProof/>
            <w:webHidden/>
            <w:sz w:val="24"/>
            <w:szCs w:val="24"/>
          </w:rPr>
          <w:fldChar w:fldCharType="end"/>
        </w:r>
      </w:hyperlink>
    </w:p>
    <w:p w14:paraId="0324690F" w14:textId="2929B97E"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4" w:history="1">
        <w:r w:rsidRPr="00D90C72">
          <w:rPr>
            <w:rStyle w:val="Lienhypertexte"/>
            <w:rFonts w:ascii="Times New Roman" w:hAnsi="Times New Roman"/>
            <w:b/>
            <w:noProof/>
            <w:sz w:val="24"/>
            <w:szCs w:val="24"/>
          </w:rPr>
          <w:t>LISTE DES TABLEAUX</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IX</w:t>
        </w:r>
        <w:r w:rsidRPr="00D90C72">
          <w:rPr>
            <w:rFonts w:ascii="Times New Roman" w:hAnsi="Times New Roman"/>
            <w:noProof/>
            <w:webHidden/>
            <w:sz w:val="24"/>
            <w:szCs w:val="24"/>
          </w:rPr>
          <w:fldChar w:fldCharType="end"/>
        </w:r>
      </w:hyperlink>
    </w:p>
    <w:p w14:paraId="26DF2484" w14:textId="50F59205"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5" w:history="1">
        <w:r w:rsidRPr="00D90C72">
          <w:rPr>
            <w:rStyle w:val="Lienhypertexte"/>
            <w:rFonts w:ascii="Times New Roman" w:hAnsi="Times New Roman"/>
            <w:b/>
            <w:noProof/>
            <w:sz w:val="24"/>
            <w:szCs w:val="24"/>
          </w:rPr>
          <w:t>LISTES DES ABREVIATIONS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w:t>
        </w:r>
        <w:r w:rsidRPr="00D90C72">
          <w:rPr>
            <w:rFonts w:ascii="Times New Roman" w:hAnsi="Times New Roman"/>
            <w:noProof/>
            <w:webHidden/>
            <w:sz w:val="24"/>
            <w:szCs w:val="24"/>
          </w:rPr>
          <w:fldChar w:fldCharType="end"/>
        </w:r>
      </w:hyperlink>
    </w:p>
    <w:p w14:paraId="59889B0B" w14:textId="3DCE0811"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6" w:history="1">
        <w:r w:rsidRPr="00D90C72">
          <w:rPr>
            <w:rStyle w:val="Lienhypertexte"/>
            <w:rFonts w:ascii="Times New Roman" w:hAnsi="Times New Roman"/>
            <w:b/>
            <w:noProof/>
            <w:sz w:val="24"/>
            <w:szCs w:val="24"/>
            <w:lang w:val="en-US"/>
          </w:rPr>
          <w:t>INTRODUCTION GENERALE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w:t>
        </w:r>
        <w:r w:rsidRPr="00D90C72">
          <w:rPr>
            <w:rFonts w:ascii="Times New Roman" w:hAnsi="Times New Roman"/>
            <w:noProof/>
            <w:webHidden/>
            <w:sz w:val="24"/>
            <w:szCs w:val="24"/>
          </w:rPr>
          <w:fldChar w:fldCharType="end"/>
        </w:r>
      </w:hyperlink>
    </w:p>
    <w:p w14:paraId="68B0E397" w14:textId="54DA3116"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57" w:history="1">
        <w:r w:rsidRPr="00D90C72">
          <w:rPr>
            <w:rStyle w:val="Lienhypertexte"/>
            <w:rFonts w:ascii="Times New Roman" w:hAnsi="Times New Roman"/>
            <w:b/>
            <w:noProof/>
            <w:sz w:val="24"/>
            <w:szCs w:val="24"/>
          </w:rPr>
          <w:t>PARTIE I : PRESENTATIONS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w:t>
        </w:r>
        <w:r w:rsidRPr="00D90C72">
          <w:rPr>
            <w:rFonts w:ascii="Times New Roman" w:hAnsi="Times New Roman"/>
            <w:noProof/>
            <w:webHidden/>
            <w:sz w:val="24"/>
            <w:szCs w:val="24"/>
          </w:rPr>
          <w:fldChar w:fldCharType="end"/>
        </w:r>
      </w:hyperlink>
    </w:p>
    <w:p w14:paraId="6517F597" w14:textId="1DDCBAD3"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558" w:history="1">
        <w:r w:rsidRPr="00D90C72">
          <w:rPr>
            <w:rStyle w:val="Lienhypertexte"/>
            <w:rFonts w:ascii="Times New Roman" w:hAnsi="Times New Roman"/>
            <w:b/>
            <w:noProof/>
            <w:sz w:val="24"/>
            <w:szCs w:val="24"/>
          </w:rPr>
          <w:t>Chapitre 1 : Présentation de l’Ecole Nationale d’Informatique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w:t>
        </w:r>
        <w:r w:rsidRPr="00D90C72">
          <w:rPr>
            <w:rFonts w:ascii="Times New Roman" w:hAnsi="Times New Roman"/>
            <w:noProof/>
            <w:webHidden/>
            <w:sz w:val="24"/>
            <w:szCs w:val="24"/>
          </w:rPr>
          <w:fldChar w:fldCharType="end"/>
        </w:r>
      </w:hyperlink>
    </w:p>
    <w:p w14:paraId="6335849C" w14:textId="3D67871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59" w:history="1">
        <w:r w:rsidRPr="00D90C72">
          <w:rPr>
            <w:rStyle w:val="Lienhypertexte"/>
            <w:rFonts w:ascii="Times New Roman" w:hAnsi="Times New Roman"/>
            <w:b/>
            <w:noProof/>
            <w:sz w:val="24"/>
            <w:szCs w:val="24"/>
          </w:rPr>
          <w:t>1.1. Information d’ordre général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_Toc182399559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w:t>
        </w:r>
        <w:r w:rsidRPr="00D90C72">
          <w:rPr>
            <w:rFonts w:ascii="Times New Roman" w:hAnsi="Times New Roman"/>
            <w:noProof/>
            <w:webHidden/>
            <w:sz w:val="24"/>
            <w:szCs w:val="24"/>
          </w:rPr>
          <w:fldChar w:fldCharType="end"/>
        </w:r>
      </w:hyperlink>
    </w:p>
    <w:p w14:paraId="172D3DF3" w14:textId="51999233"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0" w:history="1">
        <w:r w:rsidRPr="00D90C72">
          <w:rPr>
            <w:rStyle w:val="Lienhypertexte"/>
            <w:rFonts w:ascii="Times New Roman" w:hAnsi="Times New Roman"/>
            <w:b/>
            <w:noProof/>
            <w:sz w:val="24"/>
            <w:szCs w:val="24"/>
          </w:rPr>
          <w:t>1.2. Missions et historique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w:t>
        </w:r>
        <w:r w:rsidRPr="00D90C72">
          <w:rPr>
            <w:rFonts w:ascii="Times New Roman" w:hAnsi="Times New Roman"/>
            <w:noProof/>
            <w:webHidden/>
            <w:sz w:val="24"/>
            <w:szCs w:val="24"/>
          </w:rPr>
          <w:fldChar w:fldCharType="end"/>
        </w:r>
      </w:hyperlink>
    </w:p>
    <w:p w14:paraId="3DAE4E9F" w14:textId="5BF1D794"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1" w:history="1">
        <w:r w:rsidRPr="00D90C72">
          <w:rPr>
            <w:rStyle w:val="Lienhypertexte"/>
            <w:rFonts w:ascii="Times New Roman" w:hAnsi="Times New Roman"/>
            <w:b/>
            <w:noProof/>
            <w:sz w:val="24"/>
            <w:szCs w:val="24"/>
          </w:rPr>
          <w:t>1.3. Organigramme institutionnel de l’ENI</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w:t>
        </w:r>
        <w:r w:rsidRPr="00D90C72">
          <w:rPr>
            <w:rFonts w:ascii="Times New Roman" w:hAnsi="Times New Roman"/>
            <w:noProof/>
            <w:webHidden/>
            <w:sz w:val="24"/>
            <w:szCs w:val="24"/>
          </w:rPr>
          <w:fldChar w:fldCharType="end"/>
        </w:r>
      </w:hyperlink>
    </w:p>
    <w:p w14:paraId="630AFE34" w14:textId="52028945"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2" w:history="1">
        <w:r w:rsidRPr="00D90C72">
          <w:rPr>
            <w:rStyle w:val="Lienhypertexte"/>
            <w:rFonts w:ascii="Times New Roman" w:hAnsi="Times New Roman"/>
            <w:b/>
            <w:noProof/>
            <w:sz w:val="24"/>
            <w:szCs w:val="24"/>
          </w:rPr>
          <w:t>1.4. Domaine de spécialisation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6</w:t>
        </w:r>
        <w:r w:rsidRPr="00D90C72">
          <w:rPr>
            <w:rFonts w:ascii="Times New Roman" w:hAnsi="Times New Roman"/>
            <w:noProof/>
            <w:webHidden/>
            <w:sz w:val="24"/>
            <w:szCs w:val="24"/>
          </w:rPr>
          <w:fldChar w:fldCharType="end"/>
        </w:r>
      </w:hyperlink>
    </w:p>
    <w:p w14:paraId="37C705EE" w14:textId="5EAD8DA4"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3" w:history="1">
        <w:r w:rsidRPr="00D90C72">
          <w:rPr>
            <w:rStyle w:val="Lienhypertexte"/>
            <w:rFonts w:ascii="Times New Roman" w:hAnsi="Times New Roman"/>
            <w:b/>
            <w:noProof/>
            <w:sz w:val="24"/>
            <w:szCs w:val="24"/>
          </w:rPr>
          <w:t>1.5. Architecture des formations pédagogiques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7</w:t>
        </w:r>
        <w:r w:rsidRPr="00D90C72">
          <w:rPr>
            <w:rFonts w:ascii="Times New Roman" w:hAnsi="Times New Roman"/>
            <w:noProof/>
            <w:webHidden/>
            <w:sz w:val="24"/>
            <w:szCs w:val="24"/>
          </w:rPr>
          <w:fldChar w:fldCharType="end"/>
        </w:r>
      </w:hyperlink>
    </w:p>
    <w:p w14:paraId="693B4AA8" w14:textId="31B5D7B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4" w:history="1">
        <w:r w:rsidRPr="00D90C72">
          <w:rPr>
            <w:rStyle w:val="Lienhypertexte"/>
            <w:rFonts w:ascii="Times New Roman" w:hAnsi="Times New Roman"/>
            <w:b/>
            <w:noProof/>
            <w:sz w:val="24"/>
            <w:szCs w:val="24"/>
          </w:rPr>
          <w:t>1.6. Relations de l’ENI avec les entreprises et les organismes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9</w:t>
        </w:r>
        <w:r w:rsidRPr="00D90C72">
          <w:rPr>
            <w:rFonts w:ascii="Times New Roman" w:hAnsi="Times New Roman"/>
            <w:noProof/>
            <w:webHidden/>
            <w:sz w:val="24"/>
            <w:szCs w:val="24"/>
          </w:rPr>
          <w:fldChar w:fldCharType="end"/>
        </w:r>
      </w:hyperlink>
    </w:p>
    <w:p w14:paraId="22AC0F03" w14:textId="3AC0CE0D"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5" w:history="1">
        <w:r w:rsidRPr="00D90C72">
          <w:rPr>
            <w:rStyle w:val="Lienhypertexte"/>
            <w:rFonts w:ascii="Times New Roman" w:hAnsi="Times New Roman"/>
            <w:b/>
            <w:noProof/>
            <w:sz w:val="24"/>
            <w:szCs w:val="24"/>
          </w:rPr>
          <w:t>1.7. Partenariat au niveau international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11</w:t>
        </w:r>
        <w:r w:rsidRPr="00D90C72">
          <w:rPr>
            <w:rFonts w:ascii="Times New Roman" w:hAnsi="Times New Roman"/>
            <w:noProof/>
            <w:webHidden/>
            <w:sz w:val="24"/>
            <w:szCs w:val="24"/>
          </w:rPr>
          <w:fldChar w:fldCharType="end"/>
        </w:r>
      </w:hyperlink>
    </w:p>
    <w:p w14:paraId="3DC8A2DB" w14:textId="4B8793E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6" w:history="1">
        <w:r w:rsidRPr="00D90C72">
          <w:rPr>
            <w:rStyle w:val="Lienhypertexte"/>
            <w:rFonts w:ascii="Times New Roman" w:hAnsi="Times New Roman"/>
            <w:b/>
            <w:noProof/>
            <w:sz w:val="24"/>
            <w:szCs w:val="24"/>
          </w:rPr>
          <w:t>1.8. Débouchés professionnels avec des diplômés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12</w:t>
        </w:r>
        <w:r w:rsidRPr="00D90C72">
          <w:rPr>
            <w:rFonts w:ascii="Times New Roman" w:hAnsi="Times New Roman"/>
            <w:noProof/>
            <w:webHidden/>
            <w:sz w:val="24"/>
            <w:szCs w:val="24"/>
          </w:rPr>
          <w:fldChar w:fldCharType="end"/>
        </w:r>
      </w:hyperlink>
    </w:p>
    <w:p w14:paraId="551C914F" w14:textId="1659A931"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7" w:history="1">
        <w:r w:rsidRPr="00D90C72">
          <w:rPr>
            <w:rStyle w:val="Lienhypertexte"/>
            <w:rFonts w:ascii="Times New Roman" w:hAnsi="Times New Roman"/>
            <w:b/>
            <w:noProof/>
            <w:sz w:val="24"/>
            <w:szCs w:val="24"/>
          </w:rPr>
          <w:t>1.9.  Ressources humaines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14</w:t>
        </w:r>
        <w:r w:rsidRPr="00D90C72">
          <w:rPr>
            <w:rFonts w:ascii="Times New Roman" w:hAnsi="Times New Roman"/>
            <w:noProof/>
            <w:webHidden/>
            <w:sz w:val="24"/>
            <w:szCs w:val="24"/>
          </w:rPr>
          <w:fldChar w:fldCharType="end"/>
        </w:r>
      </w:hyperlink>
    </w:p>
    <w:p w14:paraId="43FF772A" w14:textId="3ED8F4BA"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568" w:history="1">
        <w:r w:rsidRPr="00D90C72">
          <w:rPr>
            <w:rStyle w:val="Lienhypertexte"/>
            <w:rFonts w:ascii="Times New Roman" w:hAnsi="Times New Roman"/>
            <w:b/>
            <w:noProof/>
            <w:sz w:val="24"/>
            <w:szCs w:val="24"/>
          </w:rPr>
          <w:t>Chapitre 2 : Présentation de Ravinala Airports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3A8B5C93" w14:textId="12EAED10"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69" w:history="1">
        <w:r w:rsidRPr="00D90C72">
          <w:rPr>
            <w:rStyle w:val="Lienhypertexte"/>
            <w:rFonts w:ascii="Times New Roman" w:hAnsi="Times New Roman"/>
            <w:b/>
            <w:noProof/>
            <w:sz w:val="24"/>
            <w:szCs w:val="24"/>
          </w:rPr>
          <w:t>2.1. Information d’ordre général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_Toc182399569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0F6B56D6" w14:textId="4E6333C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70" w:history="1">
        <w:r w:rsidRPr="00D90C72">
          <w:rPr>
            <w:rStyle w:val="Lienhypertexte"/>
            <w:rFonts w:ascii="Times New Roman" w:hAnsi="Times New Roman"/>
            <w:b/>
            <w:noProof/>
            <w:sz w:val="24"/>
            <w:szCs w:val="24"/>
          </w:rPr>
          <w:t>2.2. Nos missions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23EF04A5" w14:textId="2151974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71" w:history="1">
        <w:r w:rsidRPr="00D90C72">
          <w:rPr>
            <w:rStyle w:val="Lienhypertexte"/>
            <w:rFonts w:ascii="Times New Roman" w:hAnsi="Times New Roman"/>
            <w:b/>
            <w:noProof/>
            <w:sz w:val="24"/>
            <w:szCs w:val="24"/>
          </w:rPr>
          <w:t>2.3. Dates marquantes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2391EA8F" w14:textId="24C80F3F"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72" w:history="1">
        <w:r w:rsidRPr="00D90C72">
          <w:rPr>
            <w:rStyle w:val="Lienhypertexte"/>
            <w:rFonts w:ascii="Times New Roman" w:hAnsi="Times New Roman"/>
            <w:b/>
            <w:bCs/>
            <w:noProof/>
            <w:sz w:val="24"/>
            <w:szCs w:val="24"/>
          </w:rPr>
          <w:t>2.4. Organigramme de Ravinala Airports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16</w:t>
        </w:r>
        <w:r w:rsidRPr="00D90C72">
          <w:rPr>
            <w:rFonts w:ascii="Times New Roman" w:hAnsi="Times New Roman"/>
            <w:noProof/>
            <w:webHidden/>
            <w:sz w:val="24"/>
            <w:szCs w:val="24"/>
          </w:rPr>
          <w:fldChar w:fldCharType="end"/>
        </w:r>
      </w:hyperlink>
    </w:p>
    <w:p w14:paraId="2FE047C4" w14:textId="0544E72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73" w:history="1">
        <w:r w:rsidRPr="00D90C72">
          <w:rPr>
            <w:rStyle w:val="Lienhypertexte"/>
            <w:rFonts w:ascii="Times New Roman" w:hAnsi="Times New Roman"/>
            <w:b/>
            <w:noProof/>
            <w:sz w:val="24"/>
            <w:szCs w:val="24"/>
          </w:rPr>
          <w:t>2.5. Nos projets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17</w:t>
        </w:r>
        <w:r w:rsidRPr="00D90C72">
          <w:rPr>
            <w:rFonts w:ascii="Times New Roman" w:hAnsi="Times New Roman"/>
            <w:noProof/>
            <w:webHidden/>
            <w:sz w:val="24"/>
            <w:szCs w:val="24"/>
          </w:rPr>
          <w:fldChar w:fldCharType="end"/>
        </w:r>
      </w:hyperlink>
    </w:p>
    <w:p w14:paraId="4A2DFF8C" w14:textId="32D9EBF5"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74" w:history="1">
        <w:r w:rsidRPr="00D90C72">
          <w:rPr>
            <w:rStyle w:val="Lienhypertexte"/>
            <w:rFonts w:ascii="Times New Roman" w:hAnsi="Times New Roman"/>
            <w:b/>
            <w:bCs/>
            <w:noProof/>
            <w:sz w:val="24"/>
            <w:szCs w:val="24"/>
          </w:rPr>
          <w:t>2.6. Nos prix et certifications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17</w:t>
        </w:r>
        <w:r w:rsidRPr="00D90C72">
          <w:rPr>
            <w:rFonts w:ascii="Times New Roman" w:hAnsi="Times New Roman"/>
            <w:noProof/>
            <w:webHidden/>
            <w:sz w:val="24"/>
            <w:szCs w:val="24"/>
          </w:rPr>
          <w:fldChar w:fldCharType="end"/>
        </w:r>
      </w:hyperlink>
    </w:p>
    <w:p w14:paraId="61B1736D" w14:textId="7B130F8D"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75" w:history="1">
        <w:r w:rsidRPr="00D90C72">
          <w:rPr>
            <w:rStyle w:val="Lienhypertexte"/>
            <w:rFonts w:ascii="Times New Roman" w:hAnsi="Times New Roman"/>
            <w:b/>
            <w:bCs/>
            <w:noProof/>
            <w:sz w:val="24"/>
            <w:szCs w:val="24"/>
          </w:rPr>
          <w:t>2.7. Nos actionnaires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18</w:t>
        </w:r>
        <w:r w:rsidRPr="00D90C72">
          <w:rPr>
            <w:rFonts w:ascii="Times New Roman" w:hAnsi="Times New Roman"/>
            <w:noProof/>
            <w:webHidden/>
            <w:sz w:val="24"/>
            <w:szCs w:val="24"/>
          </w:rPr>
          <w:fldChar w:fldCharType="end"/>
        </w:r>
      </w:hyperlink>
    </w:p>
    <w:p w14:paraId="6FA60711" w14:textId="6E33572B"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76" w:history="1">
        <w:r w:rsidRPr="00D90C72">
          <w:rPr>
            <w:rStyle w:val="Lienhypertexte"/>
            <w:rFonts w:ascii="Times New Roman" w:hAnsi="Times New Roman" w:cs="Times New Roman"/>
            <w:b/>
            <w:noProof/>
            <w:sz w:val="24"/>
            <w:szCs w:val="24"/>
            <w:lang w:eastAsia="ja-JP"/>
          </w:rPr>
          <w:t>a. Meridiam (65%)</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_Toc182399576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18</w:t>
        </w:r>
        <w:r w:rsidRPr="00D90C72">
          <w:rPr>
            <w:rFonts w:ascii="Times New Roman" w:hAnsi="Times New Roman" w:cs="Times New Roman"/>
            <w:noProof/>
            <w:webHidden/>
            <w:sz w:val="24"/>
            <w:szCs w:val="24"/>
          </w:rPr>
          <w:fldChar w:fldCharType="end"/>
        </w:r>
      </w:hyperlink>
    </w:p>
    <w:p w14:paraId="4F6A1BA6" w14:textId="272B9367"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77" w:history="1">
        <w:r w:rsidRPr="00D90C72">
          <w:rPr>
            <w:rStyle w:val="Lienhypertexte"/>
            <w:rFonts w:ascii="Times New Roman" w:hAnsi="Times New Roman" w:cs="Times New Roman"/>
            <w:b/>
            <w:noProof/>
            <w:sz w:val="24"/>
            <w:szCs w:val="24"/>
            <w:lang w:eastAsia="ja-JP"/>
          </w:rPr>
          <w:t>b. Groupe ADP (35%)</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_Toc182399577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18</w:t>
        </w:r>
        <w:r w:rsidRPr="00D90C72">
          <w:rPr>
            <w:rFonts w:ascii="Times New Roman" w:hAnsi="Times New Roman" w:cs="Times New Roman"/>
            <w:noProof/>
            <w:webHidden/>
            <w:sz w:val="24"/>
            <w:szCs w:val="24"/>
          </w:rPr>
          <w:fldChar w:fldCharType="end"/>
        </w:r>
      </w:hyperlink>
    </w:p>
    <w:p w14:paraId="34B38E8A" w14:textId="3F21DA78"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578" w:history="1">
        <w:r w:rsidRPr="00D90C72">
          <w:rPr>
            <w:rStyle w:val="Lienhypertexte"/>
            <w:rFonts w:ascii="Times New Roman" w:hAnsi="Times New Roman"/>
            <w:b/>
            <w:noProof/>
            <w:sz w:val="24"/>
            <w:szCs w:val="24"/>
          </w:rPr>
          <w:t>Chapitre 3 : Description du projet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19</w:t>
        </w:r>
        <w:r w:rsidRPr="00D90C72">
          <w:rPr>
            <w:rFonts w:ascii="Times New Roman" w:hAnsi="Times New Roman"/>
            <w:noProof/>
            <w:webHidden/>
            <w:sz w:val="24"/>
            <w:szCs w:val="24"/>
          </w:rPr>
          <w:fldChar w:fldCharType="end"/>
        </w:r>
      </w:hyperlink>
    </w:p>
    <w:p w14:paraId="677018CD" w14:textId="4015CC3E" w:rsidR="00D90C72" w:rsidRPr="00D90C72" w:rsidRDefault="00D90C72" w:rsidP="00D90C72">
      <w:pPr>
        <w:pStyle w:val="TM3"/>
        <w:tabs>
          <w:tab w:val="left" w:pos="1200"/>
          <w:tab w:val="right" w:leader="dot" w:pos="9062"/>
        </w:tabs>
        <w:spacing w:line="360" w:lineRule="auto"/>
        <w:rPr>
          <w:rFonts w:ascii="Times New Roman" w:hAnsi="Times New Roman"/>
          <w:noProof/>
          <w:kern w:val="2"/>
          <w:sz w:val="24"/>
          <w:szCs w:val="24"/>
          <w14:ligatures w14:val="standardContextual"/>
        </w:rPr>
      </w:pPr>
      <w:hyperlink w:anchor="_Toc182399579" w:history="1">
        <w:r w:rsidRPr="00D90C72">
          <w:rPr>
            <w:rStyle w:val="Lienhypertexte"/>
            <w:rFonts w:ascii="Times New Roman" w:hAnsi="Times New Roman"/>
            <w:b/>
            <w:noProof/>
            <w:sz w:val="24"/>
            <w:szCs w:val="24"/>
          </w:rPr>
          <w:t>3.1.</w:t>
        </w:r>
        <w:r w:rsidRPr="00D90C72">
          <w:rPr>
            <w:rFonts w:ascii="Times New Roman" w:hAnsi="Times New Roman"/>
            <w:noProof/>
            <w:kern w:val="2"/>
            <w:sz w:val="24"/>
            <w:szCs w:val="24"/>
            <w14:ligatures w14:val="standardContextual"/>
          </w:rPr>
          <w:tab/>
        </w:r>
        <w:r w:rsidRPr="00D90C72">
          <w:rPr>
            <w:rStyle w:val="Lienhypertexte"/>
            <w:rFonts w:ascii="Times New Roman" w:hAnsi="Times New Roman"/>
            <w:b/>
            <w:noProof/>
            <w:sz w:val="24"/>
            <w:szCs w:val="24"/>
          </w:rPr>
          <w:t>Formulation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_Toc182399579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19</w:t>
        </w:r>
        <w:r w:rsidRPr="00D90C72">
          <w:rPr>
            <w:rFonts w:ascii="Times New Roman" w:hAnsi="Times New Roman"/>
            <w:noProof/>
            <w:webHidden/>
            <w:sz w:val="24"/>
            <w:szCs w:val="24"/>
          </w:rPr>
          <w:fldChar w:fldCharType="end"/>
        </w:r>
      </w:hyperlink>
    </w:p>
    <w:p w14:paraId="5274540D" w14:textId="5A95862B" w:rsidR="00D90C72" w:rsidRPr="00D90C72" w:rsidRDefault="00D90C72" w:rsidP="00D90C72">
      <w:pPr>
        <w:pStyle w:val="TM3"/>
        <w:tabs>
          <w:tab w:val="left" w:pos="1200"/>
          <w:tab w:val="right" w:leader="dot" w:pos="9062"/>
        </w:tabs>
        <w:spacing w:line="360" w:lineRule="auto"/>
        <w:rPr>
          <w:rFonts w:ascii="Times New Roman" w:hAnsi="Times New Roman"/>
          <w:noProof/>
          <w:kern w:val="2"/>
          <w:sz w:val="24"/>
          <w:szCs w:val="24"/>
          <w14:ligatures w14:val="standardContextual"/>
        </w:rPr>
      </w:pPr>
      <w:hyperlink w:anchor="_Toc182399580" w:history="1">
        <w:r w:rsidRPr="00D90C72">
          <w:rPr>
            <w:rStyle w:val="Lienhypertexte"/>
            <w:rFonts w:ascii="Times New Roman" w:hAnsi="Times New Roman"/>
            <w:b/>
            <w:noProof/>
            <w:sz w:val="24"/>
            <w:szCs w:val="24"/>
          </w:rPr>
          <w:t>3.2.</w:t>
        </w:r>
        <w:r w:rsidRPr="00D90C72">
          <w:rPr>
            <w:rFonts w:ascii="Times New Roman" w:hAnsi="Times New Roman"/>
            <w:noProof/>
            <w:kern w:val="2"/>
            <w:sz w:val="24"/>
            <w:szCs w:val="24"/>
            <w14:ligatures w14:val="standardContextual"/>
          </w:rPr>
          <w:tab/>
        </w:r>
        <w:r w:rsidRPr="00D90C72">
          <w:rPr>
            <w:rStyle w:val="Lienhypertexte"/>
            <w:rFonts w:ascii="Times New Roman" w:hAnsi="Times New Roman"/>
            <w:b/>
            <w:noProof/>
            <w:sz w:val="24"/>
            <w:szCs w:val="24"/>
          </w:rPr>
          <w:t>Objectif et besoin de l’utilisateur</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_Toc182399580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19</w:t>
        </w:r>
        <w:r w:rsidRPr="00D90C72">
          <w:rPr>
            <w:rFonts w:ascii="Times New Roman" w:hAnsi="Times New Roman"/>
            <w:noProof/>
            <w:webHidden/>
            <w:sz w:val="24"/>
            <w:szCs w:val="24"/>
          </w:rPr>
          <w:fldChar w:fldCharType="end"/>
        </w:r>
      </w:hyperlink>
    </w:p>
    <w:p w14:paraId="53C95FEC" w14:textId="4D714033"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81" w:history="1">
        <w:r w:rsidRPr="00D90C72">
          <w:rPr>
            <w:rStyle w:val="Lienhypertexte"/>
            <w:rFonts w:ascii="Times New Roman" w:hAnsi="Times New Roman" w:cs="Times New Roman"/>
            <w:b/>
            <w:noProof/>
            <w:sz w:val="24"/>
            <w:szCs w:val="24"/>
            <w:lang w:eastAsia="ja-JP"/>
          </w:rPr>
          <w:t>3.2.1. Objectif</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19</w:t>
        </w:r>
        <w:r w:rsidRPr="00D90C72">
          <w:rPr>
            <w:rFonts w:ascii="Times New Roman" w:hAnsi="Times New Roman" w:cs="Times New Roman"/>
            <w:noProof/>
            <w:webHidden/>
            <w:sz w:val="24"/>
            <w:szCs w:val="24"/>
          </w:rPr>
          <w:fldChar w:fldCharType="end"/>
        </w:r>
      </w:hyperlink>
    </w:p>
    <w:p w14:paraId="6F71BB78" w14:textId="27EFFC5D"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82" w:history="1">
        <w:r w:rsidRPr="00D90C72">
          <w:rPr>
            <w:rStyle w:val="Lienhypertexte"/>
            <w:rFonts w:ascii="Times New Roman" w:hAnsi="Times New Roman" w:cs="Times New Roman"/>
            <w:b/>
            <w:noProof/>
            <w:sz w:val="24"/>
            <w:szCs w:val="24"/>
            <w:lang w:eastAsia="ja-JP"/>
          </w:rPr>
          <w:t>3.2.2. Besoins de l’utilisateur</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19</w:t>
        </w:r>
        <w:r w:rsidRPr="00D90C72">
          <w:rPr>
            <w:rFonts w:ascii="Times New Roman" w:hAnsi="Times New Roman" w:cs="Times New Roman"/>
            <w:noProof/>
            <w:webHidden/>
            <w:sz w:val="24"/>
            <w:szCs w:val="24"/>
          </w:rPr>
          <w:fldChar w:fldCharType="end"/>
        </w:r>
      </w:hyperlink>
    </w:p>
    <w:p w14:paraId="7931E985" w14:textId="773AAECE" w:rsidR="00D90C72" w:rsidRPr="00D90C72" w:rsidRDefault="00D90C72" w:rsidP="00D90C72">
      <w:pPr>
        <w:pStyle w:val="TM5"/>
        <w:tabs>
          <w:tab w:val="right" w:leader="dot" w:pos="9062"/>
        </w:tabs>
        <w:spacing w:line="360" w:lineRule="auto"/>
        <w:rPr>
          <w:rFonts w:ascii="Times New Roman" w:eastAsiaTheme="minorEastAsia" w:hAnsi="Times New Roman" w:cs="Times New Roman"/>
          <w:noProof/>
          <w:sz w:val="24"/>
          <w:szCs w:val="24"/>
          <w:lang w:eastAsia="fr-FR"/>
        </w:rPr>
      </w:pPr>
      <w:hyperlink w:anchor="_Toc182399583" w:history="1">
        <w:r w:rsidRPr="00D90C72">
          <w:rPr>
            <w:rStyle w:val="Lienhypertexte"/>
            <w:rFonts w:ascii="Times New Roman" w:hAnsi="Times New Roman" w:cs="Times New Roman"/>
            <w:b/>
            <w:noProof/>
            <w:sz w:val="24"/>
            <w:szCs w:val="24"/>
            <w:lang w:eastAsia="ja-JP"/>
          </w:rPr>
          <w:t>a) Besoins fonctionnel</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_Toc182399583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19</w:t>
        </w:r>
        <w:r w:rsidRPr="00D90C72">
          <w:rPr>
            <w:rFonts w:ascii="Times New Roman" w:hAnsi="Times New Roman" w:cs="Times New Roman"/>
            <w:noProof/>
            <w:webHidden/>
            <w:sz w:val="24"/>
            <w:szCs w:val="24"/>
          </w:rPr>
          <w:fldChar w:fldCharType="end"/>
        </w:r>
      </w:hyperlink>
    </w:p>
    <w:p w14:paraId="0AD88822" w14:textId="4002828C" w:rsidR="00D90C72" w:rsidRPr="00D90C72" w:rsidRDefault="00D90C72" w:rsidP="00D90C72">
      <w:pPr>
        <w:pStyle w:val="TM5"/>
        <w:tabs>
          <w:tab w:val="right" w:leader="dot" w:pos="9062"/>
        </w:tabs>
        <w:spacing w:line="360" w:lineRule="auto"/>
        <w:rPr>
          <w:rFonts w:ascii="Times New Roman" w:eastAsiaTheme="minorEastAsia" w:hAnsi="Times New Roman" w:cs="Times New Roman"/>
          <w:noProof/>
          <w:sz w:val="24"/>
          <w:szCs w:val="24"/>
          <w:lang w:eastAsia="fr-FR"/>
        </w:rPr>
      </w:pPr>
      <w:hyperlink w:anchor="_Toc182399584" w:history="1">
        <w:r w:rsidRPr="00D90C72">
          <w:rPr>
            <w:rStyle w:val="Lienhypertexte"/>
            <w:rFonts w:ascii="Times New Roman" w:hAnsi="Times New Roman" w:cs="Times New Roman"/>
            <w:b/>
            <w:noProof/>
            <w:sz w:val="24"/>
            <w:szCs w:val="24"/>
          </w:rPr>
          <w:t>b) Besoins non-fonctionnel</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20</w:t>
        </w:r>
        <w:r w:rsidRPr="00D90C72">
          <w:rPr>
            <w:rFonts w:ascii="Times New Roman" w:hAnsi="Times New Roman" w:cs="Times New Roman"/>
            <w:noProof/>
            <w:webHidden/>
            <w:sz w:val="24"/>
            <w:szCs w:val="24"/>
          </w:rPr>
          <w:fldChar w:fldCharType="end"/>
        </w:r>
      </w:hyperlink>
    </w:p>
    <w:p w14:paraId="2FEB3AB9" w14:textId="16A7D185" w:rsidR="00D90C72" w:rsidRPr="00D90C72" w:rsidRDefault="00D90C72" w:rsidP="00D90C72">
      <w:pPr>
        <w:pStyle w:val="TM3"/>
        <w:tabs>
          <w:tab w:val="left" w:pos="1200"/>
          <w:tab w:val="right" w:leader="dot" w:pos="9062"/>
        </w:tabs>
        <w:spacing w:line="360" w:lineRule="auto"/>
        <w:rPr>
          <w:rFonts w:ascii="Times New Roman" w:hAnsi="Times New Roman"/>
          <w:noProof/>
          <w:kern w:val="2"/>
          <w:sz w:val="24"/>
          <w:szCs w:val="24"/>
          <w14:ligatures w14:val="standardContextual"/>
        </w:rPr>
      </w:pPr>
      <w:hyperlink w:anchor="_Toc182399585" w:history="1">
        <w:r w:rsidRPr="00D90C72">
          <w:rPr>
            <w:rStyle w:val="Lienhypertexte"/>
            <w:rFonts w:ascii="Times New Roman" w:hAnsi="Times New Roman"/>
            <w:b/>
            <w:noProof/>
            <w:sz w:val="24"/>
            <w:szCs w:val="24"/>
          </w:rPr>
          <w:t>3.3.</w:t>
        </w:r>
        <w:r w:rsidRPr="00D90C72">
          <w:rPr>
            <w:rFonts w:ascii="Times New Roman" w:hAnsi="Times New Roman"/>
            <w:noProof/>
            <w:kern w:val="2"/>
            <w:sz w:val="24"/>
            <w:szCs w:val="24"/>
            <w14:ligatures w14:val="standardContextual"/>
          </w:rPr>
          <w:tab/>
        </w:r>
        <w:r w:rsidRPr="00D90C72">
          <w:rPr>
            <w:rStyle w:val="Lienhypertexte"/>
            <w:rFonts w:ascii="Times New Roman" w:hAnsi="Times New Roman"/>
            <w:b/>
            <w:noProof/>
            <w:sz w:val="24"/>
            <w:szCs w:val="24"/>
          </w:rPr>
          <w:t>Moyens nécessaires à la réalisation du projet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_Toc182399585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20</w:t>
        </w:r>
        <w:r w:rsidRPr="00D90C72">
          <w:rPr>
            <w:rFonts w:ascii="Times New Roman" w:hAnsi="Times New Roman"/>
            <w:noProof/>
            <w:webHidden/>
            <w:sz w:val="24"/>
            <w:szCs w:val="24"/>
          </w:rPr>
          <w:fldChar w:fldCharType="end"/>
        </w:r>
      </w:hyperlink>
    </w:p>
    <w:p w14:paraId="6E3891C9" w14:textId="6E0F9B7D"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86" w:history="1">
        <w:r w:rsidRPr="00D90C72">
          <w:rPr>
            <w:rStyle w:val="Lienhypertexte"/>
            <w:rFonts w:ascii="Times New Roman" w:hAnsi="Times New Roman" w:cs="Times New Roman"/>
            <w:b/>
            <w:noProof/>
            <w:sz w:val="24"/>
            <w:szCs w:val="24"/>
            <w:lang w:eastAsia="ja-JP"/>
          </w:rPr>
          <w:t>3.3.1. Moyens matériels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20</w:t>
        </w:r>
        <w:r w:rsidRPr="00D90C72">
          <w:rPr>
            <w:rFonts w:ascii="Times New Roman" w:hAnsi="Times New Roman" w:cs="Times New Roman"/>
            <w:noProof/>
            <w:webHidden/>
            <w:sz w:val="24"/>
            <w:szCs w:val="24"/>
          </w:rPr>
          <w:fldChar w:fldCharType="end"/>
        </w:r>
      </w:hyperlink>
    </w:p>
    <w:p w14:paraId="0B3DD046" w14:textId="40C6933A"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87" w:history="1">
        <w:r w:rsidRPr="00D90C72">
          <w:rPr>
            <w:rStyle w:val="Lienhypertexte"/>
            <w:rFonts w:ascii="Times New Roman" w:hAnsi="Times New Roman" w:cs="Times New Roman"/>
            <w:b/>
            <w:noProof/>
            <w:sz w:val="24"/>
            <w:szCs w:val="24"/>
            <w:lang w:eastAsia="ja-JP"/>
          </w:rPr>
          <w:t>3.3.2. Moyens logiciels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20</w:t>
        </w:r>
        <w:r w:rsidRPr="00D90C72">
          <w:rPr>
            <w:rFonts w:ascii="Times New Roman" w:hAnsi="Times New Roman" w:cs="Times New Roman"/>
            <w:noProof/>
            <w:webHidden/>
            <w:sz w:val="24"/>
            <w:szCs w:val="24"/>
          </w:rPr>
          <w:fldChar w:fldCharType="end"/>
        </w:r>
      </w:hyperlink>
    </w:p>
    <w:p w14:paraId="5D6BB178" w14:textId="48036869"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88" w:history="1">
        <w:r w:rsidRPr="00D90C72">
          <w:rPr>
            <w:rStyle w:val="Lienhypertexte"/>
            <w:rFonts w:ascii="Times New Roman" w:hAnsi="Times New Roman" w:cs="Times New Roman"/>
            <w:b/>
            <w:noProof/>
            <w:sz w:val="24"/>
            <w:szCs w:val="24"/>
            <w:lang w:eastAsia="ja-JP"/>
          </w:rPr>
          <w:t>3.3.3. Moyen humain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_Toc182399588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21</w:t>
        </w:r>
        <w:r w:rsidRPr="00D90C72">
          <w:rPr>
            <w:rFonts w:ascii="Times New Roman" w:hAnsi="Times New Roman" w:cs="Times New Roman"/>
            <w:noProof/>
            <w:webHidden/>
            <w:sz w:val="24"/>
            <w:szCs w:val="24"/>
          </w:rPr>
          <w:fldChar w:fldCharType="end"/>
        </w:r>
      </w:hyperlink>
    </w:p>
    <w:p w14:paraId="07843099" w14:textId="5A832E9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89" w:history="1">
        <w:r w:rsidRPr="00D90C72">
          <w:rPr>
            <w:rStyle w:val="Lienhypertexte"/>
            <w:rFonts w:ascii="Times New Roman" w:hAnsi="Times New Roman"/>
            <w:b/>
            <w:noProof/>
            <w:sz w:val="24"/>
            <w:szCs w:val="24"/>
          </w:rPr>
          <w:t>3.4. Résultats attendus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_Toc182399589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21</w:t>
        </w:r>
        <w:r w:rsidRPr="00D90C72">
          <w:rPr>
            <w:rFonts w:ascii="Times New Roman" w:hAnsi="Times New Roman"/>
            <w:noProof/>
            <w:webHidden/>
            <w:sz w:val="24"/>
            <w:szCs w:val="24"/>
          </w:rPr>
          <w:fldChar w:fldCharType="end"/>
        </w:r>
      </w:hyperlink>
    </w:p>
    <w:p w14:paraId="7549158D" w14:textId="5A4EDA0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90" w:history="1">
        <w:r w:rsidRPr="00D90C72">
          <w:rPr>
            <w:rStyle w:val="Lienhypertexte"/>
            <w:rFonts w:ascii="Times New Roman" w:hAnsi="Times New Roman"/>
            <w:b/>
            <w:noProof/>
            <w:sz w:val="24"/>
            <w:szCs w:val="24"/>
          </w:rPr>
          <w:t>3.5. Chronogramme de travail</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_Toc182399590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21</w:t>
        </w:r>
        <w:r w:rsidRPr="00D90C72">
          <w:rPr>
            <w:rFonts w:ascii="Times New Roman" w:hAnsi="Times New Roman"/>
            <w:noProof/>
            <w:webHidden/>
            <w:sz w:val="24"/>
            <w:szCs w:val="24"/>
          </w:rPr>
          <w:fldChar w:fldCharType="end"/>
        </w:r>
      </w:hyperlink>
    </w:p>
    <w:p w14:paraId="0FCCB65D" w14:textId="6F6D86D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591" w:history="1">
        <w:r w:rsidRPr="00D90C72">
          <w:rPr>
            <w:rStyle w:val="Lienhypertexte"/>
            <w:rFonts w:ascii="Times New Roman" w:hAnsi="Times New Roman"/>
            <w:b/>
            <w:noProof/>
            <w:sz w:val="24"/>
            <w:szCs w:val="24"/>
          </w:rPr>
          <w:t>PARTIE II : ANALYSE ET CONCEPTION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_Toc182399591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23</w:t>
        </w:r>
        <w:r w:rsidRPr="00D90C72">
          <w:rPr>
            <w:rFonts w:ascii="Times New Roman" w:hAnsi="Times New Roman"/>
            <w:noProof/>
            <w:webHidden/>
            <w:sz w:val="24"/>
            <w:szCs w:val="24"/>
          </w:rPr>
          <w:fldChar w:fldCharType="end"/>
        </w:r>
      </w:hyperlink>
    </w:p>
    <w:p w14:paraId="3B7CD63E" w14:textId="0F2AB30E"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592" w:history="1">
        <w:r w:rsidRPr="00D90C72">
          <w:rPr>
            <w:rStyle w:val="Lienhypertexte"/>
            <w:rFonts w:ascii="Times New Roman" w:hAnsi="Times New Roman"/>
            <w:b/>
            <w:noProof/>
            <w:sz w:val="24"/>
            <w:szCs w:val="24"/>
          </w:rPr>
          <w:t>Chapitre 4 : Analyse préalable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_Toc182399592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3F33D4CD" w14:textId="1DA32B0C"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93" w:history="1">
        <w:r w:rsidRPr="00D90C72">
          <w:rPr>
            <w:rStyle w:val="Lienhypertexte"/>
            <w:rFonts w:ascii="Times New Roman" w:hAnsi="Times New Roman"/>
            <w:b/>
            <w:noProof/>
            <w:sz w:val="24"/>
            <w:szCs w:val="24"/>
          </w:rPr>
          <w:t>4.1. Analyse de l’existant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_Toc182399593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427792DD" w14:textId="69547053"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94" w:history="1">
        <w:r w:rsidRPr="00D90C72">
          <w:rPr>
            <w:rStyle w:val="Lienhypertexte"/>
            <w:rFonts w:ascii="Times New Roman" w:hAnsi="Times New Roman" w:cs="Times New Roman"/>
            <w:b/>
            <w:noProof/>
            <w:sz w:val="24"/>
            <w:szCs w:val="24"/>
          </w:rPr>
          <w:t>4.1.1. Organisation actuelle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_Toc182399594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24</w:t>
        </w:r>
        <w:r w:rsidRPr="00D90C72">
          <w:rPr>
            <w:rFonts w:ascii="Times New Roman" w:hAnsi="Times New Roman" w:cs="Times New Roman"/>
            <w:noProof/>
            <w:webHidden/>
            <w:sz w:val="24"/>
            <w:szCs w:val="24"/>
          </w:rPr>
          <w:fldChar w:fldCharType="end"/>
        </w:r>
      </w:hyperlink>
    </w:p>
    <w:p w14:paraId="004A12B0" w14:textId="4F0ECD1E"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95" w:history="1">
        <w:r w:rsidRPr="00D90C72">
          <w:rPr>
            <w:rStyle w:val="Lienhypertexte"/>
            <w:rFonts w:ascii="Times New Roman" w:hAnsi="Times New Roman" w:cs="Times New Roman"/>
            <w:b/>
            <w:noProof/>
            <w:sz w:val="24"/>
            <w:szCs w:val="24"/>
          </w:rPr>
          <w:t>4.1.2. Inventaire des moyens matériels et logiciels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_Toc182399595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24</w:t>
        </w:r>
        <w:r w:rsidRPr="00D90C72">
          <w:rPr>
            <w:rFonts w:ascii="Times New Roman" w:hAnsi="Times New Roman" w:cs="Times New Roman"/>
            <w:noProof/>
            <w:webHidden/>
            <w:sz w:val="24"/>
            <w:szCs w:val="24"/>
          </w:rPr>
          <w:fldChar w:fldCharType="end"/>
        </w:r>
      </w:hyperlink>
    </w:p>
    <w:p w14:paraId="34BB9AB8" w14:textId="757B5CF8"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96" w:history="1">
        <w:r w:rsidRPr="00D90C72">
          <w:rPr>
            <w:rStyle w:val="Lienhypertexte"/>
            <w:rFonts w:ascii="Times New Roman" w:hAnsi="Times New Roman"/>
            <w:b/>
            <w:noProof/>
            <w:sz w:val="24"/>
            <w:szCs w:val="24"/>
          </w:rPr>
          <w:t>4.2. Critique de l’existant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_Toc182399596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1C2B41D7" w14:textId="615ACA1E"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597" w:history="1">
        <w:r w:rsidRPr="00D90C72">
          <w:rPr>
            <w:rStyle w:val="Lienhypertexte"/>
            <w:rFonts w:ascii="Times New Roman" w:hAnsi="Times New Roman"/>
            <w:b/>
            <w:noProof/>
            <w:sz w:val="24"/>
            <w:szCs w:val="24"/>
          </w:rPr>
          <w:t>4.3. Conception avant-projet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_Toc182399597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24</w:t>
        </w:r>
        <w:r w:rsidRPr="00D90C72">
          <w:rPr>
            <w:rFonts w:ascii="Times New Roman" w:hAnsi="Times New Roman"/>
            <w:noProof/>
            <w:webHidden/>
            <w:sz w:val="24"/>
            <w:szCs w:val="24"/>
          </w:rPr>
          <w:fldChar w:fldCharType="end"/>
        </w:r>
      </w:hyperlink>
    </w:p>
    <w:p w14:paraId="4289916C" w14:textId="3160D14A"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98" w:history="1">
        <w:r w:rsidRPr="00D90C72">
          <w:rPr>
            <w:rStyle w:val="Lienhypertexte"/>
            <w:rFonts w:ascii="Times New Roman" w:hAnsi="Times New Roman" w:cs="Times New Roman"/>
            <w:b/>
            <w:noProof/>
            <w:sz w:val="24"/>
            <w:szCs w:val="24"/>
          </w:rPr>
          <w:t>4.3.1. Proposition des solutions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_Toc182399598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24</w:t>
        </w:r>
        <w:r w:rsidRPr="00D90C72">
          <w:rPr>
            <w:rFonts w:ascii="Times New Roman" w:hAnsi="Times New Roman" w:cs="Times New Roman"/>
            <w:noProof/>
            <w:webHidden/>
            <w:sz w:val="24"/>
            <w:szCs w:val="24"/>
          </w:rPr>
          <w:fldChar w:fldCharType="end"/>
        </w:r>
      </w:hyperlink>
    </w:p>
    <w:p w14:paraId="329CBE8B" w14:textId="2DA6A112"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599" w:history="1">
        <w:r w:rsidRPr="00D90C72">
          <w:rPr>
            <w:rStyle w:val="Lienhypertexte"/>
            <w:rFonts w:ascii="Times New Roman" w:hAnsi="Times New Roman" w:cs="Times New Roman"/>
            <w:b/>
            <w:noProof/>
            <w:sz w:val="24"/>
            <w:szCs w:val="24"/>
          </w:rPr>
          <w:t>4.3.2. Méthodes de conception et outils utilisés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_Toc182399599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25</w:t>
        </w:r>
        <w:r w:rsidRPr="00D90C72">
          <w:rPr>
            <w:rFonts w:ascii="Times New Roman" w:hAnsi="Times New Roman" w:cs="Times New Roman"/>
            <w:noProof/>
            <w:webHidden/>
            <w:sz w:val="24"/>
            <w:szCs w:val="24"/>
          </w:rPr>
          <w:fldChar w:fldCharType="end"/>
        </w:r>
      </w:hyperlink>
    </w:p>
    <w:p w14:paraId="424699F6" w14:textId="39EA2388" w:rsidR="00D90C72" w:rsidRPr="00D90C72" w:rsidRDefault="00D90C72" w:rsidP="00D90C72">
      <w:pPr>
        <w:pStyle w:val="TM5"/>
        <w:tabs>
          <w:tab w:val="right" w:leader="dot" w:pos="9062"/>
        </w:tabs>
        <w:spacing w:line="360" w:lineRule="auto"/>
        <w:rPr>
          <w:rFonts w:ascii="Times New Roman" w:eastAsiaTheme="minorEastAsia" w:hAnsi="Times New Roman" w:cs="Times New Roman"/>
          <w:noProof/>
          <w:sz w:val="24"/>
          <w:szCs w:val="24"/>
          <w:lang w:eastAsia="fr-FR"/>
        </w:rPr>
      </w:pPr>
      <w:hyperlink w:anchor="_Toc182399600" w:history="1">
        <w:r w:rsidRPr="00D90C72">
          <w:rPr>
            <w:rStyle w:val="Lienhypertexte"/>
            <w:rFonts w:ascii="Times New Roman" w:hAnsi="Times New Roman" w:cs="Times New Roman"/>
            <w:b/>
            <w:noProof/>
            <w:sz w:val="24"/>
            <w:szCs w:val="24"/>
          </w:rPr>
          <w:t>a) Méthode de conception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_Toc182399600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25</w:t>
        </w:r>
        <w:r w:rsidRPr="00D90C72">
          <w:rPr>
            <w:rFonts w:ascii="Times New Roman" w:hAnsi="Times New Roman" w:cs="Times New Roman"/>
            <w:noProof/>
            <w:webHidden/>
            <w:sz w:val="24"/>
            <w:szCs w:val="24"/>
          </w:rPr>
          <w:fldChar w:fldCharType="end"/>
        </w:r>
      </w:hyperlink>
    </w:p>
    <w:p w14:paraId="298D4670" w14:textId="56972C8F" w:rsidR="00D90C72" w:rsidRPr="00D90C72" w:rsidRDefault="00D90C72" w:rsidP="00D90C72">
      <w:pPr>
        <w:pStyle w:val="TM5"/>
        <w:tabs>
          <w:tab w:val="right" w:leader="dot" w:pos="9062"/>
        </w:tabs>
        <w:spacing w:line="360" w:lineRule="auto"/>
        <w:rPr>
          <w:rFonts w:ascii="Times New Roman" w:eastAsiaTheme="minorEastAsia" w:hAnsi="Times New Roman" w:cs="Times New Roman"/>
          <w:noProof/>
          <w:sz w:val="24"/>
          <w:szCs w:val="24"/>
          <w:lang w:eastAsia="fr-FR"/>
        </w:rPr>
      </w:pPr>
      <w:hyperlink w:anchor="_Toc182399601" w:history="1">
        <w:r w:rsidRPr="00D90C72">
          <w:rPr>
            <w:rStyle w:val="Lienhypertexte"/>
            <w:rFonts w:ascii="Times New Roman" w:hAnsi="Times New Roman" w:cs="Times New Roman"/>
            <w:b/>
            <w:bCs/>
            <w:noProof/>
            <w:sz w:val="24"/>
            <w:szCs w:val="24"/>
          </w:rPr>
          <w:t>b) Langage de programmation et outil utilisé</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_Toc182399601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29</w:t>
        </w:r>
        <w:r w:rsidRPr="00D90C72">
          <w:rPr>
            <w:rFonts w:ascii="Times New Roman" w:hAnsi="Times New Roman" w:cs="Times New Roman"/>
            <w:noProof/>
            <w:webHidden/>
            <w:sz w:val="24"/>
            <w:szCs w:val="24"/>
          </w:rPr>
          <w:fldChar w:fldCharType="end"/>
        </w:r>
      </w:hyperlink>
    </w:p>
    <w:p w14:paraId="2BD408E3" w14:textId="79452ED4"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602" w:history="1">
        <w:r w:rsidRPr="00D90C72">
          <w:rPr>
            <w:rStyle w:val="Lienhypertexte"/>
            <w:rFonts w:ascii="Times New Roman" w:hAnsi="Times New Roman"/>
            <w:b/>
            <w:noProof/>
            <w:sz w:val="24"/>
            <w:szCs w:val="24"/>
          </w:rPr>
          <w:t>Chapitre 5. Analyse conceptuelle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_Toc182399602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30</w:t>
        </w:r>
        <w:r w:rsidRPr="00D90C72">
          <w:rPr>
            <w:rFonts w:ascii="Times New Roman" w:hAnsi="Times New Roman"/>
            <w:noProof/>
            <w:webHidden/>
            <w:sz w:val="24"/>
            <w:szCs w:val="24"/>
          </w:rPr>
          <w:fldChar w:fldCharType="end"/>
        </w:r>
      </w:hyperlink>
    </w:p>
    <w:p w14:paraId="0065A9E9" w14:textId="39C188F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03" w:history="1">
        <w:r w:rsidRPr="00D90C72">
          <w:rPr>
            <w:rStyle w:val="Lienhypertexte"/>
            <w:rFonts w:ascii="Times New Roman" w:hAnsi="Times New Roman"/>
            <w:b/>
            <w:noProof/>
            <w:sz w:val="24"/>
            <w:szCs w:val="24"/>
          </w:rPr>
          <w:t>5.1. Désignation des rôles de l’équipe SCRUM</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_Toc182399603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30</w:t>
        </w:r>
        <w:r w:rsidRPr="00D90C72">
          <w:rPr>
            <w:rFonts w:ascii="Times New Roman" w:hAnsi="Times New Roman"/>
            <w:noProof/>
            <w:webHidden/>
            <w:sz w:val="24"/>
            <w:szCs w:val="24"/>
          </w:rPr>
          <w:fldChar w:fldCharType="end"/>
        </w:r>
      </w:hyperlink>
    </w:p>
    <w:p w14:paraId="57340105" w14:textId="74DF7A7F"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04" w:history="1">
        <w:r w:rsidRPr="00D90C72">
          <w:rPr>
            <w:rStyle w:val="Lienhypertexte"/>
            <w:rFonts w:ascii="Times New Roman" w:hAnsi="Times New Roman"/>
            <w:b/>
            <w:noProof/>
            <w:sz w:val="24"/>
            <w:szCs w:val="24"/>
          </w:rPr>
          <w:t>5.2. Etapes de l’élaboration du Product Backlog</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_Toc182399604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30</w:t>
        </w:r>
        <w:r w:rsidRPr="00D90C72">
          <w:rPr>
            <w:rFonts w:ascii="Times New Roman" w:hAnsi="Times New Roman"/>
            <w:noProof/>
            <w:webHidden/>
            <w:sz w:val="24"/>
            <w:szCs w:val="24"/>
          </w:rPr>
          <w:fldChar w:fldCharType="end"/>
        </w:r>
      </w:hyperlink>
    </w:p>
    <w:p w14:paraId="0118118F" w14:textId="796ABBE8" w:rsidR="00D90C72" w:rsidRPr="00D90C72" w:rsidRDefault="00D90C72" w:rsidP="00D90C72">
      <w:pPr>
        <w:pStyle w:val="TM4"/>
        <w:tabs>
          <w:tab w:val="left" w:pos="1440"/>
          <w:tab w:val="right" w:leader="dot" w:pos="9062"/>
        </w:tabs>
        <w:spacing w:line="360" w:lineRule="auto"/>
        <w:rPr>
          <w:rFonts w:ascii="Times New Roman" w:eastAsiaTheme="minorEastAsia" w:hAnsi="Times New Roman" w:cs="Times New Roman"/>
          <w:noProof/>
          <w:sz w:val="24"/>
          <w:szCs w:val="24"/>
          <w:lang w:eastAsia="fr-FR"/>
        </w:rPr>
      </w:pPr>
      <w:hyperlink w:anchor="_Toc182399605" w:history="1">
        <w:r w:rsidRPr="00D90C72">
          <w:rPr>
            <w:rStyle w:val="Lienhypertexte"/>
            <w:rFonts w:ascii="Times New Roman" w:hAnsi="Times New Roman" w:cs="Times New Roman"/>
            <w:b/>
            <w:noProof/>
            <w:sz w:val="24"/>
            <w:szCs w:val="24"/>
            <w:lang w:eastAsia="ja-JP"/>
          </w:rPr>
          <w:t>5.2.1.</w:t>
        </w:r>
        <w:r w:rsidRPr="00D90C72">
          <w:rPr>
            <w:rFonts w:ascii="Times New Roman" w:eastAsiaTheme="minorEastAsia" w:hAnsi="Times New Roman" w:cs="Times New Roman"/>
            <w:noProof/>
            <w:sz w:val="24"/>
            <w:szCs w:val="24"/>
            <w:lang w:eastAsia="fr-FR"/>
          </w:rPr>
          <w:tab/>
        </w:r>
        <w:r w:rsidRPr="00D90C72">
          <w:rPr>
            <w:rStyle w:val="Lienhypertexte"/>
            <w:rFonts w:ascii="Times New Roman" w:hAnsi="Times New Roman" w:cs="Times New Roman"/>
            <w:b/>
            <w:noProof/>
            <w:sz w:val="24"/>
            <w:szCs w:val="24"/>
            <w:lang w:eastAsia="ja-JP"/>
          </w:rPr>
          <w:t>Recueil des exigences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_Toc182399605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30</w:t>
        </w:r>
        <w:r w:rsidRPr="00D90C72">
          <w:rPr>
            <w:rFonts w:ascii="Times New Roman" w:hAnsi="Times New Roman" w:cs="Times New Roman"/>
            <w:noProof/>
            <w:webHidden/>
            <w:sz w:val="24"/>
            <w:szCs w:val="24"/>
          </w:rPr>
          <w:fldChar w:fldCharType="end"/>
        </w:r>
      </w:hyperlink>
    </w:p>
    <w:p w14:paraId="13665CAA" w14:textId="37849858" w:rsidR="00D90C72" w:rsidRPr="00D90C72" w:rsidRDefault="00D90C72" w:rsidP="00D90C72">
      <w:pPr>
        <w:pStyle w:val="TM4"/>
        <w:tabs>
          <w:tab w:val="left" w:pos="1680"/>
          <w:tab w:val="right" w:leader="dot" w:pos="9062"/>
        </w:tabs>
        <w:spacing w:line="360" w:lineRule="auto"/>
        <w:rPr>
          <w:rFonts w:ascii="Times New Roman" w:eastAsiaTheme="minorEastAsia" w:hAnsi="Times New Roman" w:cs="Times New Roman"/>
          <w:noProof/>
          <w:sz w:val="24"/>
          <w:szCs w:val="24"/>
          <w:lang w:eastAsia="fr-FR"/>
        </w:rPr>
      </w:pPr>
      <w:hyperlink w:anchor="_Toc182399606" w:history="1">
        <w:r w:rsidRPr="00D90C72">
          <w:rPr>
            <w:rStyle w:val="Lienhypertexte"/>
            <w:rFonts w:ascii="Times New Roman" w:hAnsi="Times New Roman" w:cs="Times New Roman"/>
            <w:b/>
            <w:noProof/>
            <w:sz w:val="24"/>
            <w:szCs w:val="24"/>
            <w:lang w:eastAsia="ja-JP"/>
          </w:rPr>
          <w:t xml:space="preserve">5.2.2. </w:t>
        </w:r>
        <w:r w:rsidRPr="00D90C72">
          <w:rPr>
            <w:rFonts w:ascii="Times New Roman" w:eastAsiaTheme="minorEastAsia" w:hAnsi="Times New Roman" w:cs="Times New Roman"/>
            <w:noProof/>
            <w:sz w:val="24"/>
            <w:szCs w:val="24"/>
            <w:lang w:eastAsia="fr-FR"/>
          </w:rPr>
          <w:tab/>
        </w:r>
        <w:r w:rsidRPr="00D90C72">
          <w:rPr>
            <w:rStyle w:val="Lienhypertexte"/>
            <w:rFonts w:ascii="Times New Roman" w:hAnsi="Times New Roman" w:cs="Times New Roman"/>
            <w:b/>
            <w:noProof/>
            <w:sz w:val="24"/>
            <w:szCs w:val="24"/>
            <w:lang w:eastAsia="ja-JP"/>
          </w:rPr>
          <w:t>Priorisation des exigences complexité</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_Toc182399606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30</w:t>
        </w:r>
        <w:r w:rsidRPr="00D90C72">
          <w:rPr>
            <w:rFonts w:ascii="Times New Roman" w:hAnsi="Times New Roman" w:cs="Times New Roman"/>
            <w:noProof/>
            <w:webHidden/>
            <w:sz w:val="24"/>
            <w:szCs w:val="24"/>
          </w:rPr>
          <w:fldChar w:fldCharType="end"/>
        </w:r>
      </w:hyperlink>
    </w:p>
    <w:p w14:paraId="58FDA4B3" w14:textId="34981061" w:rsidR="00D90C72" w:rsidRPr="00D90C72" w:rsidRDefault="00D90C72" w:rsidP="00D90C72">
      <w:pPr>
        <w:pStyle w:val="TM4"/>
        <w:tabs>
          <w:tab w:val="left" w:pos="1440"/>
          <w:tab w:val="right" w:leader="dot" w:pos="9062"/>
        </w:tabs>
        <w:spacing w:line="360" w:lineRule="auto"/>
        <w:rPr>
          <w:rFonts w:ascii="Times New Roman" w:eastAsiaTheme="minorEastAsia" w:hAnsi="Times New Roman" w:cs="Times New Roman"/>
          <w:noProof/>
          <w:sz w:val="24"/>
          <w:szCs w:val="24"/>
          <w:lang w:eastAsia="fr-FR"/>
        </w:rPr>
      </w:pPr>
      <w:hyperlink w:anchor="_Toc182399607" w:history="1">
        <w:r w:rsidRPr="00D90C72">
          <w:rPr>
            <w:rStyle w:val="Lienhypertexte"/>
            <w:rFonts w:ascii="Times New Roman" w:hAnsi="Times New Roman" w:cs="Times New Roman"/>
            <w:b/>
            <w:noProof/>
            <w:sz w:val="24"/>
            <w:szCs w:val="24"/>
            <w:lang w:eastAsia="ja-JP"/>
          </w:rPr>
          <w:t>5.2.3.</w:t>
        </w:r>
        <w:r w:rsidRPr="00D90C72">
          <w:rPr>
            <w:rFonts w:ascii="Times New Roman" w:eastAsiaTheme="minorEastAsia" w:hAnsi="Times New Roman" w:cs="Times New Roman"/>
            <w:noProof/>
            <w:sz w:val="24"/>
            <w:szCs w:val="24"/>
            <w:lang w:eastAsia="fr-FR"/>
          </w:rPr>
          <w:tab/>
        </w:r>
        <w:r w:rsidRPr="00D90C72">
          <w:rPr>
            <w:rStyle w:val="Lienhypertexte"/>
            <w:rFonts w:ascii="Times New Roman" w:hAnsi="Times New Roman" w:cs="Times New Roman"/>
            <w:b/>
            <w:noProof/>
            <w:sz w:val="24"/>
            <w:szCs w:val="24"/>
            <w:lang w:eastAsia="ja-JP"/>
          </w:rPr>
          <w:t>Décomposition des exigences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_Toc182399607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30</w:t>
        </w:r>
        <w:r w:rsidRPr="00D90C72">
          <w:rPr>
            <w:rFonts w:ascii="Times New Roman" w:hAnsi="Times New Roman" w:cs="Times New Roman"/>
            <w:noProof/>
            <w:webHidden/>
            <w:sz w:val="24"/>
            <w:szCs w:val="24"/>
          </w:rPr>
          <w:fldChar w:fldCharType="end"/>
        </w:r>
      </w:hyperlink>
    </w:p>
    <w:p w14:paraId="15A43C30" w14:textId="046D91FE" w:rsidR="00D90C72" w:rsidRPr="00D90C72" w:rsidRDefault="00D90C72" w:rsidP="00D90C72">
      <w:pPr>
        <w:pStyle w:val="TM4"/>
        <w:tabs>
          <w:tab w:val="left" w:pos="1440"/>
          <w:tab w:val="right" w:leader="dot" w:pos="9062"/>
        </w:tabs>
        <w:spacing w:line="360" w:lineRule="auto"/>
        <w:rPr>
          <w:rFonts w:ascii="Times New Roman" w:eastAsiaTheme="minorEastAsia" w:hAnsi="Times New Roman" w:cs="Times New Roman"/>
          <w:noProof/>
          <w:sz w:val="24"/>
          <w:szCs w:val="24"/>
          <w:lang w:eastAsia="fr-FR"/>
        </w:rPr>
      </w:pPr>
      <w:hyperlink w:anchor="_Toc182399608" w:history="1">
        <w:r w:rsidRPr="00D90C72">
          <w:rPr>
            <w:rStyle w:val="Lienhypertexte"/>
            <w:rFonts w:ascii="Times New Roman" w:hAnsi="Times New Roman" w:cs="Times New Roman"/>
            <w:b/>
            <w:noProof/>
            <w:sz w:val="24"/>
            <w:szCs w:val="24"/>
            <w:lang w:eastAsia="ja-JP"/>
          </w:rPr>
          <w:t>5.2.4.</w:t>
        </w:r>
        <w:r w:rsidRPr="00D90C72">
          <w:rPr>
            <w:rFonts w:ascii="Times New Roman" w:eastAsiaTheme="minorEastAsia" w:hAnsi="Times New Roman" w:cs="Times New Roman"/>
            <w:noProof/>
            <w:sz w:val="24"/>
            <w:szCs w:val="24"/>
            <w:lang w:eastAsia="fr-FR"/>
          </w:rPr>
          <w:tab/>
        </w:r>
        <w:r w:rsidRPr="00D90C72">
          <w:rPr>
            <w:rStyle w:val="Lienhypertexte"/>
            <w:rFonts w:ascii="Times New Roman" w:hAnsi="Times New Roman" w:cs="Times New Roman"/>
            <w:b/>
            <w:noProof/>
            <w:sz w:val="24"/>
            <w:szCs w:val="24"/>
            <w:lang w:eastAsia="ja-JP"/>
          </w:rPr>
          <w:t>Affinage continue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_Toc182399608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31</w:t>
        </w:r>
        <w:r w:rsidRPr="00D90C72">
          <w:rPr>
            <w:rFonts w:ascii="Times New Roman" w:hAnsi="Times New Roman" w:cs="Times New Roman"/>
            <w:noProof/>
            <w:webHidden/>
            <w:sz w:val="24"/>
            <w:szCs w:val="24"/>
          </w:rPr>
          <w:fldChar w:fldCharType="end"/>
        </w:r>
      </w:hyperlink>
    </w:p>
    <w:p w14:paraId="58A5AE70" w14:textId="12E5445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09" w:history="1">
        <w:r w:rsidRPr="00D90C72">
          <w:rPr>
            <w:rStyle w:val="Lienhypertexte"/>
            <w:rFonts w:ascii="Times New Roman" w:hAnsi="Times New Roman"/>
            <w:b/>
            <w:noProof/>
            <w:sz w:val="24"/>
            <w:szCs w:val="24"/>
          </w:rPr>
          <w:t>5.3. Product Backlog</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_Toc182399609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31</w:t>
        </w:r>
        <w:r w:rsidRPr="00D90C72">
          <w:rPr>
            <w:rFonts w:ascii="Times New Roman" w:hAnsi="Times New Roman"/>
            <w:noProof/>
            <w:webHidden/>
            <w:sz w:val="24"/>
            <w:szCs w:val="24"/>
          </w:rPr>
          <w:fldChar w:fldCharType="end"/>
        </w:r>
      </w:hyperlink>
    </w:p>
    <w:p w14:paraId="6721F6F2" w14:textId="0050B3F6"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10" w:history="1">
        <w:r w:rsidRPr="00D90C72">
          <w:rPr>
            <w:rStyle w:val="Lienhypertexte"/>
            <w:rFonts w:ascii="Times New Roman" w:hAnsi="Times New Roman"/>
            <w:b/>
            <w:noProof/>
            <w:sz w:val="24"/>
            <w:szCs w:val="24"/>
          </w:rPr>
          <w:t>5.4. Sprint Backlog</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_Toc182399610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32</w:t>
        </w:r>
        <w:r w:rsidRPr="00D90C72">
          <w:rPr>
            <w:rFonts w:ascii="Times New Roman" w:hAnsi="Times New Roman"/>
            <w:noProof/>
            <w:webHidden/>
            <w:sz w:val="24"/>
            <w:szCs w:val="24"/>
          </w:rPr>
          <w:fldChar w:fldCharType="end"/>
        </w:r>
      </w:hyperlink>
    </w:p>
    <w:p w14:paraId="1D0B9036" w14:textId="394E486A"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11" w:history="1">
        <w:r w:rsidRPr="00D90C72">
          <w:rPr>
            <w:rStyle w:val="Lienhypertexte"/>
            <w:rFonts w:ascii="Times New Roman" w:hAnsi="Times New Roman" w:cs="Times New Roman"/>
            <w:b/>
            <w:noProof/>
            <w:sz w:val="24"/>
            <w:szCs w:val="24"/>
            <w:lang w:eastAsia="ja-JP"/>
          </w:rPr>
          <w:t>5.4.1. Présentation du travail à faire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_Toc182399611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32</w:t>
        </w:r>
        <w:r w:rsidRPr="00D90C72">
          <w:rPr>
            <w:rFonts w:ascii="Times New Roman" w:hAnsi="Times New Roman" w:cs="Times New Roman"/>
            <w:noProof/>
            <w:webHidden/>
            <w:sz w:val="24"/>
            <w:szCs w:val="24"/>
          </w:rPr>
          <w:fldChar w:fldCharType="end"/>
        </w:r>
      </w:hyperlink>
    </w:p>
    <w:p w14:paraId="5FA8297A" w14:textId="3A3C1A11"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12" w:history="1">
        <w:r w:rsidRPr="00D90C72">
          <w:rPr>
            <w:rStyle w:val="Lienhypertexte"/>
            <w:rFonts w:ascii="Times New Roman" w:hAnsi="Times New Roman" w:cs="Times New Roman"/>
            <w:b/>
            <w:noProof/>
            <w:sz w:val="24"/>
            <w:szCs w:val="24"/>
            <w:lang w:eastAsia="ja-JP"/>
          </w:rPr>
          <w:t>5.4.2. Planification du sprint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_Toc182399612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33</w:t>
        </w:r>
        <w:r w:rsidRPr="00D90C72">
          <w:rPr>
            <w:rFonts w:ascii="Times New Roman" w:hAnsi="Times New Roman" w:cs="Times New Roman"/>
            <w:noProof/>
            <w:webHidden/>
            <w:sz w:val="24"/>
            <w:szCs w:val="24"/>
          </w:rPr>
          <w:fldChar w:fldCharType="end"/>
        </w:r>
      </w:hyperlink>
    </w:p>
    <w:p w14:paraId="514C208F" w14:textId="3396EC62"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13" w:history="1">
        <w:r w:rsidRPr="00D90C72">
          <w:rPr>
            <w:rStyle w:val="Lienhypertexte"/>
            <w:rFonts w:ascii="Times New Roman" w:hAnsi="Times New Roman"/>
            <w:b/>
            <w:noProof/>
            <w:sz w:val="24"/>
            <w:szCs w:val="24"/>
          </w:rPr>
          <w:t>5.5. Dictionnaire des données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_Toc182399613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34</w:t>
        </w:r>
        <w:r w:rsidRPr="00D90C72">
          <w:rPr>
            <w:rFonts w:ascii="Times New Roman" w:hAnsi="Times New Roman"/>
            <w:noProof/>
            <w:webHidden/>
            <w:sz w:val="24"/>
            <w:szCs w:val="24"/>
          </w:rPr>
          <w:fldChar w:fldCharType="end"/>
        </w:r>
      </w:hyperlink>
    </w:p>
    <w:p w14:paraId="7089F5B9" w14:textId="07E8A300"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14" w:history="1">
        <w:r w:rsidRPr="00D90C72">
          <w:rPr>
            <w:rStyle w:val="Lienhypertexte"/>
            <w:rFonts w:ascii="Times New Roman" w:hAnsi="Times New Roman"/>
            <w:b/>
            <w:noProof/>
            <w:sz w:val="24"/>
            <w:szCs w:val="24"/>
          </w:rPr>
          <w:t>5.6. Règles de gestion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_Toc182399614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41</w:t>
        </w:r>
        <w:r w:rsidRPr="00D90C72">
          <w:rPr>
            <w:rFonts w:ascii="Times New Roman" w:hAnsi="Times New Roman"/>
            <w:noProof/>
            <w:webHidden/>
            <w:sz w:val="24"/>
            <w:szCs w:val="24"/>
          </w:rPr>
          <w:fldChar w:fldCharType="end"/>
        </w:r>
      </w:hyperlink>
    </w:p>
    <w:p w14:paraId="77A4A9FF" w14:textId="63D1818D"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15" w:history="1">
        <w:r w:rsidRPr="00D90C72">
          <w:rPr>
            <w:rStyle w:val="Lienhypertexte"/>
            <w:rFonts w:ascii="Times New Roman" w:hAnsi="Times New Roman"/>
            <w:b/>
            <w:noProof/>
            <w:sz w:val="24"/>
            <w:szCs w:val="24"/>
          </w:rPr>
          <w:t>5.7. Modèle du domaine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_Toc182399615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41</w:t>
        </w:r>
        <w:r w:rsidRPr="00D90C72">
          <w:rPr>
            <w:rFonts w:ascii="Times New Roman" w:hAnsi="Times New Roman"/>
            <w:noProof/>
            <w:webHidden/>
            <w:sz w:val="24"/>
            <w:szCs w:val="24"/>
          </w:rPr>
          <w:fldChar w:fldCharType="end"/>
        </w:r>
      </w:hyperlink>
    </w:p>
    <w:p w14:paraId="031A9C25" w14:textId="4FE2BE44"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16" w:history="1">
        <w:r w:rsidRPr="00D90C72">
          <w:rPr>
            <w:rStyle w:val="Lienhypertexte"/>
            <w:rFonts w:ascii="Times New Roman" w:hAnsi="Times New Roman"/>
            <w:b/>
            <w:noProof/>
            <w:sz w:val="24"/>
            <w:szCs w:val="24"/>
          </w:rPr>
          <w:t>5.8. Diagramme de classe de conception pour chaque sprint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_Toc182399616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42</w:t>
        </w:r>
        <w:r w:rsidRPr="00D90C72">
          <w:rPr>
            <w:rFonts w:ascii="Times New Roman" w:hAnsi="Times New Roman"/>
            <w:noProof/>
            <w:webHidden/>
            <w:sz w:val="24"/>
            <w:szCs w:val="24"/>
          </w:rPr>
          <w:fldChar w:fldCharType="end"/>
        </w:r>
      </w:hyperlink>
    </w:p>
    <w:p w14:paraId="2EE4D856" w14:textId="41435F68"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17" w:history="1">
        <w:r w:rsidRPr="00D90C72">
          <w:rPr>
            <w:rStyle w:val="Lienhypertexte"/>
            <w:rFonts w:ascii="Times New Roman" w:hAnsi="Times New Roman" w:cs="Times New Roman"/>
            <w:b/>
            <w:noProof/>
            <w:sz w:val="24"/>
            <w:szCs w:val="24"/>
            <w:lang w:eastAsia="ja-JP"/>
          </w:rPr>
          <w:t>5.8.1. Sprint 1 : User et habilitation</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_Toc182399617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42</w:t>
        </w:r>
        <w:r w:rsidRPr="00D90C72">
          <w:rPr>
            <w:rFonts w:ascii="Times New Roman" w:hAnsi="Times New Roman" w:cs="Times New Roman"/>
            <w:noProof/>
            <w:webHidden/>
            <w:sz w:val="24"/>
            <w:szCs w:val="24"/>
          </w:rPr>
          <w:fldChar w:fldCharType="end"/>
        </w:r>
      </w:hyperlink>
    </w:p>
    <w:p w14:paraId="1C4C2B1F" w14:textId="09744A01"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18" w:history="1">
        <w:r w:rsidRPr="00D90C72">
          <w:rPr>
            <w:rStyle w:val="Lienhypertexte"/>
            <w:rFonts w:ascii="Times New Roman" w:hAnsi="Times New Roman" w:cs="Times New Roman"/>
            <w:b/>
            <w:noProof/>
            <w:sz w:val="24"/>
            <w:szCs w:val="24"/>
            <w:lang w:eastAsia="fr-FR"/>
          </w:rPr>
          <w:t>5.2.2. Sprint 2 : Création des projets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_Toc182399618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43</w:t>
        </w:r>
        <w:r w:rsidRPr="00D90C72">
          <w:rPr>
            <w:rFonts w:ascii="Times New Roman" w:hAnsi="Times New Roman" w:cs="Times New Roman"/>
            <w:noProof/>
            <w:webHidden/>
            <w:sz w:val="24"/>
            <w:szCs w:val="24"/>
          </w:rPr>
          <w:fldChar w:fldCharType="end"/>
        </w:r>
      </w:hyperlink>
    </w:p>
    <w:p w14:paraId="311F0081" w14:textId="56BB5939"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19" w:history="1">
        <w:r w:rsidRPr="00D90C72">
          <w:rPr>
            <w:rStyle w:val="Lienhypertexte"/>
            <w:rFonts w:ascii="Times New Roman" w:hAnsi="Times New Roman" w:cs="Times New Roman"/>
            <w:b/>
            <w:noProof/>
            <w:sz w:val="24"/>
            <w:szCs w:val="24"/>
            <w:lang w:eastAsia="fr-FR"/>
          </w:rPr>
          <w:t>5.8.3. Sprint 3 : Gestion des tâches</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_Toc182399619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44</w:t>
        </w:r>
        <w:r w:rsidRPr="00D90C72">
          <w:rPr>
            <w:rFonts w:ascii="Times New Roman" w:hAnsi="Times New Roman" w:cs="Times New Roman"/>
            <w:noProof/>
            <w:webHidden/>
            <w:sz w:val="24"/>
            <w:szCs w:val="24"/>
          </w:rPr>
          <w:fldChar w:fldCharType="end"/>
        </w:r>
      </w:hyperlink>
    </w:p>
    <w:p w14:paraId="0D633034" w14:textId="6E455046"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20" w:history="1">
        <w:r w:rsidRPr="00D90C72">
          <w:rPr>
            <w:rStyle w:val="Lienhypertexte"/>
            <w:rFonts w:ascii="Times New Roman" w:hAnsi="Times New Roman" w:cs="Times New Roman"/>
            <w:b/>
            <w:noProof/>
            <w:sz w:val="24"/>
            <w:szCs w:val="24"/>
            <w:lang w:eastAsia="fr-FR"/>
          </w:rPr>
          <w:t>5.8.4. Sprint 4 : Activité</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_Toc182399620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45</w:t>
        </w:r>
        <w:r w:rsidRPr="00D90C72">
          <w:rPr>
            <w:rFonts w:ascii="Times New Roman" w:hAnsi="Times New Roman" w:cs="Times New Roman"/>
            <w:noProof/>
            <w:webHidden/>
            <w:sz w:val="24"/>
            <w:szCs w:val="24"/>
          </w:rPr>
          <w:fldChar w:fldCharType="end"/>
        </w:r>
      </w:hyperlink>
    </w:p>
    <w:p w14:paraId="313CFE7A" w14:textId="5B50844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21" w:history="1">
        <w:r w:rsidRPr="00D90C72">
          <w:rPr>
            <w:rStyle w:val="Lienhypertexte"/>
            <w:rFonts w:ascii="Times New Roman" w:hAnsi="Times New Roman"/>
            <w:b/>
            <w:noProof/>
            <w:sz w:val="24"/>
            <w:szCs w:val="24"/>
          </w:rPr>
          <w:t>5.9. Diagramme de classe de conception globale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_Toc182399621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46</w:t>
        </w:r>
        <w:r w:rsidRPr="00D90C72">
          <w:rPr>
            <w:rFonts w:ascii="Times New Roman" w:hAnsi="Times New Roman"/>
            <w:noProof/>
            <w:webHidden/>
            <w:sz w:val="24"/>
            <w:szCs w:val="24"/>
          </w:rPr>
          <w:fldChar w:fldCharType="end"/>
        </w:r>
      </w:hyperlink>
    </w:p>
    <w:p w14:paraId="0BFB6205" w14:textId="27840A0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22" w:history="1">
        <w:r w:rsidRPr="00D90C72">
          <w:rPr>
            <w:rStyle w:val="Lienhypertexte"/>
            <w:rFonts w:ascii="Times New Roman" w:hAnsi="Times New Roman"/>
            <w:b/>
            <w:noProof/>
            <w:sz w:val="24"/>
            <w:szCs w:val="24"/>
          </w:rPr>
          <w:t>5.10. Diagramme de paquetage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_Toc182399622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48</w:t>
        </w:r>
        <w:r w:rsidRPr="00D90C72">
          <w:rPr>
            <w:rFonts w:ascii="Times New Roman" w:hAnsi="Times New Roman"/>
            <w:noProof/>
            <w:webHidden/>
            <w:sz w:val="24"/>
            <w:szCs w:val="24"/>
          </w:rPr>
          <w:fldChar w:fldCharType="end"/>
        </w:r>
      </w:hyperlink>
    </w:p>
    <w:p w14:paraId="45EC092C" w14:textId="0B95C03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23" w:history="1">
        <w:r w:rsidRPr="00D90C72">
          <w:rPr>
            <w:rStyle w:val="Lienhypertexte"/>
            <w:rFonts w:ascii="Times New Roman" w:hAnsi="Times New Roman"/>
            <w:b/>
            <w:noProof/>
            <w:sz w:val="24"/>
            <w:szCs w:val="24"/>
          </w:rPr>
          <w:t>5.11. Diagramme de déploiement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_Toc182399623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50</w:t>
        </w:r>
        <w:r w:rsidRPr="00D90C72">
          <w:rPr>
            <w:rFonts w:ascii="Times New Roman" w:hAnsi="Times New Roman"/>
            <w:noProof/>
            <w:webHidden/>
            <w:sz w:val="24"/>
            <w:szCs w:val="24"/>
          </w:rPr>
          <w:fldChar w:fldCharType="end"/>
        </w:r>
      </w:hyperlink>
    </w:p>
    <w:p w14:paraId="0B28AF09" w14:textId="0E3402E7"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24" w:history="1">
        <w:r w:rsidRPr="00D90C72">
          <w:rPr>
            <w:rStyle w:val="Lienhypertexte"/>
            <w:rFonts w:ascii="Times New Roman" w:hAnsi="Times New Roman"/>
            <w:b/>
            <w:noProof/>
            <w:sz w:val="24"/>
            <w:szCs w:val="24"/>
            <w:lang w:eastAsia="ja-JP"/>
          </w:rPr>
          <w:t>PARTIE III. REALISATION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_Toc182399624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52</w:t>
        </w:r>
        <w:r w:rsidRPr="00D90C72">
          <w:rPr>
            <w:rFonts w:ascii="Times New Roman" w:hAnsi="Times New Roman"/>
            <w:noProof/>
            <w:webHidden/>
            <w:sz w:val="24"/>
            <w:szCs w:val="24"/>
          </w:rPr>
          <w:fldChar w:fldCharType="end"/>
        </w:r>
      </w:hyperlink>
    </w:p>
    <w:p w14:paraId="32CF9BC6" w14:textId="0CDE2524"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625" w:history="1">
        <w:r w:rsidRPr="00D90C72">
          <w:rPr>
            <w:rStyle w:val="Lienhypertexte"/>
            <w:rFonts w:ascii="Times New Roman" w:hAnsi="Times New Roman"/>
            <w:b/>
            <w:noProof/>
            <w:sz w:val="24"/>
            <w:szCs w:val="24"/>
          </w:rPr>
          <w:t>Chapitre 6. Mise en place de l’environnement de développement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_Toc182399625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53</w:t>
        </w:r>
        <w:r w:rsidRPr="00D90C72">
          <w:rPr>
            <w:rFonts w:ascii="Times New Roman" w:hAnsi="Times New Roman"/>
            <w:noProof/>
            <w:webHidden/>
            <w:sz w:val="24"/>
            <w:szCs w:val="24"/>
          </w:rPr>
          <w:fldChar w:fldCharType="end"/>
        </w:r>
      </w:hyperlink>
    </w:p>
    <w:p w14:paraId="6197DAE9" w14:textId="57FDD2E0"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26" w:history="1">
        <w:r w:rsidRPr="00D90C72">
          <w:rPr>
            <w:rStyle w:val="Lienhypertexte"/>
            <w:rFonts w:ascii="Times New Roman" w:hAnsi="Times New Roman"/>
            <w:b/>
            <w:noProof/>
            <w:sz w:val="24"/>
            <w:szCs w:val="24"/>
          </w:rPr>
          <w:t>6.1. Installation et configuration des outils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_Toc182399626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53</w:t>
        </w:r>
        <w:r w:rsidRPr="00D90C72">
          <w:rPr>
            <w:rFonts w:ascii="Times New Roman" w:hAnsi="Times New Roman"/>
            <w:noProof/>
            <w:webHidden/>
            <w:sz w:val="24"/>
            <w:szCs w:val="24"/>
          </w:rPr>
          <w:fldChar w:fldCharType="end"/>
        </w:r>
      </w:hyperlink>
    </w:p>
    <w:p w14:paraId="19B610A3" w14:textId="0A3B6D38"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27" w:history="1">
        <w:r w:rsidRPr="00D90C72">
          <w:rPr>
            <w:rStyle w:val="Lienhypertexte"/>
            <w:rFonts w:ascii="Times New Roman" w:hAnsi="Times New Roman" w:cs="Times New Roman"/>
            <w:b/>
            <w:noProof/>
            <w:sz w:val="24"/>
            <w:szCs w:val="24"/>
            <w:lang w:eastAsia="ja-JP"/>
          </w:rPr>
          <w:t>6.1.1. Installation de SQL server</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_Toc182399627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53</w:t>
        </w:r>
        <w:r w:rsidRPr="00D90C72">
          <w:rPr>
            <w:rFonts w:ascii="Times New Roman" w:hAnsi="Times New Roman" w:cs="Times New Roman"/>
            <w:noProof/>
            <w:webHidden/>
            <w:sz w:val="24"/>
            <w:szCs w:val="24"/>
          </w:rPr>
          <w:fldChar w:fldCharType="end"/>
        </w:r>
      </w:hyperlink>
    </w:p>
    <w:p w14:paraId="78A8F795" w14:textId="5191953B"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28" w:history="1">
        <w:r w:rsidRPr="00D90C72">
          <w:rPr>
            <w:rStyle w:val="Lienhypertexte"/>
            <w:rFonts w:ascii="Times New Roman" w:hAnsi="Times New Roman" w:cs="Times New Roman"/>
            <w:b/>
            <w:noProof/>
            <w:sz w:val="24"/>
            <w:szCs w:val="24"/>
            <w:lang w:eastAsia="ja-JP"/>
          </w:rPr>
          <w:t>6.1.2. Installation de Visual Paradigm</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_Toc182399628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54</w:t>
        </w:r>
        <w:r w:rsidRPr="00D90C72">
          <w:rPr>
            <w:rFonts w:ascii="Times New Roman" w:hAnsi="Times New Roman" w:cs="Times New Roman"/>
            <w:noProof/>
            <w:webHidden/>
            <w:sz w:val="24"/>
            <w:szCs w:val="24"/>
          </w:rPr>
          <w:fldChar w:fldCharType="end"/>
        </w:r>
      </w:hyperlink>
    </w:p>
    <w:p w14:paraId="052EFC14" w14:textId="5E50B949"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29" w:history="1">
        <w:r w:rsidRPr="00D90C72">
          <w:rPr>
            <w:rStyle w:val="Lienhypertexte"/>
            <w:rFonts w:ascii="Times New Roman" w:hAnsi="Times New Roman" w:cs="Times New Roman"/>
            <w:b/>
            <w:noProof/>
            <w:sz w:val="24"/>
            <w:szCs w:val="24"/>
            <w:lang w:eastAsia="ja-JP"/>
          </w:rPr>
          <w:t>6.1.3. Installation de SDK .NET</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_Toc182399629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55</w:t>
        </w:r>
        <w:r w:rsidRPr="00D90C72">
          <w:rPr>
            <w:rFonts w:ascii="Times New Roman" w:hAnsi="Times New Roman" w:cs="Times New Roman"/>
            <w:noProof/>
            <w:webHidden/>
            <w:sz w:val="24"/>
            <w:szCs w:val="24"/>
          </w:rPr>
          <w:fldChar w:fldCharType="end"/>
        </w:r>
      </w:hyperlink>
    </w:p>
    <w:p w14:paraId="768942EF" w14:textId="2AED18D9"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30" w:history="1">
        <w:r w:rsidRPr="00D90C72">
          <w:rPr>
            <w:rStyle w:val="Lienhypertexte"/>
            <w:rFonts w:ascii="Times New Roman" w:hAnsi="Times New Roman" w:cs="Times New Roman"/>
            <w:b/>
            <w:noProof/>
            <w:sz w:val="24"/>
            <w:szCs w:val="24"/>
            <w:lang w:eastAsia="ja-JP"/>
          </w:rPr>
          <w:t>6.1.4. Installation de Vs Code</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_Toc182399630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55</w:t>
        </w:r>
        <w:r w:rsidRPr="00D90C72">
          <w:rPr>
            <w:rFonts w:ascii="Times New Roman" w:hAnsi="Times New Roman" w:cs="Times New Roman"/>
            <w:noProof/>
            <w:webHidden/>
            <w:sz w:val="24"/>
            <w:szCs w:val="24"/>
          </w:rPr>
          <w:fldChar w:fldCharType="end"/>
        </w:r>
      </w:hyperlink>
    </w:p>
    <w:p w14:paraId="0AD9C975" w14:textId="5DC052CB"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31" w:history="1">
        <w:r w:rsidRPr="00D90C72">
          <w:rPr>
            <w:rStyle w:val="Lienhypertexte"/>
            <w:rFonts w:ascii="Times New Roman" w:hAnsi="Times New Roman"/>
            <w:b/>
            <w:noProof/>
            <w:sz w:val="24"/>
            <w:szCs w:val="24"/>
          </w:rPr>
          <w:t>6.2. Architecture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56</w:t>
        </w:r>
        <w:r w:rsidRPr="00D90C72">
          <w:rPr>
            <w:rFonts w:ascii="Times New Roman" w:hAnsi="Times New Roman"/>
            <w:noProof/>
            <w:webHidden/>
            <w:sz w:val="24"/>
            <w:szCs w:val="24"/>
          </w:rPr>
          <w:fldChar w:fldCharType="end"/>
        </w:r>
      </w:hyperlink>
    </w:p>
    <w:p w14:paraId="60124014" w14:textId="2DC3323C" w:rsidR="00D90C72" w:rsidRPr="00D90C72" w:rsidRDefault="00D90C72" w:rsidP="00D90C72">
      <w:pPr>
        <w:pStyle w:val="TM2"/>
        <w:tabs>
          <w:tab w:val="right" w:leader="dot" w:pos="9062"/>
        </w:tabs>
        <w:spacing w:line="360" w:lineRule="auto"/>
        <w:rPr>
          <w:rFonts w:ascii="Times New Roman" w:hAnsi="Times New Roman"/>
          <w:noProof/>
          <w:kern w:val="2"/>
          <w:sz w:val="24"/>
          <w:szCs w:val="24"/>
          <w14:ligatures w14:val="standardContextual"/>
        </w:rPr>
      </w:pPr>
      <w:hyperlink w:anchor="_Toc182399632" w:history="1">
        <w:r w:rsidRPr="00D90C72">
          <w:rPr>
            <w:rStyle w:val="Lienhypertexte"/>
            <w:rFonts w:ascii="Times New Roman" w:hAnsi="Times New Roman"/>
            <w:b/>
            <w:noProof/>
            <w:sz w:val="24"/>
            <w:szCs w:val="24"/>
          </w:rPr>
          <w:t>Chapitre 7. Développement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57</w:t>
        </w:r>
        <w:r w:rsidRPr="00D90C72">
          <w:rPr>
            <w:rFonts w:ascii="Times New Roman" w:hAnsi="Times New Roman"/>
            <w:noProof/>
            <w:webHidden/>
            <w:sz w:val="24"/>
            <w:szCs w:val="24"/>
          </w:rPr>
          <w:fldChar w:fldCharType="end"/>
        </w:r>
      </w:hyperlink>
    </w:p>
    <w:p w14:paraId="37313069" w14:textId="03D50DCF"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33" w:history="1">
        <w:r w:rsidRPr="00D90C72">
          <w:rPr>
            <w:rStyle w:val="Lienhypertexte"/>
            <w:rFonts w:ascii="Times New Roman" w:hAnsi="Times New Roman"/>
            <w:b/>
            <w:noProof/>
            <w:sz w:val="24"/>
            <w:szCs w:val="24"/>
          </w:rPr>
          <w:t>7.1. Création de la base de données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57</w:t>
        </w:r>
        <w:r w:rsidRPr="00D90C72">
          <w:rPr>
            <w:rFonts w:ascii="Times New Roman" w:hAnsi="Times New Roman"/>
            <w:noProof/>
            <w:webHidden/>
            <w:sz w:val="24"/>
            <w:szCs w:val="24"/>
          </w:rPr>
          <w:fldChar w:fldCharType="end"/>
        </w:r>
      </w:hyperlink>
    </w:p>
    <w:p w14:paraId="751AEA42" w14:textId="79D3AD83"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34" w:history="1">
        <w:r w:rsidRPr="00D90C72">
          <w:rPr>
            <w:rStyle w:val="Lienhypertexte"/>
            <w:rFonts w:ascii="Times New Roman" w:hAnsi="Times New Roman"/>
            <w:b/>
            <w:noProof/>
            <w:sz w:val="24"/>
            <w:szCs w:val="24"/>
          </w:rPr>
          <w:t>7.2. Codage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58</w:t>
        </w:r>
        <w:r w:rsidRPr="00D90C72">
          <w:rPr>
            <w:rFonts w:ascii="Times New Roman" w:hAnsi="Times New Roman"/>
            <w:noProof/>
            <w:webHidden/>
            <w:sz w:val="24"/>
            <w:szCs w:val="24"/>
          </w:rPr>
          <w:fldChar w:fldCharType="end"/>
        </w:r>
      </w:hyperlink>
    </w:p>
    <w:p w14:paraId="2499D612" w14:textId="4F394B18"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35" w:history="1">
        <w:r w:rsidRPr="00D90C72">
          <w:rPr>
            <w:rStyle w:val="Lienhypertexte"/>
            <w:rFonts w:ascii="Times New Roman" w:hAnsi="Times New Roman" w:cs="Times New Roman"/>
            <w:b/>
            <w:noProof/>
            <w:sz w:val="24"/>
            <w:szCs w:val="24"/>
            <w:lang w:eastAsia="ja-JP"/>
          </w:rPr>
          <w:t>7.2.1. Le coté backend</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_Toc182399635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58</w:t>
        </w:r>
        <w:r w:rsidRPr="00D90C72">
          <w:rPr>
            <w:rFonts w:ascii="Times New Roman" w:hAnsi="Times New Roman" w:cs="Times New Roman"/>
            <w:noProof/>
            <w:webHidden/>
            <w:sz w:val="24"/>
            <w:szCs w:val="24"/>
          </w:rPr>
          <w:fldChar w:fldCharType="end"/>
        </w:r>
      </w:hyperlink>
    </w:p>
    <w:p w14:paraId="3CB64030" w14:textId="595C4A59" w:rsidR="00D90C72" w:rsidRPr="00D90C72" w:rsidRDefault="00D90C72" w:rsidP="00D90C72">
      <w:pPr>
        <w:pStyle w:val="TM4"/>
        <w:tabs>
          <w:tab w:val="right" w:leader="dot" w:pos="9062"/>
        </w:tabs>
        <w:spacing w:line="360" w:lineRule="auto"/>
        <w:rPr>
          <w:rFonts w:ascii="Times New Roman" w:eastAsiaTheme="minorEastAsia" w:hAnsi="Times New Roman" w:cs="Times New Roman"/>
          <w:noProof/>
          <w:sz w:val="24"/>
          <w:szCs w:val="24"/>
          <w:lang w:eastAsia="fr-FR"/>
        </w:rPr>
      </w:pPr>
      <w:hyperlink w:anchor="_Toc182399636" w:history="1">
        <w:r w:rsidRPr="00D90C72">
          <w:rPr>
            <w:rStyle w:val="Lienhypertexte"/>
            <w:rFonts w:ascii="Times New Roman" w:hAnsi="Times New Roman" w:cs="Times New Roman"/>
            <w:b/>
            <w:noProof/>
            <w:sz w:val="24"/>
            <w:szCs w:val="24"/>
            <w:lang w:eastAsia="ja-JP"/>
          </w:rPr>
          <w:t>7.2.2. Le coté front end</w:t>
        </w:r>
        <w:r w:rsidRPr="00D90C72">
          <w:rPr>
            <w:rFonts w:ascii="Times New Roman" w:hAnsi="Times New Roman" w:cs="Times New Roman"/>
            <w:noProof/>
            <w:webHidden/>
            <w:sz w:val="24"/>
            <w:szCs w:val="24"/>
          </w:rPr>
          <w:tab/>
        </w:r>
        <w:r w:rsidRPr="00D90C72">
          <w:rPr>
            <w:rFonts w:ascii="Times New Roman" w:hAnsi="Times New Roman" w:cs="Times New Roman"/>
            <w:noProof/>
            <w:webHidden/>
            <w:sz w:val="24"/>
            <w:szCs w:val="24"/>
          </w:rPr>
          <w:fldChar w:fldCharType="begin"/>
        </w:r>
        <w:r w:rsidRPr="00D90C72">
          <w:rPr>
            <w:rFonts w:ascii="Times New Roman" w:hAnsi="Times New Roman" w:cs="Times New Roman"/>
            <w:noProof/>
            <w:webHidden/>
            <w:sz w:val="24"/>
            <w:szCs w:val="24"/>
          </w:rPr>
          <w:instrText xml:space="preserve"> PAGEREF _Toc182399636 \h </w:instrText>
        </w:r>
        <w:r w:rsidRPr="00D90C72">
          <w:rPr>
            <w:rFonts w:ascii="Times New Roman" w:hAnsi="Times New Roman" w:cs="Times New Roman"/>
            <w:noProof/>
            <w:webHidden/>
            <w:sz w:val="24"/>
            <w:szCs w:val="24"/>
          </w:rPr>
        </w:r>
        <w:r w:rsidRPr="00D90C72">
          <w:rPr>
            <w:rFonts w:ascii="Times New Roman" w:hAnsi="Times New Roman" w:cs="Times New Roman"/>
            <w:noProof/>
            <w:webHidden/>
            <w:sz w:val="24"/>
            <w:szCs w:val="24"/>
          </w:rPr>
          <w:fldChar w:fldCharType="separate"/>
        </w:r>
        <w:r w:rsidR="00C30198">
          <w:rPr>
            <w:rFonts w:ascii="Times New Roman" w:hAnsi="Times New Roman" w:cs="Times New Roman"/>
            <w:noProof/>
            <w:webHidden/>
            <w:sz w:val="24"/>
            <w:szCs w:val="24"/>
          </w:rPr>
          <w:t>63</w:t>
        </w:r>
        <w:r w:rsidRPr="00D90C72">
          <w:rPr>
            <w:rFonts w:ascii="Times New Roman" w:hAnsi="Times New Roman" w:cs="Times New Roman"/>
            <w:noProof/>
            <w:webHidden/>
            <w:sz w:val="24"/>
            <w:szCs w:val="24"/>
          </w:rPr>
          <w:fldChar w:fldCharType="end"/>
        </w:r>
      </w:hyperlink>
    </w:p>
    <w:p w14:paraId="36C94E80" w14:textId="5BCE7120" w:rsidR="00D90C72" w:rsidRPr="00D90C72" w:rsidRDefault="00D90C72" w:rsidP="00D90C72">
      <w:pPr>
        <w:pStyle w:val="TM3"/>
        <w:tabs>
          <w:tab w:val="right" w:leader="dot" w:pos="9062"/>
        </w:tabs>
        <w:spacing w:line="360" w:lineRule="auto"/>
        <w:rPr>
          <w:rFonts w:ascii="Times New Roman" w:hAnsi="Times New Roman"/>
          <w:noProof/>
          <w:kern w:val="2"/>
          <w:sz w:val="24"/>
          <w:szCs w:val="24"/>
          <w14:ligatures w14:val="standardContextual"/>
        </w:rPr>
      </w:pPr>
      <w:hyperlink w:anchor="_Toc182399637" w:history="1">
        <w:r w:rsidRPr="00D90C72">
          <w:rPr>
            <w:rStyle w:val="Lienhypertexte"/>
            <w:rFonts w:ascii="Times New Roman" w:hAnsi="Times New Roman"/>
            <w:b/>
            <w:noProof/>
            <w:sz w:val="24"/>
            <w:szCs w:val="24"/>
          </w:rPr>
          <w:t>7.3. Présentation de l’application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_Toc182399637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64</w:t>
        </w:r>
        <w:r w:rsidRPr="00D90C72">
          <w:rPr>
            <w:rFonts w:ascii="Times New Roman" w:hAnsi="Times New Roman"/>
            <w:noProof/>
            <w:webHidden/>
            <w:sz w:val="24"/>
            <w:szCs w:val="24"/>
          </w:rPr>
          <w:fldChar w:fldCharType="end"/>
        </w:r>
      </w:hyperlink>
    </w:p>
    <w:p w14:paraId="63D54EE7" w14:textId="5E4C9C9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38" w:history="1">
        <w:r w:rsidRPr="00D90C72">
          <w:rPr>
            <w:rStyle w:val="Lienhypertexte"/>
            <w:rFonts w:ascii="Times New Roman" w:hAnsi="Times New Roman"/>
            <w:b/>
            <w:noProof/>
            <w:sz w:val="24"/>
            <w:szCs w:val="24"/>
          </w:rPr>
          <w:t>CONCLUSION</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_Toc182399638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XI</w:t>
        </w:r>
        <w:r w:rsidRPr="00D90C72">
          <w:rPr>
            <w:rFonts w:ascii="Times New Roman" w:hAnsi="Times New Roman"/>
            <w:noProof/>
            <w:webHidden/>
            <w:sz w:val="24"/>
            <w:szCs w:val="24"/>
          </w:rPr>
          <w:fldChar w:fldCharType="end"/>
        </w:r>
      </w:hyperlink>
    </w:p>
    <w:p w14:paraId="0940DBEC" w14:textId="44ADDFC2"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39" w:history="1">
        <w:r w:rsidRPr="00D90C72">
          <w:rPr>
            <w:rStyle w:val="Lienhypertexte"/>
            <w:rFonts w:ascii="Times New Roman" w:hAnsi="Times New Roman"/>
            <w:b/>
            <w:noProof/>
            <w:sz w:val="24"/>
            <w:szCs w:val="24"/>
          </w:rPr>
          <w:t>BIBLIOGRAPHIE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_Toc182399639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XII</w:t>
        </w:r>
        <w:r w:rsidRPr="00D90C72">
          <w:rPr>
            <w:rFonts w:ascii="Times New Roman" w:hAnsi="Times New Roman"/>
            <w:noProof/>
            <w:webHidden/>
            <w:sz w:val="24"/>
            <w:szCs w:val="24"/>
          </w:rPr>
          <w:fldChar w:fldCharType="end"/>
        </w:r>
      </w:hyperlink>
    </w:p>
    <w:p w14:paraId="1841A4B5" w14:textId="5EC7997B"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40" w:history="1">
        <w:r w:rsidRPr="00D90C72">
          <w:rPr>
            <w:rStyle w:val="Lienhypertexte"/>
            <w:rFonts w:ascii="Times New Roman" w:hAnsi="Times New Roman"/>
            <w:b/>
            <w:noProof/>
            <w:sz w:val="24"/>
            <w:szCs w:val="24"/>
          </w:rPr>
          <w:t>WEBOGRAPHIE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_Toc182399640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XIII</w:t>
        </w:r>
        <w:r w:rsidRPr="00D90C72">
          <w:rPr>
            <w:rFonts w:ascii="Times New Roman" w:hAnsi="Times New Roman"/>
            <w:noProof/>
            <w:webHidden/>
            <w:sz w:val="24"/>
            <w:szCs w:val="24"/>
          </w:rPr>
          <w:fldChar w:fldCharType="end"/>
        </w:r>
      </w:hyperlink>
    </w:p>
    <w:p w14:paraId="29588188" w14:textId="0CBC9719"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41" w:history="1">
        <w:r w:rsidRPr="00D90C72">
          <w:rPr>
            <w:rStyle w:val="Lienhypertexte"/>
            <w:rFonts w:ascii="Times New Roman" w:hAnsi="Times New Roman"/>
            <w:b/>
            <w:noProof/>
            <w:sz w:val="24"/>
            <w:szCs w:val="24"/>
          </w:rPr>
          <w:t>GLOSSAIRE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_Toc182399641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XIV</w:t>
        </w:r>
        <w:r w:rsidRPr="00D90C72">
          <w:rPr>
            <w:rFonts w:ascii="Times New Roman" w:hAnsi="Times New Roman"/>
            <w:noProof/>
            <w:webHidden/>
            <w:sz w:val="24"/>
            <w:szCs w:val="24"/>
          </w:rPr>
          <w:fldChar w:fldCharType="end"/>
        </w:r>
      </w:hyperlink>
    </w:p>
    <w:p w14:paraId="436E06B6" w14:textId="4713876C"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42" w:history="1">
        <w:r w:rsidRPr="00D90C72">
          <w:rPr>
            <w:rStyle w:val="Lienhypertexte"/>
            <w:rFonts w:ascii="Times New Roman" w:hAnsi="Times New Roman"/>
            <w:b/>
            <w:noProof/>
            <w:sz w:val="24"/>
            <w:szCs w:val="24"/>
          </w:rPr>
          <w:t>ANNEXES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_Toc182399642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XV</w:t>
        </w:r>
        <w:r w:rsidRPr="00D90C72">
          <w:rPr>
            <w:rFonts w:ascii="Times New Roman" w:hAnsi="Times New Roman"/>
            <w:noProof/>
            <w:webHidden/>
            <w:sz w:val="24"/>
            <w:szCs w:val="24"/>
          </w:rPr>
          <w:fldChar w:fldCharType="end"/>
        </w:r>
      </w:hyperlink>
    </w:p>
    <w:p w14:paraId="6F0458D1" w14:textId="343A225D"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43" w:history="1">
        <w:r w:rsidRPr="00D90C72">
          <w:rPr>
            <w:rStyle w:val="Lienhypertexte"/>
            <w:rFonts w:ascii="Times New Roman" w:hAnsi="Times New Roman"/>
            <w:b/>
            <w:noProof/>
            <w:sz w:val="24"/>
            <w:szCs w:val="24"/>
          </w:rPr>
          <w:t>TABLE DES MATIERES</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_Toc182399643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XVI</w:t>
        </w:r>
        <w:r w:rsidRPr="00D90C72">
          <w:rPr>
            <w:rFonts w:ascii="Times New Roman" w:hAnsi="Times New Roman"/>
            <w:noProof/>
            <w:webHidden/>
            <w:sz w:val="24"/>
            <w:szCs w:val="24"/>
          </w:rPr>
          <w:fldChar w:fldCharType="end"/>
        </w:r>
      </w:hyperlink>
    </w:p>
    <w:p w14:paraId="14D04EED" w14:textId="352488F3"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44" w:history="1">
        <w:r w:rsidRPr="00D90C72">
          <w:rPr>
            <w:rStyle w:val="Lienhypertexte"/>
            <w:rFonts w:ascii="Times New Roman" w:hAnsi="Times New Roman"/>
            <w:b/>
            <w:noProof/>
            <w:sz w:val="24"/>
            <w:szCs w:val="24"/>
          </w:rPr>
          <w:t>RESUME</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_Toc182399644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XX</w:t>
        </w:r>
        <w:r w:rsidRPr="00D90C72">
          <w:rPr>
            <w:rFonts w:ascii="Times New Roman" w:hAnsi="Times New Roman"/>
            <w:noProof/>
            <w:webHidden/>
            <w:sz w:val="24"/>
            <w:szCs w:val="24"/>
          </w:rPr>
          <w:fldChar w:fldCharType="end"/>
        </w:r>
      </w:hyperlink>
    </w:p>
    <w:p w14:paraId="16709D76" w14:textId="744B81E8" w:rsidR="00D90C72" w:rsidRPr="00D90C72" w:rsidRDefault="00D90C72" w:rsidP="00D90C72">
      <w:pPr>
        <w:pStyle w:val="TM1"/>
        <w:tabs>
          <w:tab w:val="right" w:leader="dot" w:pos="9062"/>
        </w:tabs>
        <w:spacing w:line="360" w:lineRule="auto"/>
        <w:rPr>
          <w:rFonts w:ascii="Times New Roman" w:hAnsi="Times New Roman"/>
          <w:noProof/>
          <w:kern w:val="2"/>
          <w:sz w:val="24"/>
          <w:szCs w:val="24"/>
          <w14:ligatures w14:val="standardContextual"/>
        </w:rPr>
      </w:pPr>
      <w:hyperlink w:anchor="_Toc182399645" w:history="1">
        <w:r w:rsidRPr="00D90C72">
          <w:rPr>
            <w:rStyle w:val="Lienhypertexte"/>
            <w:rFonts w:ascii="Times New Roman" w:hAnsi="Times New Roman"/>
            <w:b/>
            <w:noProof/>
            <w:sz w:val="24"/>
            <w:szCs w:val="24"/>
            <w:lang w:val="en-US"/>
          </w:rPr>
          <w:t>ABSTRACT</w:t>
        </w:r>
        <w:r w:rsidRPr="00D90C72">
          <w:rPr>
            <w:rFonts w:ascii="Times New Roman" w:hAnsi="Times New Roman"/>
            <w:noProof/>
            <w:webHidden/>
            <w:sz w:val="24"/>
            <w:szCs w:val="24"/>
          </w:rPr>
          <w:tab/>
        </w:r>
        <w:r w:rsidRPr="00D90C72">
          <w:rPr>
            <w:rFonts w:ascii="Times New Roman" w:hAnsi="Times New Roman"/>
            <w:noProof/>
            <w:webHidden/>
            <w:sz w:val="24"/>
            <w:szCs w:val="24"/>
          </w:rPr>
          <w:fldChar w:fldCharType="begin"/>
        </w:r>
        <w:r w:rsidRPr="00D90C72">
          <w:rPr>
            <w:rFonts w:ascii="Times New Roman" w:hAnsi="Times New Roman"/>
            <w:noProof/>
            <w:webHidden/>
            <w:sz w:val="24"/>
            <w:szCs w:val="24"/>
          </w:rPr>
          <w:instrText xml:space="preserve"> PAGEREF _Toc182399645 \h </w:instrText>
        </w:r>
        <w:r w:rsidRPr="00D90C72">
          <w:rPr>
            <w:rFonts w:ascii="Times New Roman" w:hAnsi="Times New Roman"/>
            <w:noProof/>
            <w:webHidden/>
            <w:sz w:val="24"/>
            <w:szCs w:val="24"/>
          </w:rPr>
        </w:r>
        <w:r w:rsidRPr="00D90C72">
          <w:rPr>
            <w:rFonts w:ascii="Times New Roman" w:hAnsi="Times New Roman"/>
            <w:noProof/>
            <w:webHidden/>
            <w:sz w:val="24"/>
            <w:szCs w:val="24"/>
          </w:rPr>
          <w:fldChar w:fldCharType="separate"/>
        </w:r>
        <w:r w:rsidR="00C30198">
          <w:rPr>
            <w:rFonts w:ascii="Times New Roman" w:hAnsi="Times New Roman"/>
            <w:noProof/>
            <w:webHidden/>
            <w:sz w:val="24"/>
            <w:szCs w:val="24"/>
          </w:rPr>
          <w:t>XX</w:t>
        </w:r>
        <w:r w:rsidRPr="00D90C72">
          <w:rPr>
            <w:rFonts w:ascii="Times New Roman" w:hAnsi="Times New Roman"/>
            <w:noProof/>
            <w:webHidden/>
            <w:sz w:val="24"/>
            <w:szCs w:val="24"/>
          </w:rPr>
          <w:fldChar w:fldCharType="end"/>
        </w:r>
      </w:hyperlink>
    </w:p>
    <w:p w14:paraId="3C36C88C" w14:textId="795576A7" w:rsidR="00F36AFE" w:rsidRPr="00175291" w:rsidRDefault="00F36AFE" w:rsidP="00D90C72">
      <w:pPr>
        <w:spacing w:line="360" w:lineRule="auto"/>
        <w:jc w:val="both"/>
        <w:rPr>
          <w:rFonts w:ascii="Times New Roman" w:hAnsi="Times New Roman" w:cs="Times New Roman"/>
          <w:sz w:val="24"/>
          <w:szCs w:val="24"/>
        </w:rPr>
      </w:pPr>
      <w:r w:rsidRPr="00D90C72">
        <w:rPr>
          <w:rFonts w:ascii="Times New Roman" w:hAnsi="Times New Roman" w:cs="Times New Roman"/>
          <w:sz w:val="24"/>
          <w:szCs w:val="24"/>
        </w:rPr>
        <w:fldChar w:fldCharType="end"/>
      </w:r>
    </w:p>
    <w:p w14:paraId="69B1F1EF" w14:textId="6A9B4E84" w:rsidR="00F36AFE" w:rsidRPr="00175291" w:rsidRDefault="00F36AFE" w:rsidP="00175291">
      <w:pPr>
        <w:spacing w:line="360" w:lineRule="auto"/>
        <w:jc w:val="both"/>
        <w:rPr>
          <w:rFonts w:ascii="Times New Roman" w:hAnsi="Times New Roman" w:cs="Times New Roman"/>
          <w:sz w:val="24"/>
          <w:szCs w:val="24"/>
        </w:rPr>
      </w:pPr>
    </w:p>
    <w:p w14:paraId="631FFEFC" w14:textId="5D85EC00" w:rsidR="00F36AFE" w:rsidRDefault="00F36AFE" w:rsidP="00175291">
      <w:pPr>
        <w:spacing w:line="360" w:lineRule="auto"/>
        <w:jc w:val="both"/>
        <w:rPr>
          <w:rFonts w:ascii="Times New Roman" w:hAnsi="Times New Roman" w:cs="Times New Roman"/>
          <w:sz w:val="24"/>
          <w:szCs w:val="24"/>
        </w:rPr>
      </w:pPr>
    </w:p>
    <w:p w14:paraId="5D7056BA" w14:textId="77777777" w:rsidR="00C30198" w:rsidRDefault="00C30198" w:rsidP="00175291">
      <w:pPr>
        <w:spacing w:line="360" w:lineRule="auto"/>
        <w:jc w:val="both"/>
        <w:rPr>
          <w:rFonts w:ascii="Times New Roman" w:hAnsi="Times New Roman" w:cs="Times New Roman"/>
          <w:sz w:val="24"/>
          <w:szCs w:val="24"/>
        </w:rPr>
      </w:pPr>
    </w:p>
    <w:p w14:paraId="7F8A3536" w14:textId="77777777" w:rsidR="00C30198" w:rsidRDefault="00C30198" w:rsidP="00175291">
      <w:pPr>
        <w:spacing w:line="360" w:lineRule="auto"/>
        <w:jc w:val="both"/>
        <w:rPr>
          <w:rFonts w:ascii="Times New Roman" w:hAnsi="Times New Roman" w:cs="Times New Roman"/>
          <w:sz w:val="24"/>
          <w:szCs w:val="24"/>
        </w:rPr>
      </w:pPr>
    </w:p>
    <w:p w14:paraId="4B9F198E" w14:textId="77777777" w:rsidR="00C30198" w:rsidRDefault="00C30198" w:rsidP="00175291">
      <w:pPr>
        <w:spacing w:line="360" w:lineRule="auto"/>
        <w:jc w:val="both"/>
        <w:rPr>
          <w:rFonts w:ascii="Times New Roman" w:hAnsi="Times New Roman" w:cs="Times New Roman"/>
          <w:sz w:val="24"/>
          <w:szCs w:val="24"/>
        </w:rPr>
      </w:pPr>
    </w:p>
    <w:p w14:paraId="03D444C2" w14:textId="77777777" w:rsidR="00C30198" w:rsidRPr="00175291" w:rsidRDefault="00C30198" w:rsidP="00175291">
      <w:pPr>
        <w:spacing w:line="360" w:lineRule="auto"/>
        <w:jc w:val="both"/>
        <w:rPr>
          <w:rFonts w:ascii="Times New Roman" w:hAnsi="Times New Roman" w:cs="Times New Roman"/>
          <w:sz w:val="24"/>
          <w:szCs w:val="24"/>
        </w:rPr>
      </w:pPr>
    </w:p>
    <w:p w14:paraId="75BBAFC3" w14:textId="3C52BE08" w:rsidR="00F36AFE" w:rsidRPr="00175291" w:rsidRDefault="00F36AFE" w:rsidP="00175291">
      <w:pPr>
        <w:spacing w:line="360" w:lineRule="auto"/>
        <w:jc w:val="both"/>
        <w:rPr>
          <w:rFonts w:ascii="Times New Roman" w:hAnsi="Times New Roman" w:cs="Times New Roman"/>
          <w:sz w:val="24"/>
          <w:szCs w:val="24"/>
        </w:rPr>
      </w:pPr>
    </w:p>
    <w:p w14:paraId="0CD63B1E" w14:textId="77777777" w:rsidR="00F36AFE" w:rsidRPr="00175291" w:rsidRDefault="00F36AFE" w:rsidP="00175291">
      <w:pPr>
        <w:spacing w:line="360" w:lineRule="auto"/>
        <w:jc w:val="both"/>
        <w:rPr>
          <w:rFonts w:ascii="Times New Roman" w:hAnsi="Times New Roman" w:cs="Times New Roman"/>
          <w:sz w:val="24"/>
          <w:szCs w:val="24"/>
        </w:rPr>
      </w:pPr>
    </w:p>
    <w:p w14:paraId="1D6326E5" w14:textId="095F9DAD" w:rsidR="007F702A" w:rsidRPr="00AF5AA6" w:rsidRDefault="008B1888" w:rsidP="00AF5AA6">
      <w:pPr>
        <w:pStyle w:val="Titre1"/>
        <w:spacing w:line="360" w:lineRule="auto"/>
        <w:jc w:val="center"/>
        <w:rPr>
          <w:rFonts w:ascii="Times New Roman" w:hAnsi="Times New Roman" w:cs="Times New Roman"/>
          <w:b/>
          <w:color w:val="auto"/>
          <w:sz w:val="24"/>
          <w:szCs w:val="24"/>
        </w:rPr>
      </w:pPr>
      <w:bookmarkStart w:id="743" w:name="_Toc182399175"/>
      <w:bookmarkStart w:id="744" w:name="_Toc182399644"/>
      <w:r w:rsidRPr="00AF5AA6">
        <w:rPr>
          <w:rFonts w:ascii="Times New Roman" w:hAnsi="Times New Roman" w:cs="Times New Roman"/>
          <w:b/>
          <w:color w:val="auto"/>
          <w:sz w:val="24"/>
          <w:szCs w:val="24"/>
        </w:rPr>
        <w:t>RESUME</w:t>
      </w:r>
      <w:bookmarkEnd w:id="743"/>
      <w:bookmarkEnd w:id="744"/>
    </w:p>
    <w:p w14:paraId="3430B83C" w14:textId="4BE48CA1" w:rsidR="00F36AFE" w:rsidRPr="00175291" w:rsidRDefault="00F36AFE"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t>Ce do</w:t>
      </w:r>
      <w:r w:rsidR="00942E16" w:rsidRPr="00175291">
        <w:rPr>
          <w:rFonts w:ascii="Times New Roman" w:hAnsi="Times New Roman" w:cs="Times New Roman"/>
          <w:sz w:val="24"/>
          <w:szCs w:val="24"/>
        </w:rPr>
        <w:t xml:space="preserve">cument est le fruit de plusieurs étapes pour la création d’un outil de gestion et de management de projet ; ces étapes passent de la conception à la réalisation et finit par le déploiement. Pour la réalisation de ce projet, nous avons utilisé Agile en méthode de conception, .NET et </w:t>
      </w:r>
      <w:proofErr w:type="spellStart"/>
      <w:r w:rsidR="00942E16" w:rsidRPr="00175291">
        <w:rPr>
          <w:rFonts w:ascii="Times New Roman" w:hAnsi="Times New Roman" w:cs="Times New Roman"/>
          <w:sz w:val="24"/>
          <w:szCs w:val="24"/>
        </w:rPr>
        <w:t>react</w:t>
      </w:r>
      <w:proofErr w:type="spellEnd"/>
      <w:r w:rsidR="00942E16" w:rsidRPr="00175291">
        <w:rPr>
          <w:rFonts w:ascii="Times New Roman" w:hAnsi="Times New Roman" w:cs="Times New Roman"/>
          <w:sz w:val="24"/>
          <w:szCs w:val="24"/>
        </w:rPr>
        <w:t xml:space="preserve"> comme langage de programmation, Visual </w:t>
      </w:r>
      <w:r w:rsidR="009B01D3" w:rsidRPr="00175291">
        <w:rPr>
          <w:rFonts w:ascii="Times New Roman" w:hAnsi="Times New Roman" w:cs="Times New Roman"/>
          <w:sz w:val="24"/>
          <w:szCs w:val="24"/>
        </w:rPr>
        <w:t>Paradigm</w:t>
      </w:r>
      <w:r w:rsidR="00942E16" w:rsidRPr="00175291">
        <w:rPr>
          <w:rFonts w:ascii="Times New Roman" w:hAnsi="Times New Roman" w:cs="Times New Roman"/>
          <w:sz w:val="24"/>
          <w:szCs w:val="24"/>
        </w:rPr>
        <w:t xml:space="preserve"> pour la modélisation des diagrammes lors de la conception, et vs code comme éditeur de texte.</w:t>
      </w:r>
    </w:p>
    <w:p w14:paraId="70737D1A" w14:textId="0A0691CF" w:rsidR="00942E16" w:rsidRPr="00175291" w:rsidRDefault="00942E16" w:rsidP="00175291">
      <w:pPr>
        <w:spacing w:line="360" w:lineRule="auto"/>
        <w:ind w:firstLine="708"/>
        <w:jc w:val="both"/>
        <w:rPr>
          <w:rFonts w:ascii="Times New Roman" w:hAnsi="Times New Roman" w:cs="Times New Roman"/>
          <w:sz w:val="24"/>
          <w:szCs w:val="24"/>
        </w:rPr>
      </w:pPr>
      <w:r w:rsidRPr="00175291">
        <w:rPr>
          <w:rFonts w:ascii="Times New Roman" w:hAnsi="Times New Roman" w:cs="Times New Roman"/>
          <w:sz w:val="24"/>
          <w:szCs w:val="24"/>
        </w:rPr>
        <w:lastRenderedPageBreak/>
        <w:t xml:space="preserve">Cet outil est </w:t>
      </w:r>
      <w:r w:rsidR="00365CC5" w:rsidRPr="00175291">
        <w:rPr>
          <w:rFonts w:ascii="Times New Roman" w:hAnsi="Times New Roman" w:cs="Times New Roman"/>
          <w:sz w:val="24"/>
          <w:szCs w:val="24"/>
        </w:rPr>
        <w:t>mis</w:t>
      </w:r>
      <w:r w:rsidRPr="00175291">
        <w:rPr>
          <w:rFonts w:ascii="Times New Roman" w:hAnsi="Times New Roman" w:cs="Times New Roman"/>
          <w:sz w:val="24"/>
          <w:szCs w:val="24"/>
        </w:rPr>
        <w:t xml:space="preserve"> au point suite à une manque de visibilité des projets en cours et des activités des collaborateurs. Les outils et composants utilisé dans </w:t>
      </w:r>
      <w:r w:rsidR="00365CC5" w:rsidRPr="00175291">
        <w:rPr>
          <w:rFonts w:ascii="Times New Roman" w:hAnsi="Times New Roman" w:cs="Times New Roman"/>
          <w:sz w:val="24"/>
          <w:szCs w:val="24"/>
        </w:rPr>
        <w:t>ce projet</w:t>
      </w:r>
      <w:r w:rsidRPr="00175291">
        <w:rPr>
          <w:rFonts w:ascii="Times New Roman" w:hAnsi="Times New Roman" w:cs="Times New Roman"/>
          <w:sz w:val="24"/>
          <w:szCs w:val="24"/>
        </w:rPr>
        <w:t xml:space="preserve"> priorise la sécurité, la scalabilité et la compatibilité avec les outils Microsoft.</w:t>
      </w:r>
    </w:p>
    <w:p w14:paraId="117BBF4E" w14:textId="39321AB2" w:rsidR="00942E16" w:rsidRPr="00175291" w:rsidRDefault="00942E16" w:rsidP="00175291">
      <w:pPr>
        <w:spacing w:line="360" w:lineRule="auto"/>
        <w:jc w:val="both"/>
        <w:rPr>
          <w:rFonts w:ascii="Times New Roman" w:hAnsi="Times New Roman" w:cs="Times New Roman"/>
          <w:sz w:val="24"/>
          <w:szCs w:val="24"/>
        </w:rPr>
      </w:pPr>
      <w:r w:rsidRPr="00175291">
        <w:rPr>
          <w:rFonts w:ascii="Times New Roman" w:hAnsi="Times New Roman" w:cs="Times New Roman"/>
          <w:b/>
          <w:sz w:val="24"/>
          <w:szCs w:val="24"/>
          <w:u w:val="single"/>
        </w:rPr>
        <w:t>Mots-clés</w:t>
      </w:r>
      <w:r w:rsidRPr="00175291">
        <w:rPr>
          <w:rFonts w:ascii="Times New Roman" w:hAnsi="Times New Roman" w:cs="Times New Roman"/>
          <w:sz w:val="24"/>
          <w:szCs w:val="24"/>
        </w:rPr>
        <w:t xml:space="preserve"> : </w:t>
      </w:r>
      <w:r w:rsidR="00030860" w:rsidRPr="00175291">
        <w:rPr>
          <w:rFonts w:ascii="Times New Roman" w:hAnsi="Times New Roman" w:cs="Times New Roman"/>
          <w:sz w:val="24"/>
          <w:szCs w:val="24"/>
        </w:rPr>
        <w:t xml:space="preserve">active directory, activité, </w:t>
      </w:r>
      <w:r w:rsidRPr="00175291">
        <w:rPr>
          <w:rFonts w:ascii="Times New Roman" w:hAnsi="Times New Roman" w:cs="Times New Roman"/>
          <w:sz w:val="24"/>
          <w:szCs w:val="24"/>
        </w:rPr>
        <w:t xml:space="preserve">gestion de projet, </w:t>
      </w:r>
      <w:r w:rsidR="009B01D3" w:rsidRPr="00175291">
        <w:rPr>
          <w:rFonts w:ascii="Times New Roman" w:hAnsi="Times New Roman" w:cs="Times New Roman"/>
          <w:sz w:val="24"/>
          <w:szCs w:val="24"/>
        </w:rPr>
        <w:t xml:space="preserve">projet, </w:t>
      </w:r>
      <w:r w:rsidR="00030860" w:rsidRPr="00175291">
        <w:rPr>
          <w:rFonts w:ascii="Times New Roman" w:hAnsi="Times New Roman" w:cs="Times New Roman"/>
          <w:sz w:val="24"/>
          <w:szCs w:val="24"/>
        </w:rPr>
        <w:t>tâche</w:t>
      </w:r>
      <w:r w:rsidR="009B01D3" w:rsidRPr="00175291">
        <w:rPr>
          <w:rFonts w:ascii="Times New Roman" w:hAnsi="Times New Roman" w:cs="Times New Roman"/>
          <w:sz w:val="24"/>
          <w:szCs w:val="24"/>
        </w:rPr>
        <w:t>.</w:t>
      </w:r>
    </w:p>
    <w:p w14:paraId="41DCE249" w14:textId="77777777" w:rsidR="00F36AFE" w:rsidRPr="00175291" w:rsidRDefault="00F36AFE" w:rsidP="00175291">
      <w:pPr>
        <w:spacing w:line="360" w:lineRule="auto"/>
        <w:jc w:val="both"/>
        <w:rPr>
          <w:rFonts w:ascii="Times New Roman" w:hAnsi="Times New Roman" w:cs="Times New Roman"/>
          <w:sz w:val="24"/>
          <w:szCs w:val="24"/>
        </w:rPr>
      </w:pPr>
    </w:p>
    <w:p w14:paraId="1B174C5B" w14:textId="51E1F059" w:rsidR="007F702A" w:rsidRPr="002A5A20" w:rsidRDefault="008B1888" w:rsidP="00AF5AA6">
      <w:pPr>
        <w:pStyle w:val="Titre1"/>
        <w:spacing w:line="360" w:lineRule="auto"/>
        <w:jc w:val="center"/>
        <w:rPr>
          <w:rFonts w:ascii="Times New Roman" w:hAnsi="Times New Roman" w:cs="Times New Roman"/>
          <w:b/>
          <w:color w:val="auto"/>
          <w:sz w:val="24"/>
          <w:szCs w:val="24"/>
          <w:lang w:val="en-US"/>
        </w:rPr>
      </w:pPr>
      <w:bookmarkStart w:id="745" w:name="_Toc182399176"/>
      <w:bookmarkStart w:id="746" w:name="_Toc182399645"/>
      <w:r w:rsidRPr="002A5A20">
        <w:rPr>
          <w:rFonts w:ascii="Times New Roman" w:hAnsi="Times New Roman" w:cs="Times New Roman"/>
          <w:b/>
          <w:color w:val="auto"/>
          <w:sz w:val="24"/>
          <w:szCs w:val="24"/>
          <w:lang w:val="en-US"/>
        </w:rPr>
        <w:t>ABSTRACT</w:t>
      </w:r>
      <w:bookmarkEnd w:id="745"/>
      <w:bookmarkEnd w:id="746"/>
    </w:p>
    <w:p w14:paraId="63CE5A66" w14:textId="1D0FFFC0" w:rsidR="00F36AFE" w:rsidRPr="00175291" w:rsidRDefault="00942E16" w:rsidP="00175291">
      <w:pPr>
        <w:spacing w:line="360" w:lineRule="auto"/>
        <w:ind w:firstLine="708"/>
        <w:jc w:val="both"/>
        <w:rPr>
          <w:rFonts w:ascii="Times New Roman" w:hAnsi="Times New Roman" w:cs="Times New Roman"/>
          <w:sz w:val="24"/>
          <w:szCs w:val="24"/>
          <w:lang w:val="en-US"/>
        </w:rPr>
      </w:pPr>
      <w:r w:rsidRPr="00175291">
        <w:rPr>
          <w:rFonts w:ascii="Times New Roman" w:hAnsi="Times New Roman" w:cs="Times New Roman"/>
          <w:sz w:val="24"/>
          <w:szCs w:val="24"/>
          <w:lang w:val="en-US"/>
        </w:rPr>
        <w:t>This document is the result of several stages</w:t>
      </w:r>
      <w:r w:rsidR="00365CC5" w:rsidRPr="00175291">
        <w:rPr>
          <w:rFonts w:ascii="Times New Roman" w:hAnsi="Times New Roman" w:cs="Times New Roman"/>
          <w:sz w:val="24"/>
          <w:szCs w:val="24"/>
          <w:lang w:val="en-US"/>
        </w:rPr>
        <w:t xml:space="preserve"> to create a tool for project management; those stages </w:t>
      </w:r>
      <w:r w:rsidR="00F36DA2" w:rsidRPr="00175291">
        <w:rPr>
          <w:rFonts w:ascii="Times New Roman" w:hAnsi="Times New Roman" w:cs="Times New Roman"/>
          <w:sz w:val="24"/>
          <w:szCs w:val="24"/>
          <w:lang w:val="en-US"/>
        </w:rPr>
        <w:t>go</w:t>
      </w:r>
      <w:r w:rsidR="00365CC5" w:rsidRPr="00175291">
        <w:rPr>
          <w:rFonts w:ascii="Times New Roman" w:hAnsi="Times New Roman" w:cs="Times New Roman"/>
          <w:sz w:val="24"/>
          <w:szCs w:val="24"/>
          <w:lang w:val="en-US"/>
        </w:rPr>
        <w:t xml:space="preserve"> from the conception to the realization and end with the deployment. For the realization of this project, we used Agile for conception method, .NET and react as programming languages, Visual paradigm as modelling tool for the diagram in the conception phase, and vs code as Integrated Development Environment.</w:t>
      </w:r>
    </w:p>
    <w:p w14:paraId="0A6A2BE1" w14:textId="7482C0D1" w:rsidR="00365CC5" w:rsidRPr="00175291" w:rsidRDefault="00655B09" w:rsidP="00175291">
      <w:pPr>
        <w:tabs>
          <w:tab w:val="left" w:pos="3636"/>
        </w:tabs>
        <w:spacing w:line="360" w:lineRule="auto"/>
        <w:jc w:val="both"/>
        <w:rPr>
          <w:rFonts w:ascii="Times New Roman" w:hAnsi="Times New Roman" w:cs="Times New Roman"/>
          <w:sz w:val="24"/>
          <w:szCs w:val="24"/>
          <w:lang w:val="en-US"/>
        </w:rPr>
      </w:pPr>
      <w:r w:rsidRPr="00175291">
        <w:rPr>
          <w:rFonts w:ascii="Times New Roman" w:hAnsi="Times New Roman" w:cs="Times New Roman"/>
          <w:sz w:val="24"/>
          <w:szCs w:val="24"/>
          <w:lang w:val="en-US"/>
        </w:rPr>
        <w:t xml:space="preserve">            </w:t>
      </w:r>
      <w:r w:rsidR="00365CC5" w:rsidRPr="00175291">
        <w:rPr>
          <w:rFonts w:ascii="Times New Roman" w:hAnsi="Times New Roman" w:cs="Times New Roman"/>
          <w:sz w:val="24"/>
          <w:szCs w:val="24"/>
          <w:lang w:val="en-US"/>
        </w:rPr>
        <w:t>This tool is developed cause of a lack of visibility in the ongoing project and the activities of all collaborators. The tools and components used in this project prioritize security</w:t>
      </w:r>
      <w:r w:rsidR="00BC6EAF" w:rsidRPr="00175291">
        <w:rPr>
          <w:rFonts w:ascii="Times New Roman" w:hAnsi="Times New Roman" w:cs="Times New Roman"/>
          <w:sz w:val="24"/>
          <w:szCs w:val="24"/>
          <w:lang w:val="en-US"/>
        </w:rPr>
        <w:t>, scalability and compatibility with Microsoft tool.</w:t>
      </w:r>
    </w:p>
    <w:p w14:paraId="326020EB" w14:textId="1FB7B7C2" w:rsidR="00BC6EAF" w:rsidRPr="00175291" w:rsidRDefault="00BC6EAF" w:rsidP="00175291">
      <w:pPr>
        <w:tabs>
          <w:tab w:val="left" w:pos="3636"/>
        </w:tabs>
        <w:spacing w:line="360" w:lineRule="auto"/>
        <w:jc w:val="both"/>
        <w:rPr>
          <w:rFonts w:ascii="Times New Roman" w:hAnsi="Times New Roman" w:cs="Times New Roman"/>
          <w:sz w:val="24"/>
          <w:szCs w:val="24"/>
          <w:lang w:val="en-US"/>
        </w:rPr>
      </w:pPr>
      <w:r w:rsidRPr="00175291">
        <w:rPr>
          <w:rFonts w:ascii="Times New Roman" w:hAnsi="Times New Roman" w:cs="Times New Roman"/>
          <w:b/>
          <w:sz w:val="24"/>
          <w:szCs w:val="24"/>
          <w:u w:val="single"/>
          <w:lang w:val="en-US"/>
        </w:rPr>
        <w:t>Keywords</w:t>
      </w:r>
      <w:r w:rsidRPr="00175291">
        <w:rPr>
          <w:rFonts w:ascii="Times New Roman" w:hAnsi="Times New Roman" w:cs="Times New Roman"/>
          <w:sz w:val="24"/>
          <w:szCs w:val="24"/>
          <w:lang w:val="en-US"/>
        </w:rPr>
        <w:t xml:space="preserve">: </w:t>
      </w:r>
      <w:r w:rsidR="00030860" w:rsidRPr="00175291">
        <w:rPr>
          <w:rFonts w:ascii="Times New Roman" w:hAnsi="Times New Roman" w:cs="Times New Roman"/>
          <w:sz w:val="24"/>
          <w:szCs w:val="24"/>
          <w:lang w:val="en-US"/>
        </w:rPr>
        <w:t xml:space="preserve">active directory, activity, </w:t>
      </w:r>
      <w:r w:rsidRPr="00175291">
        <w:rPr>
          <w:rFonts w:ascii="Times New Roman" w:hAnsi="Times New Roman" w:cs="Times New Roman"/>
          <w:sz w:val="24"/>
          <w:szCs w:val="24"/>
          <w:lang w:val="en-US"/>
        </w:rPr>
        <w:t xml:space="preserve">project </w:t>
      </w:r>
      <w:r w:rsidR="00030860" w:rsidRPr="00175291">
        <w:rPr>
          <w:rFonts w:ascii="Times New Roman" w:hAnsi="Times New Roman" w:cs="Times New Roman"/>
          <w:sz w:val="24"/>
          <w:szCs w:val="24"/>
          <w:lang w:val="en-US"/>
        </w:rPr>
        <w:t>management,</w:t>
      </w:r>
      <w:r w:rsidR="009B01D3" w:rsidRPr="00175291">
        <w:rPr>
          <w:rFonts w:ascii="Times New Roman" w:hAnsi="Times New Roman" w:cs="Times New Roman"/>
          <w:sz w:val="24"/>
          <w:szCs w:val="24"/>
          <w:lang w:val="en-US"/>
        </w:rPr>
        <w:t xml:space="preserve"> project,</w:t>
      </w:r>
      <w:r w:rsidR="00030860" w:rsidRPr="00175291">
        <w:rPr>
          <w:rFonts w:ascii="Times New Roman" w:hAnsi="Times New Roman" w:cs="Times New Roman"/>
          <w:sz w:val="24"/>
          <w:szCs w:val="24"/>
          <w:lang w:val="en-US"/>
        </w:rPr>
        <w:t xml:space="preserve"> task</w:t>
      </w:r>
      <w:r w:rsidR="009B01D3" w:rsidRPr="00175291">
        <w:rPr>
          <w:rFonts w:ascii="Times New Roman" w:hAnsi="Times New Roman" w:cs="Times New Roman"/>
          <w:sz w:val="24"/>
          <w:szCs w:val="24"/>
          <w:lang w:val="en-US"/>
        </w:rPr>
        <w:t>.</w:t>
      </w:r>
    </w:p>
    <w:p w14:paraId="11BCC616" w14:textId="2A652962" w:rsidR="00365CC5" w:rsidRPr="00175291" w:rsidRDefault="00365CC5" w:rsidP="00175291">
      <w:pPr>
        <w:spacing w:line="360" w:lineRule="auto"/>
        <w:jc w:val="both"/>
        <w:rPr>
          <w:rFonts w:ascii="Times New Roman" w:hAnsi="Times New Roman" w:cs="Times New Roman"/>
          <w:sz w:val="24"/>
          <w:szCs w:val="24"/>
          <w:lang w:val="en-US"/>
        </w:rPr>
      </w:pPr>
      <w:r w:rsidRPr="00175291">
        <w:rPr>
          <w:rFonts w:ascii="Times New Roman" w:hAnsi="Times New Roman" w:cs="Times New Roman"/>
          <w:sz w:val="24"/>
          <w:szCs w:val="24"/>
          <w:lang w:val="en-US"/>
        </w:rPr>
        <w:t xml:space="preserve"> </w:t>
      </w:r>
    </w:p>
    <w:p w14:paraId="16C142C0" w14:textId="77777777" w:rsidR="00A447FB" w:rsidRPr="00175291" w:rsidRDefault="00A447FB" w:rsidP="00175291">
      <w:pPr>
        <w:spacing w:line="360" w:lineRule="auto"/>
        <w:jc w:val="both"/>
        <w:rPr>
          <w:rFonts w:ascii="Times New Roman" w:hAnsi="Times New Roman" w:cs="Times New Roman"/>
          <w:sz w:val="24"/>
          <w:szCs w:val="24"/>
          <w:lang w:val="en-US"/>
        </w:rPr>
      </w:pPr>
    </w:p>
    <w:p w14:paraId="296AAFDD" w14:textId="77777777" w:rsidR="00A447FB" w:rsidRPr="00175291" w:rsidRDefault="00A447FB" w:rsidP="00175291">
      <w:pPr>
        <w:spacing w:line="360" w:lineRule="auto"/>
        <w:jc w:val="both"/>
        <w:rPr>
          <w:rFonts w:ascii="Times New Roman" w:hAnsi="Times New Roman" w:cs="Times New Roman"/>
          <w:sz w:val="24"/>
          <w:szCs w:val="24"/>
          <w:lang w:val="en-US"/>
        </w:rPr>
      </w:pPr>
    </w:p>
    <w:p w14:paraId="2FF8F932"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7D7CD145"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387549AA"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697D381"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999C00D"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6A69716F"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6A31B0CC"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F587D85"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50D41103"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729D74AE"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1D923A30"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0DCF0A66" w14:textId="77777777" w:rsidR="000B0605" w:rsidRPr="00175291" w:rsidRDefault="000B0605" w:rsidP="00175291">
      <w:pPr>
        <w:spacing w:after="0" w:line="360" w:lineRule="auto"/>
        <w:jc w:val="both"/>
        <w:rPr>
          <w:rFonts w:ascii="Times New Roman" w:hAnsi="Times New Roman" w:cs="Times New Roman"/>
          <w:sz w:val="24"/>
          <w:szCs w:val="24"/>
          <w:lang w:val="en-US"/>
        </w:rPr>
      </w:pPr>
    </w:p>
    <w:p w14:paraId="3B8EF642" w14:textId="77777777" w:rsidR="000B0605" w:rsidRPr="00175291" w:rsidRDefault="000B0605" w:rsidP="00175291">
      <w:pPr>
        <w:spacing w:line="360" w:lineRule="auto"/>
        <w:jc w:val="both"/>
        <w:rPr>
          <w:rFonts w:ascii="Times New Roman" w:hAnsi="Times New Roman" w:cs="Times New Roman"/>
          <w:sz w:val="24"/>
          <w:szCs w:val="24"/>
          <w:lang w:val="en-US"/>
        </w:rPr>
      </w:pPr>
    </w:p>
    <w:p w14:paraId="478374FD" w14:textId="77777777" w:rsidR="000B0605" w:rsidRPr="00175291" w:rsidRDefault="000B0605" w:rsidP="00175291">
      <w:pPr>
        <w:spacing w:line="360" w:lineRule="auto"/>
        <w:jc w:val="both"/>
        <w:rPr>
          <w:rFonts w:ascii="Times New Roman" w:hAnsi="Times New Roman" w:cs="Times New Roman"/>
          <w:sz w:val="24"/>
          <w:szCs w:val="24"/>
          <w:lang w:val="en-US"/>
        </w:rPr>
      </w:pPr>
    </w:p>
    <w:sectPr w:rsidR="000B0605" w:rsidRPr="00175291" w:rsidSect="00D54BF6">
      <w:pgSz w:w="11906" w:h="16838"/>
      <w:pgMar w:top="1417" w:right="1417" w:bottom="1417" w:left="1417" w:header="708" w:footer="708"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4FB40" w14:textId="77777777" w:rsidR="00AD276B" w:rsidRDefault="00AD276B" w:rsidP="009D7C94">
      <w:pPr>
        <w:spacing w:after="0" w:line="240" w:lineRule="auto"/>
      </w:pPr>
      <w:r>
        <w:separator/>
      </w:r>
    </w:p>
  </w:endnote>
  <w:endnote w:type="continuationSeparator" w:id="0">
    <w:p w14:paraId="310F06CD" w14:textId="77777777" w:rsidR="00AD276B" w:rsidRDefault="00AD276B" w:rsidP="009D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8550502"/>
      <w:docPartObj>
        <w:docPartGallery w:val="Page Numbers (Bottom of Page)"/>
        <w:docPartUnique/>
      </w:docPartObj>
    </w:sdtPr>
    <w:sdtContent>
      <w:p w14:paraId="091F3B83" w14:textId="34F20A4E" w:rsidR="00AF5AA6" w:rsidRDefault="00000000">
        <w:pPr>
          <w:pStyle w:val="Pieddepage"/>
          <w:jc w:val="center"/>
        </w:pPr>
      </w:p>
    </w:sdtContent>
  </w:sdt>
  <w:p w14:paraId="5F615549" w14:textId="77777777" w:rsidR="00AF5AA6" w:rsidRDefault="00AF5A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7003232"/>
      <w:docPartObj>
        <w:docPartGallery w:val="Page Numbers (Bottom of Page)"/>
        <w:docPartUnique/>
      </w:docPartObj>
    </w:sdtPr>
    <w:sdtContent>
      <w:p w14:paraId="59079859" w14:textId="43AB31B6" w:rsidR="00AF5AA6" w:rsidRDefault="00AF5AA6">
        <w:pPr>
          <w:pStyle w:val="Pieddepage"/>
          <w:jc w:val="center"/>
        </w:pPr>
        <w:r>
          <w:fldChar w:fldCharType="begin"/>
        </w:r>
        <w:r>
          <w:instrText>PAGE   \* MERGEFORMAT</w:instrText>
        </w:r>
        <w:r>
          <w:fldChar w:fldCharType="separate"/>
        </w:r>
        <w:r>
          <w:t>2</w:t>
        </w:r>
        <w:r>
          <w:fldChar w:fldCharType="end"/>
        </w:r>
      </w:p>
    </w:sdtContent>
  </w:sdt>
  <w:p w14:paraId="1084ACCE" w14:textId="77777777" w:rsidR="00AF5AA6" w:rsidRDefault="00AF5AA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5232759"/>
      <w:docPartObj>
        <w:docPartGallery w:val="Page Numbers (Bottom of Page)"/>
        <w:docPartUnique/>
      </w:docPartObj>
    </w:sdtPr>
    <w:sdtContent>
      <w:p w14:paraId="2D3AFBEA" w14:textId="681E1779" w:rsidR="00AF5AA6" w:rsidRDefault="00AF5AA6">
        <w:pPr>
          <w:pStyle w:val="Pieddepage"/>
          <w:jc w:val="center"/>
        </w:pPr>
        <w:r>
          <w:fldChar w:fldCharType="begin"/>
        </w:r>
        <w:r>
          <w:instrText>PAGE   \* MERGEFORMAT</w:instrText>
        </w:r>
        <w:r>
          <w:fldChar w:fldCharType="separate"/>
        </w:r>
        <w:r>
          <w:t>2</w:t>
        </w:r>
        <w:r>
          <w:fldChar w:fldCharType="end"/>
        </w:r>
      </w:p>
    </w:sdtContent>
  </w:sdt>
  <w:p w14:paraId="3747EF42" w14:textId="77777777" w:rsidR="00AF5AA6" w:rsidRDefault="00AF5A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0CDA9" w14:textId="77777777" w:rsidR="00AD276B" w:rsidRDefault="00AD276B" w:rsidP="009D7C94">
      <w:pPr>
        <w:spacing w:after="0" w:line="240" w:lineRule="auto"/>
      </w:pPr>
      <w:r>
        <w:separator/>
      </w:r>
    </w:p>
  </w:footnote>
  <w:footnote w:type="continuationSeparator" w:id="0">
    <w:p w14:paraId="38DE3458" w14:textId="77777777" w:rsidR="00AD276B" w:rsidRDefault="00AD276B" w:rsidP="009D7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900CF"/>
    <w:multiLevelType w:val="multilevel"/>
    <w:tmpl w:val="84FE9626"/>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 w15:restartNumberingAfterBreak="0">
    <w:nsid w:val="11DA07B7"/>
    <w:multiLevelType w:val="multilevel"/>
    <w:tmpl w:val="481CBEFC"/>
    <w:lvl w:ilvl="0">
      <w:start w:val="1"/>
      <w:numFmt w:val="bullet"/>
      <w:lvlText w:val="-"/>
      <w:lvlJc w:val="left"/>
      <w:pPr>
        <w:ind w:left="1428" w:hanging="142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148" w:hanging="2148"/>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868" w:hanging="2868"/>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588" w:hanging="3588"/>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308" w:hanging="4308"/>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5028" w:hanging="5028"/>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748" w:hanging="5748"/>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468" w:hanging="6468"/>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188" w:hanging="7188"/>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123A667E"/>
    <w:multiLevelType w:val="hybridMultilevel"/>
    <w:tmpl w:val="87287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5D57A0"/>
    <w:multiLevelType w:val="multilevel"/>
    <w:tmpl w:val="CC2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14336"/>
    <w:multiLevelType w:val="multilevel"/>
    <w:tmpl w:val="70201606"/>
    <w:lvl w:ilvl="0">
      <w:start w:val="1"/>
      <w:numFmt w:val="bullet"/>
      <w:lvlText w:val="•"/>
      <w:lvlJc w:val="left"/>
      <w:pPr>
        <w:ind w:left="766" w:hanging="766"/>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86" w:hanging="148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206" w:hanging="220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926" w:hanging="2926"/>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46" w:hanging="364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66" w:hanging="436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86" w:hanging="5086"/>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806" w:hanging="5806"/>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526" w:hanging="6526"/>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5" w15:restartNumberingAfterBreak="0">
    <w:nsid w:val="1C8665E0"/>
    <w:multiLevelType w:val="hybridMultilevel"/>
    <w:tmpl w:val="3E3CD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C71CFF"/>
    <w:multiLevelType w:val="hybridMultilevel"/>
    <w:tmpl w:val="3C46C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984D40"/>
    <w:multiLevelType w:val="hybridMultilevel"/>
    <w:tmpl w:val="CDD84C14"/>
    <w:lvl w:ilvl="0" w:tplc="F3DCC386">
      <w:start w:val="2"/>
      <w:numFmt w:val="bullet"/>
      <w:lvlText w:val=""/>
      <w:lvlJc w:val="left"/>
      <w:pPr>
        <w:ind w:left="720" w:hanging="360"/>
      </w:pPr>
      <w:rPr>
        <w:rFonts w:ascii="Symbol" w:eastAsiaTheme="minorHAnsi" w:hAnsi="Symbol"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883E4D"/>
    <w:multiLevelType w:val="multilevel"/>
    <w:tmpl w:val="AA4CC3A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9" w15:restartNumberingAfterBreak="0">
    <w:nsid w:val="26BC3D39"/>
    <w:multiLevelType w:val="multilevel"/>
    <w:tmpl w:val="ED2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33FB8"/>
    <w:multiLevelType w:val="multilevel"/>
    <w:tmpl w:val="54D25680"/>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1" w15:restartNumberingAfterBreak="0">
    <w:nsid w:val="2A2B6771"/>
    <w:multiLevelType w:val="hybridMultilevel"/>
    <w:tmpl w:val="3A12533C"/>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687108"/>
    <w:multiLevelType w:val="hybridMultilevel"/>
    <w:tmpl w:val="25CC8D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7F69CC"/>
    <w:multiLevelType w:val="multilevel"/>
    <w:tmpl w:val="299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40142"/>
    <w:multiLevelType w:val="hybridMultilevel"/>
    <w:tmpl w:val="CB5042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ACF4F9B"/>
    <w:multiLevelType w:val="multilevel"/>
    <w:tmpl w:val="55DC44EE"/>
    <w:lvl w:ilvl="0">
      <w:start w:val="1"/>
      <w:numFmt w:val="bullet"/>
      <w:lvlText w:val="o"/>
      <w:lvlJc w:val="left"/>
      <w:pPr>
        <w:ind w:left="1428"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6" w15:restartNumberingAfterBreak="0">
    <w:nsid w:val="3D1043AF"/>
    <w:multiLevelType w:val="multilevel"/>
    <w:tmpl w:val="C8B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E221B"/>
    <w:multiLevelType w:val="multilevel"/>
    <w:tmpl w:val="B554F73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1777B"/>
    <w:multiLevelType w:val="multilevel"/>
    <w:tmpl w:val="FF701482"/>
    <w:lvl w:ilvl="0">
      <w:start w:val="1"/>
      <w:numFmt w:val="bullet"/>
      <w:lvlText w:val="•"/>
      <w:lvlJc w:val="left"/>
      <w:pPr>
        <w:ind w:left="720" w:hanging="72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9" w15:restartNumberingAfterBreak="0">
    <w:nsid w:val="56582316"/>
    <w:multiLevelType w:val="hybridMultilevel"/>
    <w:tmpl w:val="5D6A4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F25C61"/>
    <w:multiLevelType w:val="hybridMultilevel"/>
    <w:tmpl w:val="6ECC1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6124AB"/>
    <w:multiLevelType w:val="hybridMultilevel"/>
    <w:tmpl w:val="C86EC2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E344250"/>
    <w:multiLevelType w:val="multilevel"/>
    <w:tmpl w:val="833E7556"/>
    <w:lvl w:ilvl="0">
      <w:start w:val="1"/>
      <w:numFmt w:val="bullet"/>
      <w:lvlText w:val="-"/>
      <w:lvlJc w:val="left"/>
      <w:pPr>
        <w:ind w:left="1776" w:hanging="177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2496" w:hanging="2496"/>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3216" w:hanging="3216"/>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936" w:hanging="3936"/>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656" w:hanging="4656"/>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5376" w:hanging="5376"/>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6096" w:hanging="6096"/>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816" w:hanging="6816"/>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7536" w:hanging="7536"/>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3" w15:restartNumberingAfterBreak="0">
    <w:nsid w:val="63D47E16"/>
    <w:multiLevelType w:val="hybridMultilevel"/>
    <w:tmpl w:val="E6AC05F2"/>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E6056B"/>
    <w:multiLevelType w:val="hybridMultilevel"/>
    <w:tmpl w:val="036C837E"/>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0E312FA"/>
    <w:multiLevelType w:val="multilevel"/>
    <w:tmpl w:val="7CF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05622"/>
    <w:multiLevelType w:val="hybridMultilevel"/>
    <w:tmpl w:val="4C8A9E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696ADD"/>
    <w:multiLevelType w:val="hybridMultilevel"/>
    <w:tmpl w:val="84927B8A"/>
    <w:lvl w:ilvl="0" w:tplc="BB2AAF74">
      <w:start w:val="201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595327D"/>
    <w:multiLevelType w:val="hybridMultilevel"/>
    <w:tmpl w:val="3BDCE4DE"/>
    <w:lvl w:ilvl="0" w:tplc="A7E0BF5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024DAD"/>
    <w:multiLevelType w:val="multilevel"/>
    <w:tmpl w:val="641A9786"/>
    <w:lvl w:ilvl="0">
      <w:start w:val="1"/>
      <w:numFmt w:val="bullet"/>
      <w:lvlText w:val="-"/>
      <w:lvlJc w:val="left"/>
      <w:pPr>
        <w:ind w:left="283" w:hanging="28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0" w15:restartNumberingAfterBreak="0">
    <w:nsid w:val="772352C4"/>
    <w:multiLevelType w:val="multilevel"/>
    <w:tmpl w:val="C0E834E0"/>
    <w:lvl w:ilvl="0">
      <w:start w:val="1"/>
      <w:numFmt w:val="bullet"/>
      <w:lvlText w:val="✔"/>
      <w:lvlJc w:val="left"/>
      <w:pPr>
        <w:ind w:left="720" w:hanging="7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
      <w:lvlJc w:val="left"/>
      <w:pPr>
        <w:ind w:left="1440" w:hanging="14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4">
      <w:start w:val="1"/>
      <w:numFmt w:val="bullet"/>
      <w:lvlText w:val="□"/>
      <w:lvlJc w:val="left"/>
      <w:pPr>
        <w:ind w:left="3600" w:hanging="360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7">
      <w:start w:val="1"/>
      <w:numFmt w:val="bullet"/>
      <w:lvlText w:val="□"/>
      <w:lvlJc w:val="left"/>
      <w:pPr>
        <w:ind w:left="5760" w:hanging="5760"/>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4"/>
        <w:szCs w:val="24"/>
        <w:u w:val="none"/>
        <w:shd w:val="clear" w:color="auto" w:fill="auto"/>
        <w:vertAlign w:val="baseline"/>
      </w:rPr>
    </w:lvl>
  </w:abstractNum>
  <w:abstractNum w:abstractNumId="31" w15:restartNumberingAfterBreak="0">
    <w:nsid w:val="7B151D78"/>
    <w:multiLevelType w:val="multilevel"/>
    <w:tmpl w:val="78F6EAAC"/>
    <w:lvl w:ilvl="0">
      <w:start w:val="1"/>
      <w:numFmt w:val="bullet"/>
      <w:lvlText w:val="-"/>
      <w:lvlJc w:val="left"/>
      <w:pPr>
        <w:ind w:left="333" w:hanging="33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129" w:hanging="1129"/>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49" w:hanging="1849"/>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69" w:hanging="2569"/>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89" w:hanging="3289"/>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009" w:hanging="4009"/>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729" w:hanging="4729"/>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49" w:hanging="5449"/>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69" w:hanging="6169"/>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269777730">
    <w:abstractNumId w:val="27"/>
  </w:num>
  <w:num w:numId="2" w16cid:durableId="233663873">
    <w:abstractNumId w:val="21"/>
  </w:num>
  <w:num w:numId="3" w16cid:durableId="260722368">
    <w:abstractNumId w:val="10"/>
  </w:num>
  <w:num w:numId="4" w16cid:durableId="890309732">
    <w:abstractNumId w:val="29"/>
  </w:num>
  <w:num w:numId="5" w16cid:durableId="1515533959">
    <w:abstractNumId w:val="31"/>
  </w:num>
  <w:num w:numId="6" w16cid:durableId="756706328">
    <w:abstractNumId w:val="18"/>
  </w:num>
  <w:num w:numId="7" w16cid:durableId="1837845655">
    <w:abstractNumId w:val="30"/>
  </w:num>
  <w:num w:numId="8" w16cid:durableId="914820114">
    <w:abstractNumId w:val="4"/>
  </w:num>
  <w:num w:numId="9" w16cid:durableId="174345659">
    <w:abstractNumId w:val="8"/>
  </w:num>
  <w:num w:numId="10" w16cid:durableId="679964226">
    <w:abstractNumId w:val="22"/>
  </w:num>
  <w:num w:numId="11" w16cid:durableId="1132477379">
    <w:abstractNumId w:val="1"/>
  </w:num>
  <w:num w:numId="12" w16cid:durableId="1104226901">
    <w:abstractNumId w:val="15"/>
  </w:num>
  <w:num w:numId="13" w16cid:durableId="741752307">
    <w:abstractNumId w:val="0"/>
  </w:num>
  <w:num w:numId="14" w16cid:durableId="1679043911">
    <w:abstractNumId w:val="7"/>
  </w:num>
  <w:num w:numId="15" w16cid:durableId="1585069266">
    <w:abstractNumId w:val="12"/>
  </w:num>
  <w:num w:numId="16" w16cid:durableId="763378584">
    <w:abstractNumId w:val="2"/>
  </w:num>
  <w:num w:numId="17" w16cid:durableId="567958320">
    <w:abstractNumId w:val="3"/>
  </w:num>
  <w:num w:numId="18" w16cid:durableId="1349260071">
    <w:abstractNumId w:val="9"/>
  </w:num>
  <w:num w:numId="19" w16cid:durableId="1315334130">
    <w:abstractNumId w:val="25"/>
  </w:num>
  <w:num w:numId="20" w16cid:durableId="1762950040">
    <w:abstractNumId w:val="17"/>
  </w:num>
  <w:num w:numId="21" w16cid:durableId="845945764">
    <w:abstractNumId w:val="16"/>
  </w:num>
  <w:num w:numId="22" w16cid:durableId="423917772">
    <w:abstractNumId w:val="13"/>
  </w:num>
  <w:num w:numId="23" w16cid:durableId="1449547470">
    <w:abstractNumId w:val="28"/>
  </w:num>
  <w:num w:numId="24" w16cid:durableId="576669579">
    <w:abstractNumId w:val="24"/>
  </w:num>
  <w:num w:numId="25" w16cid:durableId="809202277">
    <w:abstractNumId w:val="11"/>
  </w:num>
  <w:num w:numId="26" w16cid:durableId="1193111583">
    <w:abstractNumId w:val="23"/>
  </w:num>
  <w:num w:numId="27" w16cid:durableId="1919173198">
    <w:abstractNumId w:val="26"/>
  </w:num>
  <w:num w:numId="28" w16cid:durableId="1549417140">
    <w:abstractNumId w:val="19"/>
  </w:num>
  <w:num w:numId="29" w16cid:durableId="1239092807">
    <w:abstractNumId w:val="20"/>
  </w:num>
  <w:num w:numId="30" w16cid:durableId="1998804611">
    <w:abstractNumId w:val="14"/>
  </w:num>
  <w:num w:numId="31" w16cid:durableId="1593319793">
    <w:abstractNumId w:val="6"/>
  </w:num>
  <w:num w:numId="32" w16cid:durableId="2741442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mien ANDRIATSILAVINA (DSI)">
    <w15:presenceInfo w15:providerId="AD" w15:userId="S::00418@ravinala-airports.aero::a57aa27f-efe8-497b-b94a-652c4dd9e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53"/>
    <w:rsid w:val="0000369F"/>
    <w:rsid w:val="0000454D"/>
    <w:rsid w:val="00020B2E"/>
    <w:rsid w:val="00030860"/>
    <w:rsid w:val="0003701F"/>
    <w:rsid w:val="000604E2"/>
    <w:rsid w:val="00060AEF"/>
    <w:rsid w:val="00077C9B"/>
    <w:rsid w:val="00084720"/>
    <w:rsid w:val="00097205"/>
    <w:rsid w:val="000A08A7"/>
    <w:rsid w:val="000B0605"/>
    <w:rsid w:val="000D51F4"/>
    <w:rsid w:val="000E6DDE"/>
    <w:rsid w:val="00103938"/>
    <w:rsid w:val="0011650D"/>
    <w:rsid w:val="00124C89"/>
    <w:rsid w:val="00136BB4"/>
    <w:rsid w:val="00140655"/>
    <w:rsid w:val="001413C8"/>
    <w:rsid w:val="00141A96"/>
    <w:rsid w:val="00175291"/>
    <w:rsid w:val="00182274"/>
    <w:rsid w:val="001900C5"/>
    <w:rsid w:val="00190103"/>
    <w:rsid w:val="001B2225"/>
    <w:rsid w:val="001C4A22"/>
    <w:rsid w:val="001C7670"/>
    <w:rsid w:val="001D00B4"/>
    <w:rsid w:val="001D762B"/>
    <w:rsid w:val="001E347E"/>
    <w:rsid w:val="001E4944"/>
    <w:rsid w:val="001F2375"/>
    <w:rsid w:val="001F58A1"/>
    <w:rsid w:val="001F760E"/>
    <w:rsid w:val="002344F7"/>
    <w:rsid w:val="002371CF"/>
    <w:rsid w:val="00250F1A"/>
    <w:rsid w:val="00252476"/>
    <w:rsid w:val="00265EC4"/>
    <w:rsid w:val="00273D78"/>
    <w:rsid w:val="00275489"/>
    <w:rsid w:val="002873BA"/>
    <w:rsid w:val="002A5A20"/>
    <w:rsid w:val="002B34F1"/>
    <w:rsid w:val="002B5FF0"/>
    <w:rsid w:val="002E6381"/>
    <w:rsid w:val="002F2F9E"/>
    <w:rsid w:val="002F6F63"/>
    <w:rsid w:val="00315636"/>
    <w:rsid w:val="00324691"/>
    <w:rsid w:val="003249E6"/>
    <w:rsid w:val="00325FE2"/>
    <w:rsid w:val="0032656C"/>
    <w:rsid w:val="003329D8"/>
    <w:rsid w:val="00347443"/>
    <w:rsid w:val="00351E0E"/>
    <w:rsid w:val="00354C24"/>
    <w:rsid w:val="00356DE3"/>
    <w:rsid w:val="00362A0E"/>
    <w:rsid w:val="00365CC5"/>
    <w:rsid w:val="00370A1A"/>
    <w:rsid w:val="003804C5"/>
    <w:rsid w:val="003838E5"/>
    <w:rsid w:val="003903D6"/>
    <w:rsid w:val="003B49AD"/>
    <w:rsid w:val="003B6F5A"/>
    <w:rsid w:val="003B7D14"/>
    <w:rsid w:val="003C586C"/>
    <w:rsid w:val="003F414E"/>
    <w:rsid w:val="00402C2A"/>
    <w:rsid w:val="00402F88"/>
    <w:rsid w:val="00405589"/>
    <w:rsid w:val="00410F91"/>
    <w:rsid w:val="0043344C"/>
    <w:rsid w:val="004543D3"/>
    <w:rsid w:val="00462494"/>
    <w:rsid w:val="00473726"/>
    <w:rsid w:val="00481CEE"/>
    <w:rsid w:val="004C3923"/>
    <w:rsid w:val="004D182B"/>
    <w:rsid w:val="004D1C28"/>
    <w:rsid w:val="004D4666"/>
    <w:rsid w:val="004F61BA"/>
    <w:rsid w:val="00512277"/>
    <w:rsid w:val="00513464"/>
    <w:rsid w:val="00542E9A"/>
    <w:rsid w:val="00555AC3"/>
    <w:rsid w:val="0056219D"/>
    <w:rsid w:val="005636D9"/>
    <w:rsid w:val="0057427E"/>
    <w:rsid w:val="00592666"/>
    <w:rsid w:val="005A6B00"/>
    <w:rsid w:val="005B030C"/>
    <w:rsid w:val="005C3CDF"/>
    <w:rsid w:val="005C51AA"/>
    <w:rsid w:val="005D6414"/>
    <w:rsid w:val="005D645C"/>
    <w:rsid w:val="005E3BD1"/>
    <w:rsid w:val="005F079A"/>
    <w:rsid w:val="00604F9B"/>
    <w:rsid w:val="006276F3"/>
    <w:rsid w:val="00633F12"/>
    <w:rsid w:val="00642D0E"/>
    <w:rsid w:val="00652E28"/>
    <w:rsid w:val="00655B09"/>
    <w:rsid w:val="006634F4"/>
    <w:rsid w:val="00666710"/>
    <w:rsid w:val="00676CB7"/>
    <w:rsid w:val="00681F71"/>
    <w:rsid w:val="00685B1A"/>
    <w:rsid w:val="00697CD8"/>
    <w:rsid w:val="006B1C77"/>
    <w:rsid w:val="006C1702"/>
    <w:rsid w:val="006F2AB1"/>
    <w:rsid w:val="00726174"/>
    <w:rsid w:val="007378E3"/>
    <w:rsid w:val="00770A94"/>
    <w:rsid w:val="00774F83"/>
    <w:rsid w:val="00776863"/>
    <w:rsid w:val="00777FA4"/>
    <w:rsid w:val="00783205"/>
    <w:rsid w:val="00783D1A"/>
    <w:rsid w:val="00797901"/>
    <w:rsid w:val="007A04EB"/>
    <w:rsid w:val="007B4AA2"/>
    <w:rsid w:val="007C50C2"/>
    <w:rsid w:val="007C6675"/>
    <w:rsid w:val="007C6CAC"/>
    <w:rsid w:val="007E1182"/>
    <w:rsid w:val="007F0FF2"/>
    <w:rsid w:val="007F6BD6"/>
    <w:rsid w:val="007F702A"/>
    <w:rsid w:val="00805891"/>
    <w:rsid w:val="00825C8A"/>
    <w:rsid w:val="008313E0"/>
    <w:rsid w:val="00850A99"/>
    <w:rsid w:val="00855F9B"/>
    <w:rsid w:val="00864251"/>
    <w:rsid w:val="00866108"/>
    <w:rsid w:val="008767C0"/>
    <w:rsid w:val="00877331"/>
    <w:rsid w:val="008869D2"/>
    <w:rsid w:val="008903FE"/>
    <w:rsid w:val="00893D61"/>
    <w:rsid w:val="008A032C"/>
    <w:rsid w:val="008A4DB6"/>
    <w:rsid w:val="008B1888"/>
    <w:rsid w:val="008B2B6C"/>
    <w:rsid w:val="008C215A"/>
    <w:rsid w:val="008D1EC6"/>
    <w:rsid w:val="00925840"/>
    <w:rsid w:val="00942E16"/>
    <w:rsid w:val="009513A3"/>
    <w:rsid w:val="00954774"/>
    <w:rsid w:val="00976D37"/>
    <w:rsid w:val="00981C38"/>
    <w:rsid w:val="00990BBC"/>
    <w:rsid w:val="009A171B"/>
    <w:rsid w:val="009B01D3"/>
    <w:rsid w:val="009B067B"/>
    <w:rsid w:val="009C273B"/>
    <w:rsid w:val="009D7C94"/>
    <w:rsid w:val="009E7EB7"/>
    <w:rsid w:val="00A150BA"/>
    <w:rsid w:val="00A23442"/>
    <w:rsid w:val="00A4178D"/>
    <w:rsid w:val="00A447FB"/>
    <w:rsid w:val="00A55DAE"/>
    <w:rsid w:val="00A6698E"/>
    <w:rsid w:val="00A73D43"/>
    <w:rsid w:val="00A76353"/>
    <w:rsid w:val="00A7799F"/>
    <w:rsid w:val="00A77B1B"/>
    <w:rsid w:val="00AB59D4"/>
    <w:rsid w:val="00AC68CA"/>
    <w:rsid w:val="00AD1242"/>
    <w:rsid w:val="00AD276B"/>
    <w:rsid w:val="00AD3519"/>
    <w:rsid w:val="00AD3AAB"/>
    <w:rsid w:val="00AD4401"/>
    <w:rsid w:val="00AF0946"/>
    <w:rsid w:val="00AF5AA6"/>
    <w:rsid w:val="00B12705"/>
    <w:rsid w:val="00B24E03"/>
    <w:rsid w:val="00B30C91"/>
    <w:rsid w:val="00B34DC3"/>
    <w:rsid w:val="00B357D6"/>
    <w:rsid w:val="00B43F9F"/>
    <w:rsid w:val="00B45ACE"/>
    <w:rsid w:val="00B45B66"/>
    <w:rsid w:val="00B470A6"/>
    <w:rsid w:val="00B52205"/>
    <w:rsid w:val="00B52351"/>
    <w:rsid w:val="00B55AB6"/>
    <w:rsid w:val="00B567F3"/>
    <w:rsid w:val="00B57DDB"/>
    <w:rsid w:val="00B63F29"/>
    <w:rsid w:val="00B72709"/>
    <w:rsid w:val="00B74BB9"/>
    <w:rsid w:val="00B74C11"/>
    <w:rsid w:val="00B852D5"/>
    <w:rsid w:val="00B9093D"/>
    <w:rsid w:val="00B96CF7"/>
    <w:rsid w:val="00BC588F"/>
    <w:rsid w:val="00BC6EAF"/>
    <w:rsid w:val="00BD2663"/>
    <w:rsid w:val="00BD417A"/>
    <w:rsid w:val="00BD6559"/>
    <w:rsid w:val="00BE3B82"/>
    <w:rsid w:val="00BF712C"/>
    <w:rsid w:val="00C07553"/>
    <w:rsid w:val="00C0767A"/>
    <w:rsid w:val="00C107E5"/>
    <w:rsid w:val="00C11D6C"/>
    <w:rsid w:val="00C30198"/>
    <w:rsid w:val="00C4190F"/>
    <w:rsid w:val="00C4482C"/>
    <w:rsid w:val="00C54DAB"/>
    <w:rsid w:val="00C608B9"/>
    <w:rsid w:val="00C73D70"/>
    <w:rsid w:val="00C77C13"/>
    <w:rsid w:val="00C867E1"/>
    <w:rsid w:val="00C9438A"/>
    <w:rsid w:val="00CA1CEE"/>
    <w:rsid w:val="00CB6A4F"/>
    <w:rsid w:val="00CC09D9"/>
    <w:rsid w:val="00CE3AB4"/>
    <w:rsid w:val="00CF02A8"/>
    <w:rsid w:val="00D02CEB"/>
    <w:rsid w:val="00D10327"/>
    <w:rsid w:val="00D13E5E"/>
    <w:rsid w:val="00D25FD7"/>
    <w:rsid w:val="00D34752"/>
    <w:rsid w:val="00D404F0"/>
    <w:rsid w:val="00D413AE"/>
    <w:rsid w:val="00D47609"/>
    <w:rsid w:val="00D54BF6"/>
    <w:rsid w:val="00D74ECD"/>
    <w:rsid w:val="00D870FB"/>
    <w:rsid w:val="00D90C72"/>
    <w:rsid w:val="00DA7B14"/>
    <w:rsid w:val="00DB7F37"/>
    <w:rsid w:val="00DE307B"/>
    <w:rsid w:val="00DE7709"/>
    <w:rsid w:val="00E035BB"/>
    <w:rsid w:val="00E03FAA"/>
    <w:rsid w:val="00E10E9F"/>
    <w:rsid w:val="00E17709"/>
    <w:rsid w:val="00E24B84"/>
    <w:rsid w:val="00E255BE"/>
    <w:rsid w:val="00E27D0C"/>
    <w:rsid w:val="00E313C6"/>
    <w:rsid w:val="00E35B11"/>
    <w:rsid w:val="00E87B67"/>
    <w:rsid w:val="00EB3B94"/>
    <w:rsid w:val="00EB48D8"/>
    <w:rsid w:val="00ED4655"/>
    <w:rsid w:val="00EE0300"/>
    <w:rsid w:val="00EE1BED"/>
    <w:rsid w:val="00EF4169"/>
    <w:rsid w:val="00EF4288"/>
    <w:rsid w:val="00F01E45"/>
    <w:rsid w:val="00F05828"/>
    <w:rsid w:val="00F22A13"/>
    <w:rsid w:val="00F34795"/>
    <w:rsid w:val="00F36AFE"/>
    <w:rsid w:val="00F36DA2"/>
    <w:rsid w:val="00F63293"/>
    <w:rsid w:val="00F66FFA"/>
    <w:rsid w:val="00F673DF"/>
    <w:rsid w:val="00F74E21"/>
    <w:rsid w:val="00F8144F"/>
    <w:rsid w:val="00F90496"/>
    <w:rsid w:val="00FD5A0A"/>
    <w:rsid w:val="00FD6063"/>
    <w:rsid w:val="00FD7A1A"/>
    <w:rsid w:val="00FE0CA9"/>
    <w:rsid w:val="00FE7800"/>
    <w:rsid w:val="00FF54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9F2E3"/>
  <w15:chartTrackingRefBased/>
  <w15:docId w15:val="{33740EDA-E83E-44AA-A538-C2AF5E2E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27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B0605"/>
    <w:pPr>
      <w:keepNext/>
      <w:keepLines/>
      <w:spacing w:before="40" w:after="0"/>
      <w:outlineLvl w:val="1"/>
    </w:pPr>
    <w:rPr>
      <w:rFonts w:asciiTheme="majorHAnsi" w:eastAsiaTheme="majorEastAsia" w:hAnsiTheme="majorHAnsi" w:cstheme="majorBidi"/>
      <w:color w:val="2F5496" w:themeColor="accent1" w:themeShade="BF"/>
      <w:kern w:val="0"/>
      <w:sz w:val="26"/>
      <w:szCs w:val="26"/>
      <w:lang w:eastAsia="ja-JP"/>
      <w14:ligatures w14:val="none"/>
    </w:rPr>
  </w:style>
  <w:style w:type="paragraph" w:styleId="Titre3">
    <w:name w:val="heading 3"/>
    <w:basedOn w:val="Normal"/>
    <w:next w:val="Normal"/>
    <w:link w:val="Titre3Car"/>
    <w:uiPriority w:val="9"/>
    <w:unhideWhenUsed/>
    <w:qFormat/>
    <w:rsid w:val="000B0605"/>
    <w:pPr>
      <w:keepNext/>
      <w:keepLines/>
      <w:spacing w:before="40" w:after="0"/>
      <w:outlineLvl w:val="2"/>
    </w:pPr>
    <w:rPr>
      <w:rFonts w:asciiTheme="majorHAnsi" w:eastAsiaTheme="majorEastAsia" w:hAnsiTheme="majorHAnsi" w:cstheme="majorBidi"/>
      <w:color w:val="1F3763" w:themeColor="accent1" w:themeShade="7F"/>
      <w:kern w:val="0"/>
      <w:sz w:val="24"/>
      <w:szCs w:val="24"/>
      <w:lang w:eastAsia="ja-JP"/>
      <w14:ligatures w14:val="none"/>
    </w:rPr>
  </w:style>
  <w:style w:type="paragraph" w:styleId="Titre4">
    <w:name w:val="heading 4"/>
    <w:basedOn w:val="Normal"/>
    <w:next w:val="Normal"/>
    <w:link w:val="Titre4Car"/>
    <w:uiPriority w:val="9"/>
    <w:unhideWhenUsed/>
    <w:qFormat/>
    <w:rsid w:val="0008472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AD3A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270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B0605"/>
    <w:rPr>
      <w:rFonts w:asciiTheme="majorHAnsi" w:eastAsiaTheme="majorEastAsia" w:hAnsiTheme="majorHAnsi" w:cstheme="majorBidi"/>
      <w:color w:val="2F5496" w:themeColor="accent1" w:themeShade="BF"/>
      <w:kern w:val="0"/>
      <w:sz w:val="26"/>
      <w:szCs w:val="26"/>
      <w:lang w:eastAsia="ja-JP"/>
      <w14:ligatures w14:val="none"/>
    </w:rPr>
  </w:style>
  <w:style w:type="character" w:customStyle="1" w:styleId="Titre3Car">
    <w:name w:val="Titre 3 Car"/>
    <w:basedOn w:val="Policepardfaut"/>
    <w:link w:val="Titre3"/>
    <w:uiPriority w:val="9"/>
    <w:rsid w:val="000B0605"/>
    <w:rPr>
      <w:rFonts w:asciiTheme="majorHAnsi" w:eastAsiaTheme="majorEastAsia" w:hAnsiTheme="majorHAnsi" w:cstheme="majorBidi"/>
      <w:color w:val="1F3763" w:themeColor="accent1" w:themeShade="7F"/>
      <w:kern w:val="0"/>
      <w:sz w:val="24"/>
      <w:szCs w:val="24"/>
      <w:lang w:eastAsia="ja-JP"/>
      <w14:ligatures w14:val="none"/>
    </w:rPr>
  </w:style>
  <w:style w:type="character" w:customStyle="1" w:styleId="Titre4Car">
    <w:name w:val="Titre 4 Car"/>
    <w:basedOn w:val="Policepardfaut"/>
    <w:link w:val="Titre4"/>
    <w:uiPriority w:val="9"/>
    <w:rsid w:val="00084720"/>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AD3AAB"/>
    <w:rPr>
      <w:rFonts w:asciiTheme="majorHAnsi" w:eastAsiaTheme="majorEastAsia" w:hAnsiTheme="majorHAnsi" w:cstheme="majorBidi"/>
      <w:color w:val="2F5496" w:themeColor="accent1" w:themeShade="BF"/>
    </w:rPr>
  </w:style>
  <w:style w:type="paragraph" w:styleId="En-tte">
    <w:name w:val="header"/>
    <w:basedOn w:val="Normal"/>
    <w:link w:val="En-tteCar"/>
    <w:uiPriority w:val="99"/>
    <w:unhideWhenUsed/>
    <w:rsid w:val="009D7C94"/>
    <w:pPr>
      <w:tabs>
        <w:tab w:val="center" w:pos="4536"/>
        <w:tab w:val="right" w:pos="9072"/>
      </w:tabs>
      <w:spacing w:after="0" w:line="240" w:lineRule="auto"/>
    </w:pPr>
  </w:style>
  <w:style w:type="character" w:customStyle="1" w:styleId="En-tteCar">
    <w:name w:val="En-tête Car"/>
    <w:basedOn w:val="Policepardfaut"/>
    <w:link w:val="En-tte"/>
    <w:uiPriority w:val="99"/>
    <w:rsid w:val="009D7C94"/>
  </w:style>
  <w:style w:type="paragraph" w:styleId="Pieddepage">
    <w:name w:val="footer"/>
    <w:basedOn w:val="Normal"/>
    <w:link w:val="PieddepageCar"/>
    <w:uiPriority w:val="99"/>
    <w:unhideWhenUsed/>
    <w:rsid w:val="009D7C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7C94"/>
  </w:style>
  <w:style w:type="character" w:styleId="Lienhypertexte">
    <w:name w:val="Hyperlink"/>
    <w:basedOn w:val="Policepardfaut"/>
    <w:uiPriority w:val="99"/>
    <w:unhideWhenUsed/>
    <w:rsid w:val="009D7C94"/>
    <w:rPr>
      <w:color w:val="0563C1" w:themeColor="hyperlink"/>
      <w:u w:val="single"/>
    </w:rPr>
  </w:style>
  <w:style w:type="character" w:styleId="Mentionnonrsolue">
    <w:name w:val="Unresolved Mention"/>
    <w:basedOn w:val="Policepardfaut"/>
    <w:uiPriority w:val="99"/>
    <w:semiHidden/>
    <w:unhideWhenUsed/>
    <w:rsid w:val="009D7C94"/>
    <w:rPr>
      <w:color w:val="605E5C"/>
      <w:shd w:val="clear" w:color="auto" w:fill="E1DFDD"/>
    </w:rPr>
  </w:style>
  <w:style w:type="paragraph" w:styleId="Paragraphedeliste">
    <w:name w:val="List Paragraph"/>
    <w:basedOn w:val="Normal"/>
    <w:uiPriority w:val="34"/>
    <w:qFormat/>
    <w:rsid w:val="00A6698E"/>
    <w:pPr>
      <w:ind w:left="720"/>
      <w:contextualSpacing/>
    </w:pPr>
  </w:style>
  <w:style w:type="table" w:styleId="Grilledutableau">
    <w:name w:val="Table Grid"/>
    <w:basedOn w:val="TableauNormal"/>
    <w:uiPriority w:val="39"/>
    <w:rsid w:val="00E17709"/>
    <w:pPr>
      <w:spacing w:after="0" w:line="240" w:lineRule="auto"/>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B72709"/>
    <w:pPr>
      <w:outlineLvl w:val="9"/>
    </w:pPr>
    <w:rPr>
      <w:kern w:val="0"/>
      <w:lang w:eastAsia="fr-FR"/>
      <w14:ligatures w14:val="none"/>
    </w:rPr>
  </w:style>
  <w:style w:type="paragraph" w:styleId="TM2">
    <w:name w:val="toc 2"/>
    <w:basedOn w:val="Normal"/>
    <w:next w:val="Normal"/>
    <w:autoRedefine/>
    <w:uiPriority w:val="39"/>
    <w:unhideWhenUsed/>
    <w:rsid w:val="00B72709"/>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B72709"/>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B72709"/>
    <w:pPr>
      <w:spacing w:after="100"/>
      <w:ind w:left="440"/>
    </w:pPr>
    <w:rPr>
      <w:rFonts w:eastAsiaTheme="minorEastAsia" w:cs="Times New Roman"/>
      <w:kern w:val="0"/>
      <w:lang w:eastAsia="fr-FR"/>
      <w14:ligatures w14:val="none"/>
    </w:rPr>
  </w:style>
  <w:style w:type="paragraph" w:styleId="Lgende">
    <w:name w:val="caption"/>
    <w:basedOn w:val="Normal"/>
    <w:next w:val="Normal"/>
    <w:uiPriority w:val="35"/>
    <w:unhideWhenUsed/>
    <w:qFormat/>
    <w:rsid w:val="000B0605"/>
    <w:pPr>
      <w:spacing w:after="200" w:line="240" w:lineRule="auto"/>
    </w:pPr>
    <w:rPr>
      <w:rFonts w:ascii="Times New Roman" w:eastAsia="Times New Roman" w:hAnsi="Times New Roman" w:cs="Times New Roman"/>
      <w:i/>
      <w:iCs/>
      <w:color w:val="44546A" w:themeColor="text2"/>
      <w:kern w:val="0"/>
      <w:sz w:val="18"/>
      <w:szCs w:val="18"/>
      <w:lang w:eastAsia="fr-FR"/>
      <w14:ligatures w14:val="none"/>
    </w:rPr>
  </w:style>
  <w:style w:type="paragraph" w:styleId="Textedebulles">
    <w:name w:val="Balloon Text"/>
    <w:basedOn w:val="Normal"/>
    <w:link w:val="TextedebullesCar"/>
    <w:uiPriority w:val="99"/>
    <w:semiHidden/>
    <w:unhideWhenUsed/>
    <w:rsid w:val="000B060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0605"/>
    <w:rPr>
      <w:rFonts w:ascii="Segoe UI" w:hAnsi="Segoe UI" w:cs="Segoe UI"/>
      <w:sz w:val="18"/>
      <w:szCs w:val="18"/>
    </w:rPr>
  </w:style>
  <w:style w:type="paragraph" w:styleId="NormalWeb">
    <w:name w:val="Normal (Web)"/>
    <w:basedOn w:val="Normal"/>
    <w:uiPriority w:val="99"/>
    <w:semiHidden/>
    <w:unhideWhenUsed/>
    <w:rsid w:val="00B30C9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30C91"/>
    <w:rPr>
      <w:b/>
      <w:bCs/>
    </w:rPr>
  </w:style>
  <w:style w:type="character" w:styleId="Accentuation">
    <w:name w:val="Emphasis"/>
    <w:basedOn w:val="Policepardfaut"/>
    <w:uiPriority w:val="20"/>
    <w:qFormat/>
    <w:rsid w:val="00B30C91"/>
    <w:rPr>
      <w:i/>
      <w:iCs/>
    </w:rPr>
  </w:style>
  <w:style w:type="paragraph" w:styleId="Tabledesillustrations">
    <w:name w:val="table of figures"/>
    <w:basedOn w:val="Normal"/>
    <w:next w:val="Normal"/>
    <w:uiPriority w:val="99"/>
    <w:unhideWhenUsed/>
    <w:rsid w:val="00C73D70"/>
    <w:pPr>
      <w:spacing w:after="0"/>
    </w:pPr>
  </w:style>
  <w:style w:type="paragraph" w:styleId="TM4">
    <w:name w:val="toc 4"/>
    <w:basedOn w:val="Normal"/>
    <w:next w:val="Normal"/>
    <w:autoRedefine/>
    <w:uiPriority w:val="39"/>
    <w:unhideWhenUsed/>
    <w:rsid w:val="00F36AFE"/>
    <w:pPr>
      <w:spacing w:after="100"/>
      <w:ind w:left="660"/>
    </w:pPr>
  </w:style>
  <w:style w:type="paragraph" w:styleId="TM5">
    <w:name w:val="toc 5"/>
    <w:basedOn w:val="Normal"/>
    <w:next w:val="Normal"/>
    <w:autoRedefine/>
    <w:uiPriority w:val="39"/>
    <w:unhideWhenUsed/>
    <w:rsid w:val="00F36AFE"/>
    <w:pPr>
      <w:spacing w:after="100"/>
      <w:ind w:left="880"/>
    </w:pPr>
  </w:style>
  <w:style w:type="paragraph" w:styleId="TM6">
    <w:name w:val="toc 6"/>
    <w:basedOn w:val="Normal"/>
    <w:next w:val="Normal"/>
    <w:autoRedefine/>
    <w:uiPriority w:val="39"/>
    <w:unhideWhenUsed/>
    <w:rsid w:val="00D90C72"/>
    <w:pPr>
      <w:spacing w:after="100" w:line="278" w:lineRule="auto"/>
      <w:ind w:left="1200"/>
    </w:pPr>
    <w:rPr>
      <w:rFonts w:eastAsiaTheme="minorEastAsia"/>
      <w:sz w:val="24"/>
      <w:szCs w:val="24"/>
      <w:lang w:eastAsia="fr-FR"/>
    </w:rPr>
  </w:style>
  <w:style w:type="paragraph" w:styleId="TM7">
    <w:name w:val="toc 7"/>
    <w:basedOn w:val="Normal"/>
    <w:next w:val="Normal"/>
    <w:autoRedefine/>
    <w:uiPriority w:val="39"/>
    <w:unhideWhenUsed/>
    <w:rsid w:val="00D90C72"/>
    <w:pPr>
      <w:spacing w:after="100" w:line="278" w:lineRule="auto"/>
      <w:ind w:left="1440"/>
    </w:pPr>
    <w:rPr>
      <w:rFonts w:eastAsiaTheme="minorEastAsia"/>
      <w:sz w:val="24"/>
      <w:szCs w:val="24"/>
      <w:lang w:eastAsia="fr-FR"/>
    </w:rPr>
  </w:style>
  <w:style w:type="paragraph" w:styleId="TM8">
    <w:name w:val="toc 8"/>
    <w:basedOn w:val="Normal"/>
    <w:next w:val="Normal"/>
    <w:autoRedefine/>
    <w:uiPriority w:val="39"/>
    <w:unhideWhenUsed/>
    <w:rsid w:val="00D90C72"/>
    <w:pPr>
      <w:spacing w:after="100" w:line="278" w:lineRule="auto"/>
      <w:ind w:left="1680"/>
    </w:pPr>
    <w:rPr>
      <w:rFonts w:eastAsiaTheme="minorEastAsia"/>
      <w:sz w:val="24"/>
      <w:szCs w:val="24"/>
      <w:lang w:eastAsia="fr-FR"/>
    </w:rPr>
  </w:style>
  <w:style w:type="paragraph" w:styleId="TM9">
    <w:name w:val="toc 9"/>
    <w:basedOn w:val="Normal"/>
    <w:next w:val="Normal"/>
    <w:autoRedefine/>
    <w:uiPriority w:val="39"/>
    <w:unhideWhenUsed/>
    <w:rsid w:val="00D90C72"/>
    <w:pPr>
      <w:spacing w:after="100" w:line="278" w:lineRule="auto"/>
      <w:ind w:left="1920"/>
    </w:pPr>
    <w:rPr>
      <w:rFonts w:eastAsiaTheme="minorEastAsia"/>
      <w:sz w:val="24"/>
      <w:szCs w:val="24"/>
      <w:lang w:eastAsia="fr-FR"/>
    </w:rPr>
  </w:style>
  <w:style w:type="character" w:styleId="Marquedecommentaire">
    <w:name w:val="annotation reference"/>
    <w:basedOn w:val="Policepardfaut"/>
    <w:uiPriority w:val="99"/>
    <w:semiHidden/>
    <w:unhideWhenUsed/>
    <w:rsid w:val="00E03FAA"/>
    <w:rPr>
      <w:sz w:val="16"/>
      <w:szCs w:val="16"/>
    </w:rPr>
  </w:style>
  <w:style w:type="paragraph" w:styleId="Commentaire">
    <w:name w:val="annotation text"/>
    <w:basedOn w:val="Normal"/>
    <w:link w:val="CommentaireCar"/>
    <w:uiPriority w:val="99"/>
    <w:semiHidden/>
    <w:unhideWhenUsed/>
    <w:rsid w:val="00E03FAA"/>
    <w:pPr>
      <w:spacing w:line="240" w:lineRule="auto"/>
    </w:pPr>
    <w:rPr>
      <w:sz w:val="20"/>
      <w:szCs w:val="20"/>
    </w:rPr>
  </w:style>
  <w:style w:type="character" w:customStyle="1" w:styleId="CommentaireCar">
    <w:name w:val="Commentaire Car"/>
    <w:basedOn w:val="Policepardfaut"/>
    <w:link w:val="Commentaire"/>
    <w:uiPriority w:val="99"/>
    <w:semiHidden/>
    <w:rsid w:val="00E03FAA"/>
    <w:rPr>
      <w:sz w:val="20"/>
      <w:szCs w:val="20"/>
    </w:rPr>
  </w:style>
  <w:style w:type="paragraph" w:styleId="Objetducommentaire">
    <w:name w:val="annotation subject"/>
    <w:basedOn w:val="Commentaire"/>
    <w:next w:val="Commentaire"/>
    <w:link w:val="ObjetducommentaireCar"/>
    <w:uiPriority w:val="99"/>
    <w:semiHidden/>
    <w:unhideWhenUsed/>
    <w:rsid w:val="00E03FAA"/>
    <w:rPr>
      <w:b/>
      <w:bCs/>
    </w:rPr>
  </w:style>
  <w:style w:type="character" w:customStyle="1" w:styleId="ObjetducommentaireCar">
    <w:name w:val="Objet du commentaire Car"/>
    <w:basedOn w:val="CommentaireCar"/>
    <w:link w:val="Objetducommentaire"/>
    <w:uiPriority w:val="99"/>
    <w:semiHidden/>
    <w:rsid w:val="00E03FAA"/>
    <w:rPr>
      <w:b/>
      <w:bCs/>
      <w:sz w:val="20"/>
      <w:szCs w:val="20"/>
    </w:rPr>
  </w:style>
  <w:style w:type="paragraph" w:styleId="Bibliographie">
    <w:name w:val="Bibliography"/>
    <w:basedOn w:val="Normal"/>
    <w:next w:val="Normal"/>
    <w:uiPriority w:val="37"/>
    <w:unhideWhenUsed/>
    <w:rsid w:val="00E03FAA"/>
  </w:style>
  <w:style w:type="paragraph" w:styleId="Rvision">
    <w:name w:val="Revision"/>
    <w:hidden/>
    <w:uiPriority w:val="99"/>
    <w:semiHidden/>
    <w:rsid w:val="001901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45846">
      <w:bodyDiv w:val="1"/>
      <w:marLeft w:val="0"/>
      <w:marRight w:val="0"/>
      <w:marTop w:val="0"/>
      <w:marBottom w:val="0"/>
      <w:divBdr>
        <w:top w:val="none" w:sz="0" w:space="0" w:color="auto"/>
        <w:left w:val="none" w:sz="0" w:space="0" w:color="auto"/>
        <w:bottom w:val="none" w:sz="0" w:space="0" w:color="auto"/>
        <w:right w:val="none" w:sz="0" w:space="0" w:color="auto"/>
      </w:divBdr>
    </w:div>
    <w:div w:id="67771618">
      <w:bodyDiv w:val="1"/>
      <w:marLeft w:val="0"/>
      <w:marRight w:val="0"/>
      <w:marTop w:val="0"/>
      <w:marBottom w:val="0"/>
      <w:divBdr>
        <w:top w:val="none" w:sz="0" w:space="0" w:color="auto"/>
        <w:left w:val="none" w:sz="0" w:space="0" w:color="auto"/>
        <w:bottom w:val="none" w:sz="0" w:space="0" w:color="auto"/>
        <w:right w:val="none" w:sz="0" w:space="0" w:color="auto"/>
      </w:divBdr>
      <w:divsChild>
        <w:div w:id="2011638140">
          <w:marLeft w:val="0"/>
          <w:marRight w:val="0"/>
          <w:marTop w:val="0"/>
          <w:marBottom w:val="0"/>
          <w:divBdr>
            <w:top w:val="none" w:sz="0" w:space="0" w:color="auto"/>
            <w:left w:val="none" w:sz="0" w:space="0" w:color="auto"/>
            <w:bottom w:val="none" w:sz="0" w:space="0" w:color="auto"/>
            <w:right w:val="none" w:sz="0" w:space="0" w:color="auto"/>
          </w:divBdr>
          <w:divsChild>
            <w:div w:id="19413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492">
      <w:bodyDiv w:val="1"/>
      <w:marLeft w:val="0"/>
      <w:marRight w:val="0"/>
      <w:marTop w:val="0"/>
      <w:marBottom w:val="0"/>
      <w:divBdr>
        <w:top w:val="none" w:sz="0" w:space="0" w:color="auto"/>
        <w:left w:val="none" w:sz="0" w:space="0" w:color="auto"/>
        <w:bottom w:val="none" w:sz="0" w:space="0" w:color="auto"/>
        <w:right w:val="none" w:sz="0" w:space="0" w:color="auto"/>
      </w:divBdr>
      <w:divsChild>
        <w:div w:id="812331811">
          <w:marLeft w:val="0"/>
          <w:marRight w:val="0"/>
          <w:marTop w:val="15"/>
          <w:marBottom w:val="15"/>
          <w:divBdr>
            <w:top w:val="none" w:sz="0" w:space="0" w:color="auto"/>
            <w:left w:val="none" w:sz="0" w:space="0" w:color="auto"/>
            <w:bottom w:val="none" w:sz="0" w:space="0" w:color="auto"/>
            <w:right w:val="none" w:sz="0" w:space="0" w:color="auto"/>
          </w:divBdr>
        </w:div>
        <w:div w:id="2010013316">
          <w:marLeft w:val="0"/>
          <w:marRight w:val="0"/>
          <w:marTop w:val="0"/>
          <w:marBottom w:val="0"/>
          <w:divBdr>
            <w:top w:val="none" w:sz="0" w:space="0" w:color="auto"/>
            <w:left w:val="none" w:sz="0" w:space="0" w:color="auto"/>
            <w:bottom w:val="none" w:sz="0" w:space="0" w:color="auto"/>
            <w:right w:val="none" w:sz="0" w:space="0" w:color="auto"/>
          </w:divBdr>
          <w:divsChild>
            <w:div w:id="130207540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88759360">
      <w:bodyDiv w:val="1"/>
      <w:marLeft w:val="0"/>
      <w:marRight w:val="0"/>
      <w:marTop w:val="0"/>
      <w:marBottom w:val="0"/>
      <w:divBdr>
        <w:top w:val="none" w:sz="0" w:space="0" w:color="auto"/>
        <w:left w:val="none" w:sz="0" w:space="0" w:color="auto"/>
        <w:bottom w:val="none" w:sz="0" w:space="0" w:color="auto"/>
        <w:right w:val="none" w:sz="0" w:space="0" w:color="auto"/>
      </w:divBdr>
    </w:div>
    <w:div w:id="232475953">
      <w:bodyDiv w:val="1"/>
      <w:marLeft w:val="0"/>
      <w:marRight w:val="0"/>
      <w:marTop w:val="0"/>
      <w:marBottom w:val="0"/>
      <w:divBdr>
        <w:top w:val="none" w:sz="0" w:space="0" w:color="auto"/>
        <w:left w:val="none" w:sz="0" w:space="0" w:color="auto"/>
        <w:bottom w:val="none" w:sz="0" w:space="0" w:color="auto"/>
        <w:right w:val="none" w:sz="0" w:space="0" w:color="auto"/>
      </w:divBdr>
      <w:divsChild>
        <w:div w:id="352729619">
          <w:marLeft w:val="0"/>
          <w:marRight w:val="0"/>
          <w:marTop w:val="0"/>
          <w:marBottom w:val="0"/>
          <w:divBdr>
            <w:top w:val="none" w:sz="0" w:space="0" w:color="auto"/>
            <w:left w:val="none" w:sz="0" w:space="0" w:color="auto"/>
            <w:bottom w:val="none" w:sz="0" w:space="0" w:color="auto"/>
            <w:right w:val="none" w:sz="0" w:space="0" w:color="auto"/>
          </w:divBdr>
          <w:divsChild>
            <w:div w:id="1715501609">
              <w:marLeft w:val="0"/>
              <w:marRight w:val="0"/>
              <w:marTop w:val="0"/>
              <w:marBottom w:val="0"/>
              <w:divBdr>
                <w:top w:val="none" w:sz="0" w:space="0" w:color="auto"/>
                <w:left w:val="none" w:sz="0" w:space="0" w:color="auto"/>
                <w:bottom w:val="none" w:sz="0" w:space="0" w:color="auto"/>
                <w:right w:val="none" w:sz="0" w:space="0" w:color="auto"/>
              </w:divBdr>
              <w:divsChild>
                <w:div w:id="6254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843257">
      <w:bodyDiv w:val="1"/>
      <w:marLeft w:val="0"/>
      <w:marRight w:val="0"/>
      <w:marTop w:val="0"/>
      <w:marBottom w:val="0"/>
      <w:divBdr>
        <w:top w:val="none" w:sz="0" w:space="0" w:color="auto"/>
        <w:left w:val="none" w:sz="0" w:space="0" w:color="auto"/>
        <w:bottom w:val="none" w:sz="0" w:space="0" w:color="auto"/>
        <w:right w:val="none" w:sz="0" w:space="0" w:color="auto"/>
      </w:divBdr>
      <w:divsChild>
        <w:div w:id="1103500426">
          <w:marLeft w:val="0"/>
          <w:marRight w:val="0"/>
          <w:marTop w:val="0"/>
          <w:marBottom w:val="0"/>
          <w:divBdr>
            <w:top w:val="none" w:sz="0" w:space="0" w:color="auto"/>
            <w:left w:val="none" w:sz="0" w:space="0" w:color="auto"/>
            <w:bottom w:val="none" w:sz="0" w:space="0" w:color="auto"/>
            <w:right w:val="none" w:sz="0" w:space="0" w:color="auto"/>
          </w:divBdr>
          <w:divsChild>
            <w:div w:id="20273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7054">
      <w:bodyDiv w:val="1"/>
      <w:marLeft w:val="0"/>
      <w:marRight w:val="0"/>
      <w:marTop w:val="0"/>
      <w:marBottom w:val="0"/>
      <w:divBdr>
        <w:top w:val="none" w:sz="0" w:space="0" w:color="auto"/>
        <w:left w:val="none" w:sz="0" w:space="0" w:color="auto"/>
        <w:bottom w:val="none" w:sz="0" w:space="0" w:color="auto"/>
        <w:right w:val="none" w:sz="0" w:space="0" w:color="auto"/>
      </w:divBdr>
      <w:divsChild>
        <w:div w:id="1184981893">
          <w:marLeft w:val="0"/>
          <w:marRight w:val="0"/>
          <w:marTop w:val="0"/>
          <w:marBottom w:val="0"/>
          <w:divBdr>
            <w:top w:val="none" w:sz="0" w:space="0" w:color="auto"/>
            <w:left w:val="none" w:sz="0" w:space="0" w:color="auto"/>
            <w:bottom w:val="none" w:sz="0" w:space="0" w:color="auto"/>
            <w:right w:val="none" w:sz="0" w:space="0" w:color="auto"/>
          </w:divBdr>
          <w:divsChild>
            <w:div w:id="18007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8045">
      <w:bodyDiv w:val="1"/>
      <w:marLeft w:val="0"/>
      <w:marRight w:val="0"/>
      <w:marTop w:val="0"/>
      <w:marBottom w:val="0"/>
      <w:divBdr>
        <w:top w:val="none" w:sz="0" w:space="0" w:color="auto"/>
        <w:left w:val="none" w:sz="0" w:space="0" w:color="auto"/>
        <w:bottom w:val="none" w:sz="0" w:space="0" w:color="auto"/>
        <w:right w:val="none" w:sz="0" w:space="0" w:color="auto"/>
      </w:divBdr>
      <w:divsChild>
        <w:div w:id="1705515811">
          <w:marLeft w:val="0"/>
          <w:marRight w:val="0"/>
          <w:marTop w:val="0"/>
          <w:marBottom w:val="0"/>
          <w:divBdr>
            <w:top w:val="none" w:sz="0" w:space="0" w:color="auto"/>
            <w:left w:val="none" w:sz="0" w:space="0" w:color="auto"/>
            <w:bottom w:val="none" w:sz="0" w:space="0" w:color="auto"/>
            <w:right w:val="none" w:sz="0" w:space="0" w:color="auto"/>
          </w:divBdr>
          <w:divsChild>
            <w:div w:id="162865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400">
      <w:bodyDiv w:val="1"/>
      <w:marLeft w:val="0"/>
      <w:marRight w:val="0"/>
      <w:marTop w:val="0"/>
      <w:marBottom w:val="0"/>
      <w:divBdr>
        <w:top w:val="none" w:sz="0" w:space="0" w:color="auto"/>
        <w:left w:val="none" w:sz="0" w:space="0" w:color="auto"/>
        <w:bottom w:val="none" w:sz="0" w:space="0" w:color="auto"/>
        <w:right w:val="none" w:sz="0" w:space="0" w:color="auto"/>
      </w:divBdr>
    </w:div>
    <w:div w:id="407844209">
      <w:bodyDiv w:val="1"/>
      <w:marLeft w:val="0"/>
      <w:marRight w:val="0"/>
      <w:marTop w:val="0"/>
      <w:marBottom w:val="0"/>
      <w:divBdr>
        <w:top w:val="none" w:sz="0" w:space="0" w:color="auto"/>
        <w:left w:val="none" w:sz="0" w:space="0" w:color="auto"/>
        <w:bottom w:val="none" w:sz="0" w:space="0" w:color="auto"/>
        <w:right w:val="none" w:sz="0" w:space="0" w:color="auto"/>
      </w:divBdr>
      <w:divsChild>
        <w:div w:id="1885554280">
          <w:marLeft w:val="0"/>
          <w:marRight w:val="0"/>
          <w:marTop w:val="0"/>
          <w:marBottom w:val="0"/>
          <w:divBdr>
            <w:top w:val="none" w:sz="0" w:space="0" w:color="auto"/>
            <w:left w:val="none" w:sz="0" w:space="0" w:color="auto"/>
            <w:bottom w:val="none" w:sz="0" w:space="0" w:color="auto"/>
            <w:right w:val="none" w:sz="0" w:space="0" w:color="auto"/>
          </w:divBdr>
          <w:divsChild>
            <w:div w:id="18833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0344">
      <w:bodyDiv w:val="1"/>
      <w:marLeft w:val="0"/>
      <w:marRight w:val="0"/>
      <w:marTop w:val="0"/>
      <w:marBottom w:val="0"/>
      <w:divBdr>
        <w:top w:val="none" w:sz="0" w:space="0" w:color="auto"/>
        <w:left w:val="none" w:sz="0" w:space="0" w:color="auto"/>
        <w:bottom w:val="none" w:sz="0" w:space="0" w:color="auto"/>
        <w:right w:val="none" w:sz="0" w:space="0" w:color="auto"/>
      </w:divBdr>
    </w:div>
    <w:div w:id="494077174">
      <w:bodyDiv w:val="1"/>
      <w:marLeft w:val="0"/>
      <w:marRight w:val="0"/>
      <w:marTop w:val="0"/>
      <w:marBottom w:val="0"/>
      <w:divBdr>
        <w:top w:val="none" w:sz="0" w:space="0" w:color="auto"/>
        <w:left w:val="none" w:sz="0" w:space="0" w:color="auto"/>
        <w:bottom w:val="none" w:sz="0" w:space="0" w:color="auto"/>
        <w:right w:val="none" w:sz="0" w:space="0" w:color="auto"/>
      </w:divBdr>
    </w:div>
    <w:div w:id="499589431">
      <w:bodyDiv w:val="1"/>
      <w:marLeft w:val="0"/>
      <w:marRight w:val="0"/>
      <w:marTop w:val="0"/>
      <w:marBottom w:val="0"/>
      <w:divBdr>
        <w:top w:val="none" w:sz="0" w:space="0" w:color="auto"/>
        <w:left w:val="none" w:sz="0" w:space="0" w:color="auto"/>
        <w:bottom w:val="none" w:sz="0" w:space="0" w:color="auto"/>
        <w:right w:val="none" w:sz="0" w:space="0" w:color="auto"/>
      </w:divBdr>
    </w:div>
    <w:div w:id="516194280">
      <w:bodyDiv w:val="1"/>
      <w:marLeft w:val="0"/>
      <w:marRight w:val="0"/>
      <w:marTop w:val="0"/>
      <w:marBottom w:val="0"/>
      <w:divBdr>
        <w:top w:val="none" w:sz="0" w:space="0" w:color="auto"/>
        <w:left w:val="none" w:sz="0" w:space="0" w:color="auto"/>
        <w:bottom w:val="none" w:sz="0" w:space="0" w:color="auto"/>
        <w:right w:val="none" w:sz="0" w:space="0" w:color="auto"/>
      </w:divBdr>
      <w:divsChild>
        <w:div w:id="1089624254">
          <w:marLeft w:val="0"/>
          <w:marRight w:val="0"/>
          <w:marTop w:val="0"/>
          <w:marBottom w:val="0"/>
          <w:divBdr>
            <w:top w:val="none" w:sz="0" w:space="0" w:color="auto"/>
            <w:left w:val="none" w:sz="0" w:space="0" w:color="auto"/>
            <w:bottom w:val="none" w:sz="0" w:space="0" w:color="auto"/>
            <w:right w:val="none" w:sz="0" w:space="0" w:color="auto"/>
          </w:divBdr>
          <w:divsChild>
            <w:div w:id="7178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5476">
      <w:bodyDiv w:val="1"/>
      <w:marLeft w:val="0"/>
      <w:marRight w:val="0"/>
      <w:marTop w:val="0"/>
      <w:marBottom w:val="0"/>
      <w:divBdr>
        <w:top w:val="none" w:sz="0" w:space="0" w:color="auto"/>
        <w:left w:val="none" w:sz="0" w:space="0" w:color="auto"/>
        <w:bottom w:val="none" w:sz="0" w:space="0" w:color="auto"/>
        <w:right w:val="none" w:sz="0" w:space="0" w:color="auto"/>
      </w:divBdr>
      <w:divsChild>
        <w:div w:id="330908444">
          <w:marLeft w:val="0"/>
          <w:marRight w:val="0"/>
          <w:marTop w:val="0"/>
          <w:marBottom w:val="0"/>
          <w:divBdr>
            <w:top w:val="none" w:sz="0" w:space="0" w:color="auto"/>
            <w:left w:val="none" w:sz="0" w:space="0" w:color="auto"/>
            <w:bottom w:val="none" w:sz="0" w:space="0" w:color="auto"/>
            <w:right w:val="none" w:sz="0" w:space="0" w:color="auto"/>
          </w:divBdr>
          <w:divsChild>
            <w:div w:id="15203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58154">
      <w:bodyDiv w:val="1"/>
      <w:marLeft w:val="0"/>
      <w:marRight w:val="0"/>
      <w:marTop w:val="0"/>
      <w:marBottom w:val="0"/>
      <w:divBdr>
        <w:top w:val="none" w:sz="0" w:space="0" w:color="auto"/>
        <w:left w:val="none" w:sz="0" w:space="0" w:color="auto"/>
        <w:bottom w:val="none" w:sz="0" w:space="0" w:color="auto"/>
        <w:right w:val="none" w:sz="0" w:space="0" w:color="auto"/>
      </w:divBdr>
    </w:div>
    <w:div w:id="539978384">
      <w:bodyDiv w:val="1"/>
      <w:marLeft w:val="0"/>
      <w:marRight w:val="0"/>
      <w:marTop w:val="0"/>
      <w:marBottom w:val="0"/>
      <w:divBdr>
        <w:top w:val="none" w:sz="0" w:space="0" w:color="auto"/>
        <w:left w:val="none" w:sz="0" w:space="0" w:color="auto"/>
        <w:bottom w:val="none" w:sz="0" w:space="0" w:color="auto"/>
        <w:right w:val="none" w:sz="0" w:space="0" w:color="auto"/>
      </w:divBdr>
      <w:divsChild>
        <w:div w:id="741833280">
          <w:marLeft w:val="0"/>
          <w:marRight w:val="0"/>
          <w:marTop w:val="0"/>
          <w:marBottom w:val="0"/>
          <w:divBdr>
            <w:top w:val="none" w:sz="0" w:space="0" w:color="auto"/>
            <w:left w:val="none" w:sz="0" w:space="0" w:color="auto"/>
            <w:bottom w:val="none" w:sz="0" w:space="0" w:color="auto"/>
            <w:right w:val="none" w:sz="0" w:space="0" w:color="auto"/>
          </w:divBdr>
          <w:divsChild>
            <w:div w:id="29387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015">
      <w:bodyDiv w:val="1"/>
      <w:marLeft w:val="0"/>
      <w:marRight w:val="0"/>
      <w:marTop w:val="0"/>
      <w:marBottom w:val="0"/>
      <w:divBdr>
        <w:top w:val="none" w:sz="0" w:space="0" w:color="auto"/>
        <w:left w:val="none" w:sz="0" w:space="0" w:color="auto"/>
        <w:bottom w:val="none" w:sz="0" w:space="0" w:color="auto"/>
        <w:right w:val="none" w:sz="0" w:space="0" w:color="auto"/>
      </w:divBdr>
      <w:divsChild>
        <w:div w:id="688066986">
          <w:marLeft w:val="0"/>
          <w:marRight w:val="0"/>
          <w:marTop w:val="15"/>
          <w:marBottom w:val="15"/>
          <w:divBdr>
            <w:top w:val="none" w:sz="0" w:space="0" w:color="auto"/>
            <w:left w:val="none" w:sz="0" w:space="0" w:color="auto"/>
            <w:bottom w:val="none" w:sz="0" w:space="0" w:color="auto"/>
            <w:right w:val="none" w:sz="0" w:space="0" w:color="auto"/>
          </w:divBdr>
        </w:div>
        <w:div w:id="120660532">
          <w:marLeft w:val="0"/>
          <w:marRight w:val="0"/>
          <w:marTop w:val="0"/>
          <w:marBottom w:val="0"/>
          <w:divBdr>
            <w:top w:val="none" w:sz="0" w:space="0" w:color="auto"/>
            <w:left w:val="none" w:sz="0" w:space="0" w:color="auto"/>
            <w:bottom w:val="none" w:sz="0" w:space="0" w:color="auto"/>
            <w:right w:val="none" w:sz="0" w:space="0" w:color="auto"/>
          </w:divBdr>
          <w:divsChild>
            <w:div w:id="62790087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639311497">
      <w:bodyDiv w:val="1"/>
      <w:marLeft w:val="0"/>
      <w:marRight w:val="0"/>
      <w:marTop w:val="0"/>
      <w:marBottom w:val="0"/>
      <w:divBdr>
        <w:top w:val="none" w:sz="0" w:space="0" w:color="auto"/>
        <w:left w:val="none" w:sz="0" w:space="0" w:color="auto"/>
        <w:bottom w:val="none" w:sz="0" w:space="0" w:color="auto"/>
        <w:right w:val="none" w:sz="0" w:space="0" w:color="auto"/>
      </w:divBdr>
      <w:divsChild>
        <w:div w:id="1991254526">
          <w:marLeft w:val="0"/>
          <w:marRight w:val="0"/>
          <w:marTop w:val="0"/>
          <w:marBottom w:val="0"/>
          <w:divBdr>
            <w:top w:val="none" w:sz="0" w:space="0" w:color="auto"/>
            <w:left w:val="none" w:sz="0" w:space="0" w:color="auto"/>
            <w:bottom w:val="none" w:sz="0" w:space="0" w:color="auto"/>
            <w:right w:val="none" w:sz="0" w:space="0" w:color="auto"/>
          </w:divBdr>
          <w:divsChild>
            <w:div w:id="4807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7039">
      <w:bodyDiv w:val="1"/>
      <w:marLeft w:val="0"/>
      <w:marRight w:val="0"/>
      <w:marTop w:val="0"/>
      <w:marBottom w:val="0"/>
      <w:divBdr>
        <w:top w:val="none" w:sz="0" w:space="0" w:color="auto"/>
        <w:left w:val="none" w:sz="0" w:space="0" w:color="auto"/>
        <w:bottom w:val="none" w:sz="0" w:space="0" w:color="auto"/>
        <w:right w:val="none" w:sz="0" w:space="0" w:color="auto"/>
      </w:divBdr>
    </w:div>
    <w:div w:id="671685727">
      <w:bodyDiv w:val="1"/>
      <w:marLeft w:val="0"/>
      <w:marRight w:val="0"/>
      <w:marTop w:val="0"/>
      <w:marBottom w:val="0"/>
      <w:divBdr>
        <w:top w:val="none" w:sz="0" w:space="0" w:color="auto"/>
        <w:left w:val="none" w:sz="0" w:space="0" w:color="auto"/>
        <w:bottom w:val="none" w:sz="0" w:space="0" w:color="auto"/>
        <w:right w:val="none" w:sz="0" w:space="0" w:color="auto"/>
      </w:divBdr>
      <w:divsChild>
        <w:div w:id="472216518">
          <w:marLeft w:val="0"/>
          <w:marRight w:val="0"/>
          <w:marTop w:val="0"/>
          <w:marBottom w:val="0"/>
          <w:divBdr>
            <w:top w:val="none" w:sz="0" w:space="0" w:color="auto"/>
            <w:left w:val="none" w:sz="0" w:space="0" w:color="auto"/>
            <w:bottom w:val="none" w:sz="0" w:space="0" w:color="auto"/>
            <w:right w:val="none" w:sz="0" w:space="0" w:color="auto"/>
          </w:divBdr>
          <w:divsChild>
            <w:div w:id="20659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4980">
      <w:bodyDiv w:val="1"/>
      <w:marLeft w:val="0"/>
      <w:marRight w:val="0"/>
      <w:marTop w:val="0"/>
      <w:marBottom w:val="0"/>
      <w:divBdr>
        <w:top w:val="none" w:sz="0" w:space="0" w:color="auto"/>
        <w:left w:val="none" w:sz="0" w:space="0" w:color="auto"/>
        <w:bottom w:val="none" w:sz="0" w:space="0" w:color="auto"/>
        <w:right w:val="none" w:sz="0" w:space="0" w:color="auto"/>
      </w:divBdr>
      <w:divsChild>
        <w:div w:id="1803234258">
          <w:marLeft w:val="0"/>
          <w:marRight w:val="0"/>
          <w:marTop w:val="0"/>
          <w:marBottom w:val="0"/>
          <w:divBdr>
            <w:top w:val="none" w:sz="0" w:space="0" w:color="auto"/>
            <w:left w:val="none" w:sz="0" w:space="0" w:color="auto"/>
            <w:bottom w:val="none" w:sz="0" w:space="0" w:color="auto"/>
            <w:right w:val="none" w:sz="0" w:space="0" w:color="auto"/>
          </w:divBdr>
          <w:divsChild>
            <w:div w:id="4715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22849">
      <w:bodyDiv w:val="1"/>
      <w:marLeft w:val="0"/>
      <w:marRight w:val="0"/>
      <w:marTop w:val="0"/>
      <w:marBottom w:val="0"/>
      <w:divBdr>
        <w:top w:val="none" w:sz="0" w:space="0" w:color="auto"/>
        <w:left w:val="none" w:sz="0" w:space="0" w:color="auto"/>
        <w:bottom w:val="none" w:sz="0" w:space="0" w:color="auto"/>
        <w:right w:val="none" w:sz="0" w:space="0" w:color="auto"/>
      </w:divBdr>
    </w:div>
    <w:div w:id="745421620">
      <w:bodyDiv w:val="1"/>
      <w:marLeft w:val="0"/>
      <w:marRight w:val="0"/>
      <w:marTop w:val="0"/>
      <w:marBottom w:val="0"/>
      <w:divBdr>
        <w:top w:val="none" w:sz="0" w:space="0" w:color="auto"/>
        <w:left w:val="none" w:sz="0" w:space="0" w:color="auto"/>
        <w:bottom w:val="none" w:sz="0" w:space="0" w:color="auto"/>
        <w:right w:val="none" w:sz="0" w:space="0" w:color="auto"/>
      </w:divBdr>
      <w:divsChild>
        <w:div w:id="358552415">
          <w:marLeft w:val="0"/>
          <w:marRight w:val="0"/>
          <w:marTop w:val="0"/>
          <w:marBottom w:val="0"/>
          <w:divBdr>
            <w:top w:val="none" w:sz="0" w:space="0" w:color="auto"/>
            <w:left w:val="none" w:sz="0" w:space="0" w:color="auto"/>
            <w:bottom w:val="none" w:sz="0" w:space="0" w:color="auto"/>
            <w:right w:val="none" w:sz="0" w:space="0" w:color="auto"/>
          </w:divBdr>
          <w:divsChild>
            <w:div w:id="6506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0721">
      <w:bodyDiv w:val="1"/>
      <w:marLeft w:val="0"/>
      <w:marRight w:val="0"/>
      <w:marTop w:val="0"/>
      <w:marBottom w:val="0"/>
      <w:divBdr>
        <w:top w:val="none" w:sz="0" w:space="0" w:color="auto"/>
        <w:left w:val="none" w:sz="0" w:space="0" w:color="auto"/>
        <w:bottom w:val="none" w:sz="0" w:space="0" w:color="auto"/>
        <w:right w:val="none" w:sz="0" w:space="0" w:color="auto"/>
      </w:divBdr>
      <w:divsChild>
        <w:div w:id="1097021852">
          <w:marLeft w:val="0"/>
          <w:marRight w:val="0"/>
          <w:marTop w:val="0"/>
          <w:marBottom w:val="0"/>
          <w:divBdr>
            <w:top w:val="none" w:sz="0" w:space="0" w:color="auto"/>
            <w:left w:val="none" w:sz="0" w:space="0" w:color="auto"/>
            <w:bottom w:val="none" w:sz="0" w:space="0" w:color="auto"/>
            <w:right w:val="none" w:sz="0" w:space="0" w:color="auto"/>
          </w:divBdr>
          <w:divsChild>
            <w:div w:id="1717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5828">
      <w:bodyDiv w:val="1"/>
      <w:marLeft w:val="0"/>
      <w:marRight w:val="0"/>
      <w:marTop w:val="0"/>
      <w:marBottom w:val="0"/>
      <w:divBdr>
        <w:top w:val="none" w:sz="0" w:space="0" w:color="auto"/>
        <w:left w:val="none" w:sz="0" w:space="0" w:color="auto"/>
        <w:bottom w:val="none" w:sz="0" w:space="0" w:color="auto"/>
        <w:right w:val="none" w:sz="0" w:space="0" w:color="auto"/>
      </w:divBdr>
      <w:divsChild>
        <w:div w:id="43220481">
          <w:marLeft w:val="0"/>
          <w:marRight w:val="0"/>
          <w:marTop w:val="0"/>
          <w:marBottom w:val="0"/>
          <w:divBdr>
            <w:top w:val="none" w:sz="0" w:space="0" w:color="auto"/>
            <w:left w:val="none" w:sz="0" w:space="0" w:color="auto"/>
            <w:bottom w:val="none" w:sz="0" w:space="0" w:color="auto"/>
            <w:right w:val="none" w:sz="0" w:space="0" w:color="auto"/>
          </w:divBdr>
          <w:divsChild>
            <w:div w:id="2328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7556">
      <w:bodyDiv w:val="1"/>
      <w:marLeft w:val="0"/>
      <w:marRight w:val="0"/>
      <w:marTop w:val="0"/>
      <w:marBottom w:val="0"/>
      <w:divBdr>
        <w:top w:val="none" w:sz="0" w:space="0" w:color="auto"/>
        <w:left w:val="none" w:sz="0" w:space="0" w:color="auto"/>
        <w:bottom w:val="none" w:sz="0" w:space="0" w:color="auto"/>
        <w:right w:val="none" w:sz="0" w:space="0" w:color="auto"/>
      </w:divBdr>
    </w:div>
    <w:div w:id="815295788">
      <w:bodyDiv w:val="1"/>
      <w:marLeft w:val="0"/>
      <w:marRight w:val="0"/>
      <w:marTop w:val="0"/>
      <w:marBottom w:val="0"/>
      <w:divBdr>
        <w:top w:val="none" w:sz="0" w:space="0" w:color="auto"/>
        <w:left w:val="none" w:sz="0" w:space="0" w:color="auto"/>
        <w:bottom w:val="none" w:sz="0" w:space="0" w:color="auto"/>
        <w:right w:val="none" w:sz="0" w:space="0" w:color="auto"/>
      </w:divBdr>
      <w:divsChild>
        <w:div w:id="1239091138">
          <w:marLeft w:val="0"/>
          <w:marRight w:val="0"/>
          <w:marTop w:val="0"/>
          <w:marBottom w:val="0"/>
          <w:divBdr>
            <w:top w:val="none" w:sz="0" w:space="0" w:color="auto"/>
            <w:left w:val="none" w:sz="0" w:space="0" w:color="auto"/>
            <w:bottom w:val="none" w:sz="0" w:space="0" w:color="auto"/>
            <w:right w:val="none" w:sz="0" w:space="0" w:color="auto"/>
          </w:divBdr>
          <w:divsChild>
            <w:div w:id="19928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6381">
      <w:bodyDiv w:val="1"/>
      <w:marLeft w:val="0"/>
      <w:marRight w:val="0"/>
      <w:marTop w:val="0"/>
      <w:marBottom w:val="0"/>
      <w:divBdr>
        <w:top w:val="none" w:sz="0" w:space="0" w:color="auto"/>
        <w:left w:val="none" w:sz="0" w:space="0" w:color="auto"/>
        <w:bottom w:val="none" w:sz="0" w:space="0" w:color="auto"/>
        <w:right w:val="none" w:sz="0" w:space="0" w:color="auto"/>
      </w:divBdr>
    </w:div>
    <w:div w:id="851410157">
      <w:bodyDiv w:val="1"/>
      <w:marLeft w:val="0"/>
      <w:marRight w:val="0"/>
      <w:marTop w:val="0"/>
      <w:marBottom w:val="0"/>
      <w:divBdr>
        <w:top w:val="none" w:sz="0" w:space="0" w:color="auto"/>
        <w:left w:val="none" w:sz="0" w:space="0" w:color="auto"/>
        <w:bottom w:val="none" w:sz="0" w:space="0" w:color="auto"/>
        <w:right w:val="none" w:sz="0" w:space="0" w:color="auto"/>
      </w:divBdr>
    </w:div>
    <w:div w:id="865753103">
      <w:bodyDiv w:val="1"/>
      <w:marLeft w:val="0"/>
      <w:marRight w:val="0"/>
      <w:marTop w:val="0"/>
      <w:marBottom w:val="0"/>
      <w:divBdr>
        <w:top w:val="none" w:sz="0" w:space="0" w:color="auto"/>
        <w:left w:val="none" w:sz="0" w:space="0" w:color="auto"/>
        <w:bottom w:val="none" w:sz="0" w:space="0" w:color="auto"/>
        <w:right w:val="none" w:sz="0" w:space="0" w:color="auto"/>
      </w:divBdr>
    </w:div>
    <w:div w:id="865753739">
      <w:bodyDiv w:val="1"/>
      <w:marLeft w:val="0"/>
      <w:marRight w:val="0"/>
      <w:marTop w:val="0"/>
      <w:marBottom w:val="0"/>
      <w:divBdr>
        <w:top w:val="none" w:sz="0" w:space="0" w:color="auto"/>
        <w:left w:val="none" w:sz="0" w:space="0" w:color="auto"/>
        <w:bottom w:val="none" w:sz="0" w:space="0" w:color="auto"/>
        <w:right w:val="none" w:sz="0" w:space="0" w:color="auto"/>
      </w:divBdr>
    </w:div>
    <w:div w:id="891691700">
      <w:bodyDiv w:val="1"/>
      <w:marLeft w:val="0"/>
      <w:marRight w:val="0"/>
      <w:marTop w:val="0"/>
      <w:marBottom w:val="0"/>
      <w:divBdr>
        <w:top w:val="none" w:sz="0" w:space="0" w:color="auto"/>
        <w:left w:val="none" w:sz="0" w:space="0" w:color="auto"/>
        <w:bottom w:val="none" w:sz="0" w:space="0" w:color="auto"/>
        <w:right w:val="none" w:sz="0" w:space="0" w:color="auto"/>
      </w:divBdr>
      <w:divsChild>
        <w:div w:id="2087877158">
          <w:marLeft w:val="0"/>
          <w:marRight w:val="0"/>
          <w:marTop w:val="0"/>
          <w:marBottom w:val="0"/>
          <w:divBdr>
            <w:top w:val="none" w:sz="0" w:space="0" w:color="auto"/>
            <w:left w:val="none" w:sz="0" w:space="0" w:color="auto"/>
            <w:bottom w:val="none" w:sz="0" w:space="0" w:color="auto"/>
            <w:right w:val="none" w:sz="0" w:space="0" w:color="auto"/>
          </w:divBdr>
          <w:divsChild>
            <w:div w:id="4908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68746">
      <w:bodyDiv w:val="1"/>
      <w:marLeft w:val="0"/>
      <w:marRight w:val="0"/>
      <w:marTop w:val="0"/>
      <w:marBottom w:val="0"/>
      <w:divBdr>
        <w:top w:val="none" w:sz="0" w:space="0" w:color="auto"/>
        <w:left w:val="none" w:sz="0" w:space="0" w:color="auto"/>
        <w:bottom w:val="none" w:sz="0" w:space="0" w:color="auto"/>
        <w:right w:val="none" w:sz="0" w:space="0" w:color="auto"/>
      </w:divBdr>
      <w:divsChild>
        <w:div w:id="1268924612">
          <w:marLeft w:val="0"/>
          <w:marRight w:val="0"/>
          <w:marTop w:val="15"/>
          <w:marBottom w:val="15"/>
          <w:divBdr>
            <w:top w:val="none" w:sz="0" w:space="0" w:color="auto"/>
            <w:left w:val="none" w:sz="0" w:space="0" w:color="auto"/>
            <w:bottom w:val="none" w:sz="0" w:space="0" w:color="auto"/>
            <w:right w:val="none" w:sz="0" w:space="0" w:color="auto"/>
          </w:divBdr>
        </w:div>
        <w:div w:id="1350136615">
          <w:marLeft w:val="0"/>
          <w:marRight w:val="0"/>
          <w:marTop w:val="0"/>
          <w:marBottom w:val="0"/>
          <w:divBdr>
            <w:top w:val="none" w:sz="0" w:space="0" w:color="auto"/>
            <w:left w:val="none" w:sz="0" w:space="0" w:color="auto"/>
            <w:bottom w:val="none" w:sz="0" w:space="0" w:color="auto"/>
            <w:right w:val="none" w:sz="0" w:space="0" w:color="auto"/>
          </w:divBdr>
          <w:divsChild>
            <w:div w:id="1265966301">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39531141">
      <w:bodyDiv w:val="1"/>
      <w:marLeft w:val="0"/>
      <w:marRight w:val="0"/>
      <w:marTop w:val="0"/>
      <w:marBottom w:val="0"/>
      <w:divBdr>
        <w:top w:val="none" w:sz="0" w:space="0" w:color="auto"/>
        <w:left w:val="none" w:sz="0" w:space="0" w:color="auto"/>
        <w:bottom w:val="none" w:sz="0" w:space="0" w:color="auto"/>
        <w:right w:val="none" w:sz="0" w:space="0" w:color="auto"/>
      </w:divBdr>
      <w:divsChild>
        <w:div w:id="1596665509">
          <w:marLeft w:val="0"/>
          <w:marRight w:val="0"/>
          <w:marTop w:val="15"/>
          <w:marBottom w:val="15"/>
          <w:divBdr>
            <w:top w:val="none" w:sz="0" w:space="0" w:color="auto"/>
            <w:left w:val="none" w:sz="0" w:space="0" w:color="auto"/>
            <w:bottom w:val="none" w:sz="0" w:space="0" w:color="auto"/>
            <w:right w:val="none" w:sz="0" w:space="0" w:color="auto"/>
          </w:divBdr>
        </w:div>
        <w:div w:id="193229526">
          <w:marLeft w:val="0"/>
          <w:marRight w:val="0"/>
          <w:marTop w:val="0"/>
          <w:marBottom w:val="0"/>
          <w:divBdr>
            <w:top w:val="none" w:sz="0" w:space="0" w:color="auto"/>
            <w:left w:val="none" w:sz="0" w:space="0" w:color="auto"/>
            <w:bottom w:val="none" w:sz="0" w:space="0" w:color="auto"/>
            <w:right w:val="none" w:sz="0" w:space="0" w:color="auto"/>
          </w:divBdr>
          <w:divsChild>
            <w:div w:id="20572712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59266846">
      <w:bodyDiv w:val="1"/>
      <w:marLeft w:val="0"/>
      <w:marRight w:val="0"/>
      <w:marTop w:val="0"/>
      <w:marBottom w:val="0"/>
      <w:divBdr>
        <w:top w:val="none" w:sz="0" w:space="0" w:color="auto"/>
        <w:left w:val="none" w:sz="0" w:space="0" w:color="auto"/>
        <w:bottom w:val="none" w:sz="0" w:space="0" w:color="auto"/>
        <w:right w:val="none" w:sz="0" w:space="0" w:color="auto"/>
      </w:divBdr>
      <w:divsChild>
        <w:div w:id="266928356">
          <w:marLeft w:val="0"/>
          <w:marRight w:val="0"/>
          <w:marTop w:val="0"/>
          <w:marBottom w:val="0"/>
          <w:divBdr>
            <w:top w:val="none" w:sz="0" w:space="0" w:color="auto"/>
            <w:left w:val="none" w:sz="0" w:space="0" w:color="auto"/>
            <w:bottom w:val="none" w:sz="0" w:space="0" w:color="auto"/>
            <w:right w:val="none" w:sz="0" w:space="0" w:color="auto"/>
          </w:divBdr>
          <w:divsChild>
            <w:div w:id="481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6463">
      <w:bodyDiv w:val="1"/>
      <w:marLeft w:val="0"/>
      <w:marRight w:val="0"/>
      <w:marTop w:val="0"/>
      <w:marBottom w:val="0"/>
      <w:divBdr>
        <w:top w:val="none" w:sz="0" w:space="0" w:color="auto"/>
        <w:left w:val="none" w:sz="0" w:space="0" w:color="auto"/>
        <w:bottom w:val="none" w:sz="0" w:space="0" w:color="auto"/>
        <w:right w:val="none" w:sz="0" w:space="0" w:color="auto"/>
      </w:divBdr>
      <w:divsChild>
        <w:div w:id="1514808511">
          <w:marLeft w:val="0"/>
          <w:marRight w:val="0"/>
          <w:marTop w:val="0"/>
          <w:marBottom w:val="0"/>
          <w:divBdr>
            <w:top w:val="none" w:sz="0" w:space="0" w:color="auto"/>
            <w:left w:val="none" w:sz="0" w:space="0" w:color="auto"/>
            <w:bottom w:val="none" w:sz="0" w:space="0" w:color="auto"/>
            <w:right w:val="none" w:sz="0" w:space="0" w:color="auto"/>
          </w:divBdr>
          <w:divsChild>
            <w:div w:id="3248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27468">
      <w:bodyDiv w:val="1"/>
      <w:marLeft w:val="0"/>
      <w:marRight w:val="0"/>
      <w:marTop w:val="0"/>
      <w:marBottom w:val="0"/>
      <w:divBdr>
        <w:top w:val="none" w:sz="0" w:space="0" w:color="auto"/>
        <w:left w:val="none" w:sz="0" w:space="0" w:color="auto"/>
        <w:bottom w:val="none" w:sz="0" w:space="0" w:color="auto"/>
        <w:right w:val="none" w:sz="0" w:space="0" w:color="auto"/>
      </w:divBdr>
    </w:div>
    <w:div w:id="996227513">
      <w:bodyDiv w:val="1"/>
      <w:marLeft w:val="0"/>
      <w:marRight w:val="0"/>
      <w:marTop w:val="0"/>
      <w:marBottom w:val="0"/>
      <w:divBdr>
        <w:top w:val="none" w:sz="0" w:space="0" w:color="auto"/>
        <w:left w:val="none" w:sz="0" w:space="0" w:color="auto"/>
        <w:bottom w:val="none" w:sz="0" w:space="0" w:color="auto"/>
        <w:right w:val="none" w:sz="0" w:space="0" w:color="auto"/>
      </w:divBdr>
      <w:divsChild>
        <w:div w:id="1807432139">
          <w:marLeft w:val="0"/>
          <w:marRight w:val="0"/>
          <w:marTop w:val="0"/>
          <w:marBottom w:val="0"/>
          <w:divBdr>
            <w:top w:val="none" w:sz="0" w:space="0" w:color="auto"/>
            <w:left w:val="none" w:sz="0" w:space="0" w:color="auto"/>
            <w:bottom w:val="none" w:sz="0" w:space="0" w:color="auto"/>
            <w:right w:val="none" w:sz="0" w:space="0" w:color="auto"/>
          </w:divBdr>
          <w:divsChild>
            <w:div w:id="333413729">
              <w:marLeft w:val="0"/>
              <w:marRight w:val="0"/>
              <w:marTop w:val="0"/>
              <w:marBottom w:val="0"/>
              <w:divBdr>
                <w:top w:val="none" w:sz="0" w:space="0" w:color="auto"/>
                <w:left w:val="none" w:sz="0" w:space="0" w:color="auto"/>
                <w:bottom w:val="none" w:sz="0" w:space="0" w:color="auto"/>
                <w:right w:val="none" w:sz="0" w:space="0" w:color="auto"/>
              </w:divBdr>
            </w:div>
            <w:div w:id="344282183">
              <w:marLeft w:val="0"/>
              <w:marRight w:val="0"/>
              <w:marTop w:val="0"/>
              <w:marBottom w:val="0"/>
              <w:divBdr>
                <w:top w:val="none" w:sz="0" w:space="0" w:color="auto"/>
                <w:left w:val="none" w:sz="0" w:space="0" w:color="auto"/>
                <w:bottom w:val="none" w:sz="0" w:space="0" w:color="auto"/>
                <w:right w:val="none" w:sz="0" w:space="0" w:color="auto"/>
              </w:divBdr>
            </w:div>
            <w:div w:id="1111708493">
              <w:marLeft w:val="0"/>
              <w:marRight w:val="0"/>
              <w:marTop w:val="0"/>
              <w:marBottom w:val="0"/>
              <w:divBdr>
                <w:top w:val="none" w:sz="0" w:space="0" w:color="auto"/>
                <w:left w:val="none" w:sz="0" w:space="0" w:color="auto"/>
                <w:bottom w:val="none" w:sz="0" w:space="0" w:color="auto"/>
                <w:right w:val="none" w:sz="0" w:space="0" w:color="auto"/>
              </w:divBdr>
            </w:div>
            <w:div w:id="1324091285">
              <w:marLeft w:val="0"/>
              <w:marRight w:val="0"/>
              <w:marTop w:val="0"/>
              <w:marBottom w:val="0"/>
              <w:divBdr>
                <w:top w:val="none" w:sz="0" w:space="0" w:color="auto"/>
                <w:left w:val="none" w:sz="0" w:space="0" w:color="auto"/>
                <w:bottom w:val="none" w:sz="0" w:space="0" w:color="auto"/>
                <w:right w:val="none" w:sz="0" w:space="0" w:color="auto"/>
              </w:divBdr>
            </w:div>
            <w:div w:id="1885022932">
              <w:marLeft w:val="0"/>
              <w:marRight w:val="0"/>
              <w:marTop w:val="0"/>
              <w:marBottom w:val="0"/>
              <w:divBdr>
                <w:top w:val="none" w:sz="0" w:space="0" w:color="auto"/>
                <w:left w:val="none" w:sz="0" w:space="0" w:color="auto"/>
                <w:bottom w:val="none" w:sz="0" w:space="0" w:color="auto"/>
                <w:right w:val="none" w:sz="0" w:space="0" w:color="auto"/>
              </w:divBdr>
            </w:div>
            <w:div w:id="497044452">
              <w:marLeft w:val="0"/>
              <w:marRight w:val="0"/>
              <w:marTop w:val="0"/>
              <w:marBottom w:val="0"/>
              <w:divBdr>
                <w:top w:val="none" w:sz="0" w:space="0" w:color="auto"/>
                <w:left w:val="none" w:sz="0" w:space="0" w:color="auto"/>
                <w:bottom w:val="none" w:sz="0" w:space="0" w:color="auto"/>
                <w:right w:val="none" w:sz="0" w:space="0" w:color="auto"/>
              </w:divBdr>
            </w:div>
            <w:div w:id="2076657036">
              <w:marLeft w:val="0"/>
              <w:marRight w:val="0"/>
              <w:marTop w:val="0"/>
              <w:marBottom w:val="0"/>
              <w:divBdr>
                <w:top w:val="none" w:sz="0" w:space="0" w:color="auto"/>
                <w:left w:val="none" w:sz="0" w:space="0" w:color="auto"/>
                <w:bottom w:val="none" w:sz="0" w:space="0" w:color="auto"/>
                <w:right w:val="none" w:sz="0" w:space="0" w:color="auto"/>
              </w:divBdr>
            </w:div>
            <w:div w:id="542182888">
              <w:marLeft w:val="0"/>
              <w:marRight w:val="0"/>
              <w:marTop w:val="0"/>
              <w:marBottom w:val="0"/>
              <w:divBdr>
                <w:top w:val="none" w:sz="0" w:space="0" w:color="auto"/>
                <w:left w:val="none" w:sz="0" w:space="0" w:color="auto"/>
                <w:bottom w:val="none" w:sz="0" w:space="0" w:color="auto"/>
                <w:right w:val="none" w:sz="0" w:space="0" w:color="auto"/>
              </w:divBdr>
            </w:div>
            <w:div w:id="381901921">
              <w:marLeft w:val="0"/>
              <w:marRight w:val="0"/>
              <w:marTop w:val="0"/>
              <w:marBottom w:val="0"/>
              <w:divBdr>
                <w:top w:val="none" w:sz="0" w:space="0" w:color="auto"/>
                <w:left w:val="none" w:sz="0" w:space="0" w:color="auto"/>
                <w:bottom w:val="none" w:sz="0" w:space="0" w:color="auto"/>
                <w:right w:val="none" w:sz="0" w:space="0" w:color="auto"/>
              </w:divBdr>
            </w:div>
            <w:div w:id="106698685">
              <w:marLeft w:val="0"/>
              <w:marRight w:val="0"/>
              <w:marTop w:val="0"/>
              <w:marBottom w:val="0"/>
              <w:divBdr>
                <w:top w:val="none" w:sz="0" w:space="0" w:color="auto"/>
                <w:left w:val="none" w:sz="0" w:space="0" w:color="auto"/>
                <w:bottom w:val="none" w:sz="0" w:space="0" w:color="auto"/>
                <w:right w:val="none" w:sz="0" w:space="0" w:color="auto"/>
              </w:divBdr>
            </w:div>
            <w:div w:id="805439001">
              <w:marLeft w:val="0"/>
              <w:marRight w:val="0"/>
              <w:marTop w:val="0"/>
              <w:marBottom w:val="0"/>
              <w:divBdr>
                <w:top w:val="none" w:sz="0" w:space="0" w:color="auto"/>
                <w:left w:val="none" w:sz="0" w:space="0" w:color="auto"/>
                <w:bottom w:val="none" w:sz="0" w:space="0" w:color="auto"/>
                <w:right w:val="none" w:sz="0" w:space="0" w:color="auto"/>
              </w:divBdr>
            </w:div>
            <w:div w:id="1192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10326">
      <w:bodyDiv w:val="1"/>
      <w:marLeft w:val="0"/>
      <w:marRight w:val="0"/>
      <w:marTop w:val="0"/>
      <w:marBottom w:val="0"/>
      <w:divBdr>
        <w:top w:val="none" w:sz="0" w:space="0" w:color="auto"/>
        <w:left w:val="none" w:sz="0" w:space="0" w:color="auto"/>
        <w:bottom w:val="none" w:sz="0" w:space="0" w:color="auto"/>
        <w:right w:val="none" w:sz="0" w:space="0" w:color="auto"/>
      </w:divBdr>
      <w:divsChild>
        <w:div w:id="1193304746">
          <w:marLeft w:val="0"/>
          <w:marRight w:val="0"/>
          <w:marTop w:val="15"/>
          <w:marBottom w:val="15"/>
          <w:divBdr>
            <w:top w:val="none" w:sz="0" w:space="0" w:color="auto"/>
            <w:left w:val="none" w:sz="0" w:space="0" w:color="auto"/>
            <w:bottom w:val="none" w:sz="0" w:space="0" w:color="auto"/>
            <w:right w:val="none" w:sz="0" w:space="0" w:color="auto"/>
          </w:divBdr>
        </w:div>
        <w:div w:id="652684483">
          <w:marLeft w:val="0"/>
          <w:marRight w:val="0"/>
          <w:marTop w:val="0"/>
          <w:marBottom w:val="0"/>
          <w:divBdr>
            <w:top w:val="none" w:sz="0" w:space="0" w:color="auto"/>
            <w:left w:val="none" w:sz="0" w:space="0" w:color="auto"/>
            <w:bottom w:val="none" w:sz="0" w:space="0" w:color="auto"/>
            <w:right w:val="none" w:sz="0" w:space="0" w:color="auto"/>
          </w:divBdr>
          <w:divsChild>
            <w:div w:id="67823453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091582877">
      <w:bodyDiv w:val="1"/>
      <w:marLeft w:val="0"/>
      <w:marRight w:val="0"/>
      <w:marTop w:val="0"/>
      <w:marBottom w:val="0"/>
      <w:divBdr>
        <w:top w:val="none" w:sz="0" w:space="0" w:color="auto"/>
        <w:left w:val="none" w:sz="0" w:space="0" w:color="auto"/>
        <w:bottom w:val="none" w:sz="0" w:space="0" w:color="auto"/>
        <w:right w:val="none" w:sz="0" w:space="0" w:color="auto"/>
      </w:divBdr>
      <w:divsChild>
        <w:div w:id="1203714067">
          <w:marLeft w:val="0"/>
          <w:marRight w:val="0"/>
          <w:marTop w:val="0"/>
          <w:marBottom w:val="0"/>
          <w:divBdr>
            <w:top w:val="none" w:sz="0" w:space="0" w:color="auto"/>
            <w:left w:val="none" w:sz="0" w:space="0" w:color="auto"/>
            <w:bottom w:val="none" w:sz="0" w:space="0" w:color="auto"/>
            <w:right w:val="none" w:sz="0" w:space="0" w:color="auto"/>
          </w:divBdr>
          <w:divsChild>
            <w:div w:id="1593277773">
              <w:marLeft w:val="0"/>
              <w:marRight w:val="0"/>
              <w:marTop w:val="0"/>
              <w:marBottom w:val="0"/>
              <w:divBdr>
                <w:top w:val="none" w:sz="0" w:space="0" w:color="auto"/>
                <w:left w:val="none" w:sz="0" w:space="0" w:color="auto"/>
                <w:bottom w:val="none" w:sz="0" w:space="0" w:color="auto"/>
                <w:right w:val="none" w:sz="0" w:space="0" w:color="auto"/>
              </w:divBdr>
            </w:div>
            <w:div w:id="691423390">
              <w:marLeft w:val="0"/>
              <w:marRight w:val="0"/>
              <w:marTop w:val="0"/>
              <w:marBottom w:val="0"/>
              <w:divBdr>
                <w:top w:val="none" w:sz="0" w:space="0" w:color="auto"/>
                <w:left w:val="none" w:sz="0" w:space="0" w:color="auto"/>
                <w:bottom w:val="none" w:sz="0" w:space="0" w:color="auto"/>
                <w:right w:val="none" w:sz="0" w:space="0" w:color="auto"/>
              </w:divBdr>
            </w:div>
            <w:div w:id="1634821978">
              <w:marLeft w:val="0"/>
              <w:marRight w:val="0"/>
              <w:marTop w:val="0"/>
              <w:marBottom w:val="0"/>
              <w:divBdr>
                <w:top w:val="none" w:sz="0" w:space="0" w:color="auto"/>
                <w:left w:val="none" w:sz="0" w:space="0" w:color="auto"/>
                <w:bottom w:val="none" w:sz="0" w:space="0" w:color="auto"/>
                <w:right w:val="none" w:sz="0" w:space="0" w:color="auto"/>
              </w:divBdr>
            </w:div>
            <w:div w:id="85271187">
              <w:marLeft w:val="0"/>
              <w:marRight w:val="0"/>
              <w:marTop w:val="0"/>
              <w:marBottom w:val="0"/>
              <w:divBdr>
                <w:top w:val="none" w:sz="0" w:space="0" w:color="auto"/>
                <w:left w:val="none" w:sz="0" w:space="0" w:color="auto"/>
                <w:bottom w:val="none" w:sz="0" w:space="0" w:color="auto"/>
                <w:right w:val="none" w:sz="0" w:space="0" w:color="auto"/>
              </w:divBdr>
            </w:div>
            <w:div w:id="2141066079">
              <w:marLeft w:val="0"/>
              <w:marRight w:val="0"/>
              <w:marTop w:val="0"/>
              <w:marBottom w:val="0"/>
              <w:divBdr>
                <w:top w:val="none" w:sz="0" w:space="0" w:color="auto"/>
                <w:left w:val="none" w:sz="0" w:space="0" w:color="auto"/>
                <w:bottom w:val="none" w:sz="0" w:space="0" w:color="auto"/>
                <w:right w:val="none" w:sz="0" w:space="0" w:color="auto"/>
              </w:divBdr>
            </w:div>
            <w:div w:id="975918065">
              <w:marLeft w:val="0"/>
              <w:marRight w:val="0"/>
              <w:marTop w:val="0"/>
              <w:marBottom w:val="0"/>
              <w:divBdr>
                <w:top w:val="none" w:sz="0" w:space="0" w:color="auto"/>
                <w:left w:val="none" w:sz="0" w:space="0" w:color="auto"/>
                <w:bottom w:val="none" w:sz="0" w:space="0" w:color="auto"/>
                <w:right w:val="none" w:sz="0" w:space="0" w:color="auto"/>
              </w:divBdr>
            </w:div>
            <w:div w:id="1417898598">
              <w:marLeft w:val="0"/>
              <w:marRight w:val="0"/>
              <w:marTop w:val="0"/>
              <w:marBottom w:val="0"/>
              <w:divBdr>
                <w:top w:val="none" w:sz="0" w:space="0" w:color="auto"/>
                <w:left w:val="none" w:sz="0" w:space="0" w:color="auto"/>
                <w:bottom w:val="none" w:sz="0" w:space="0" w:color="auto"/>
                <w:right w:val="none" w:sz="0" w:space="0" w:color="auto"/>
              </w:divBdr>
            </w:div>
            <w:div w:id="1928493488">
              <w:marLeft w:val="0"/>
              <w:marRight w:val="0"/>
              <w:marTop w:val="0"/>
              <w:marBottom w:val="0"/>
              <w:divBdr>
                <w:top w:val="none" w:sz="0" w:space="0" w:color="auto"/>
                <w:left w:val="none" w:sz="0" w:space="0" w:color="auto"/>
                <w:bottom w:val="none" w:sz="0" w:space="0" w:color="auto"/>
                <w:right w:val="none" w:sz="0" w:space="0" w:color="auto"/>
              </w:divBdr>
            </w:div>
            <w:div w:id="2087415007">
              <w:marLeft w:val="0"/>
              <w:marRight w:val="0"/>
              <w:marTop w:val="0"/>
              <w:marBottom w:val="0"/>
              <w:divBdr>
                <w:top w:val="none" w:sz="0" w:space="0" w:color="auto"/>
                <w:left w:val="none" w:sz="0" w:space="0" w:color="auto"/>
                <w:bottom w:val="none" w:sz="0" w:space="0" w:color="auto"/>
                <w:right w:val="none" w:sz="0" w:space="0" w:color="auto"/>
              </w:divBdr>
            </w:div>
            <w:div w:id="1593467481">
              <w:marLeft w:val="0"/>
              <w:marRight w:val="0"/>
              <w:marTop w:val="0"/>
              <w:marBottom w:val="0"/>
              <w:divBdr>
                <w:top w:val="none" w:sz="0" w:space="0" w:color="auto"/>
                <w:left w:val="none" w:sz="0" w:space="0" w:color="auto"/>
                <w:bottom w:val="none" w:sz="0" w:space="0" w:color="auto"/>
                <w:right w:val="none" w:sz="0" w:space="0" w:color="auto"/>
              </w:divBdr>
            </w:div>
            <w:div w:id="116803223">
              <w:marLeft w:val="0"/>
              <w:marRight w:val="0"/>
              <w:marTop w:val="0"/>
              <w:marBottom w:val="0"/>
              <w:divBdr>
                <w:top w:val="none" w:sz="0" w:space="0" w:color="auto"/>
                <w:left w:val="none" w:sz="0" w:space="0" w:color="auto"/>
                <w:bottom w:val="none" w:sz="0" w:space="0" w:color="auto"/>
                <w:right w:val="none" w:sz="0" w:space="0" w:color="auto"/>
              </w:divBdr>
            </w:div>
            <w:div w:id="7784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9592">
      <w:bodyDiv w:val="1"/>
      <w:marLeft w:val="0"/>
      <w:marRight w:val="0"/>
      <w:marTop w:val="0"/>
      <w:marBottom w:val="0"/>
      <w:divBdr>
        <w:top w:val="none" w:sz="0" w:space="0" w:color="auto"/>
        <w:left w:val="none" w:sz="0" w:space="0" w:color="auto"/>
        <w:bottom w:val="none" w:sz="0" w:space="0" w:color="auto"/>
        <w:right w:val="none" w:sz="0" w:space="0" w:color="auto"/>
      </w:divBdr>
      <w:divsChild>
        <w:div w:id="463079837">
          <w:marLeft w:val="0"/>
          <w:marRight w:val="0"/>
          <w:marTop w:val="0"/>
          <w:marBottom w:val="0"/>
          <w:divBdr>
            <w:top w:val="none" w:sz="0" w:space="0" w:color="auto"/>
            <w:left w:val="none" w:sz="0" w:space="0" w:color="auto"/>
            <w:bottom w:val="none" w:sz="0" w:space="0" w:color="auto"/>
            <w:right w:val="none" w:sz="0" w:space="0" w:color="auto"/>
          </w:divBdr>
          <w:divsChild>
            <w:div w:id="1769157251">
              <w:marLeft w:val="0"/>
              <w:marRight w:val="0"/>
              <w:marTop w:val="0"/>
              <w:marBottom w:val="0"/>
              <w:divBdr>
                <w:top w:val="none" w:sz="0" w:space="0" w:color="auto"/>
                <w:left w:val="none" w:sz="0" w:space="0" w:color="auto"/>
                <w:bottom w:val="none" w:sz="0" w:space="0" w:color="auto"/>
                <w:right w:val="none" w:sz="0" w:space="0" w:color="auto"/>
              </w:divBdr>
            </w:div>
            <w:div w:id="1945455391">
              <w:marLeft w:val="0"/>
              <w:marRight w:val="0"/>
              <w:marTop w:val="0"/>
              <w:marBottom w:val="0"/>
              <w:divBdr>
                <w:top w:val="none" w:sz="0" w:space="0" w:color="auto"/>
                <w:left w:val="none" w:sz="0" w:space="0" w:color="auto"/>
                <w:bottom w:val="none" w:sz="0" w:space="0" w:color="auto"/>
                <w:right w:val="none" w:sz="0" w:space="0" w:color="auto"/>
              </w:divBdr>
            </w:div>
            <w:div w:id="353504606">
              <w:marLeft w:val="0"/>
              <w:marRight w:val="0"/>
              <w:marTop w:val="0"/>
              <w:marBottom w:val="0"/>
              <w:divBdr>
                <w:top w:val="none" w:sz="0" w:space="0" w:color="auto"/>
                <w:left w:val="none" w:sz="0" w:space="0" w:color="auto"/>
                <w:bottom w:val="none" w:sz="0" w:space="0" w:color="auto"/>
                <w:right w:val="none" w:sz="0" w:space="0" w:color="auto"/>
              </w:divBdr>
            </w:div>
            <w:div w:id="1256747616">
              <w:marLeft w:val="0"/>
              <w:marRight w:val="0"/>
              <w:marTop w:val="0"/>
              <w:marBottom w:val="0"/>
              <w:divBdr>
                <w:top w:val="none" w:sz="0" w:space="0" w:color="auto"/>
                <w:left w:val="none" w:sz="0" w:space="0" w:color="auto"/>
                <w:bottom w:val="none" w:sz="0" w:space="0" w:color="auto"/>
                <w:right w:val="none" w:sz="0" w:space="0" w:color="auto"/>
              </w:divBdr>
            </w:div>
            <w:div w:id="146243212">
              <w:marLeft w:val="0"/>
              <w:marRight w:val="0"/>
              <w:marTop w:val="0"/>
              <w:marBottom w:val="0"/>
              <w:divBdr>
                <w:top w:val="none" w:sz="0" w:space="0" w:color="auto"/>
                <w:left w:val="none" w:sz="0" w:space="0" w:color="auto"/>
                <w:bottom w:val="none" w:sz="0" w:space="0" w:color="auto"/>
                <w:right w:val="none" w:sz="0" w:space="0" w:color="auto"/>
              </w:divBdr>
            </w:div>
            <w:div w:id="1659651449">
              <w:marLeft w:val="0"/>
              <w:marRight w:val="0"/>
              <w:marTop w:val="0"/>
              <w:marBottom w:val="0"/>
              <w:divBdr>
                <w:top w:val="none" w:sz="0" w:space="0" w:color="auto"/>
                <w:left w:val="none" w:sz="0" w:space="0" w:color="auto"/>
                <w:bottom w:val="none" w:sz="0" w:space="0" w:color="auto"/>
                <w:right w:val="none" w:sz="0" w:space="0" w:color="auto"/>
              </w:divBdr>
            </w:div>
            <w:div w:id="1016426541">
              <w:marLeft w:val="0"/>
              <w:marRight w:val="0"/>
              <w:marTop w:val="0"/>
              <w:marBottom w:val="0"/>
              <w:divBdr>
                <w:top w:val="none" w:sz="0" w:space="0" w:color="auto"/>
                <w:left w:val="none" w:sz="0" w:space="0" w:color="auto"/>
                <w:bottom w:val="none" w:sz="0" w:space="0" w:color="auto"/>
                <w:right w:val="none" w:sz="0" w:space="0" w:color="auto"/>
              </w:divBdr>
            </w:div>
            <w:div w:id="169680707">
              <w:marLeft w:val="0"/>
              <w:marRight w:val="0"/>
              <w:marTop w:val="0"/>
              <w:marBottom w:val="0"/>
              <w:divBdr>
                <w:top w:val="none" w:sz="0" w:space="0" w:color="auto"/>
                <w:left w:val="none" w:sz="0" w:space="0" w:color="auto"/>
                <w:bottom w:val="none" w:sz="0" w:space="0" w:color="auto"/>
                <w:right w:val="none" w:sz="0" w:space="0" w:color="auto"/>
              </w:divBdr>
            </w:div>
            <w:div w:id="1877111283">
              <w:marLeft w:val="0"/>
              <w:marRight w:val="0"/>
              <w:marTop w:val="0"/>
              <w:marBottom w:val="0"/>
              <w:divBdr>
                <w:top w:val="none" w:sz="0" w:space="0" w:color="auto"/>
                <w:left w:val="none" w:sz="0" w:space="0" w:color="auto"/>
                <w:bottom w:val="none" w:sz="0" w:space="0" w:color="auto"/>
                <w:right w:val="none" w:sz="0" w:space="0" w:color="auto"/>
              </w:divBdr>
            </w:div>
            <w:div w:id="357895170">
              <w:marLeft w:val="0"/>
              <w:marRight w:val="0"/>
              <w:marTop w:val="0"/>
              <w:marBottom w:val="0"/>
              <w:divBdr>
                <w:top w:val="none" w:sz="0" w:space="0" w:color="auto"/>
                <w:left w:val="none" w:sz="0" w:space="0" w:color="auto"/>
                <w:bottom w:val="none" w:sz="0" w:space="0" w:color="auto"/>
                <w:right w:val="none" w:sz="0" w:space="0" w:color="auto"/>
              </w:divBdr>
            </w:div>
            <w:div w:id="953292117">
              <w:marLeft w:val="0"/>
              <w:marRight w:val="0"/>
              <w:marTop w:val="0"/>
              <w:marBottom w:val="0"/>
              <w:divBdr>
                <w:top w:val="none" w:sz="0" w:space="0" w:color="auto"/>
                <w:left w:val="none" w:sz="0" w:space="0" w:color="auto"/>
                <w:bottom w:val="none" w:sz="0" w:space="0" w:color="auto"/>
                <w:right w:val="none" w:sz="0" w:space="0" w:color="auto"/>
              </w:divBdr>
            </w:div>
            <w:div w:id="17170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7191">
      <w:bodyDiv w:val="1"/>
      <w:marLeft w:val="0"/>
      <w:marRight w:val="0"/>
      <w:marTop w:val="0"/>
      <w:marBottom w:val="0"/>
      <w:divBdr>
        <w:top w:val="none" w:sz="0" w:space="0" w:color="auto"/>
        <w:left w:val="none" w:sz="0" w:space="0" w:color="auto"/>
        <w:bottom w:val="none" w:sz="0" w:space="0" w:color="auto"/>
        <w:right w:val="none" w:sz="0" w:space="0" w:color="auto"/>
      </w:divBdr>
    </w:div>
    <w:div w:id="1159469315">
      <w:bodyDiv w:val="1"/>
      <w:marLeft w:val="0"/>
      <w:marRight w:val="0"/>
      <w:marTop w:val="0"/>
      <w:marBottom w:val="0"/>
      <w:divBdr>
        <w:top w:val="none" w:sz="0" w:space="0" w:color="auto"/>
        <w:left w:val="none" w:sz="0" w:space="0" w:color="auto"/>
        <w:bottom w:val="none" w:sz="0" w:space="0" w:color="auto"/>
        <w:right w:val="none" w:sz="0" w:space="0" w:color="auto"/>
      </w:divBdr>
      <w:divsChild>
        <w:div w:id="1086029271">
          <w:marLeft w:val="0"/>
          <w:marRight w:val="0"/>
          <w:marTop w:val="0"/>
          <w:marBottom w:val="0"/>
          <w:divBdr>
            <w:top w:val="none" w:sz="0" w:space="0" w:color="auto"/>
            <w:left w:val="none" w:sz="0" w:space="0" w:color="auto"/>
            <w:bottom w:val="none" w:sz="0" w:space="0" w:color="auto"/>
            <w:right w:val="none" w:sz="0" w:space="0" w:color="auto"/>
          </w:divBdr>
          <w:divsChild>
            <w:div w:id="14403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7967">
      <w:bodyDiv w:val="1"/>
      <w:marLeft w:val="0"/>
      <w:marRight w:val="0"/>
      <w:marTop w:val="0"/>
      <w:marBottom w:val="0"/>
      <w:divBdr>
        <w:top w:val="none" w:sz="0" w:space="0" w:color="auto"/>
        <w:left w:val="none" w:sz="0" w:space="0" w:color="auto"/>
        <w:bottom w:val="none" w:sz="0" w:space="0" w:color="auto"/>
        <w:right w:val="none" w:sz="0" w:space="0" w:color="auto"/>
      </w:divBdr>
      <w:divsChild>
        <w:div w:id="1499227650">
          <w:marLeft w:val="0"/>
          <w:marRight w:val="0"/>
          <w:marTop w:val="15"/>
          <w:marBottom w:val="15"/>
          <w:divBdr>
            <w:top w:val="none" w:sz="0" w:space="0" w:color="auto"/>
            <w:left w:val="none" w:sz="0" w:space="0" w:color="auto"/>
            <w:bottom w:val="none" w:sz="0" w:space="0" w:color="auto"/>
            <w:right w:val="none" w:sz="0" w:space="0" w:color="auto"/>
          </w:divBdr>
        </w:div>
        <w:div w:id="379550410">
          <w:marLeft w:val="0"/>
          <w:marRight w:val="0"/>
          <w:marTop w:val="0"/>
          <w:marBottom w:val="0"/>
          <w:divBdr>
            <w:top w:val="none" w:sz="0" w:space="0" w:color="auto"/>
            <w:left w:val="none" w:sz="0" w:space="0" w:color="auto"/>
            <w:bottom w:val="none" w:sz="0" w:space="0" w:color="auto"/>
            <w:right w:val="none" w:sz="0" w:space="0" w:color="auto"/>
          </w:divBdr>
          <w:divsChild>
            <w:div w:id="108819138">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203175763">
      <w:bodyDiv w:val="1"/>
      <w:marLeft w:val="0"/>
      <w:marRight w:val="0"/>
      <w:marTop w:val="0"/>
      <w:marBottom w:val="0"/>
      <w:divBdr>
        <w:top w:val="none" w:sz="0" w:space="0" w:color="auto"/>
        <w:left w:val="none" w:sz="0" w:space="0" w:color="auto"/>
        <w:bottom w:val="none" w:sz="0" w:space="0" w:color="auto"/>
        <w:right w:val="none" w:sz="0" w:space="0" w:color="auto"/>
      </w:divBdr>
      <w:divsChild>
        <w:div w:id="835724305">
          <w:marLeft w:val="0"/>
          <w:marRight w:val="0"/>
          <w:marTop w:val="15"/>
          <w:marBottom w:val="15"/>
          <w:divBdr>
            <w:top w:val="none" w:sz="0" w:space="0" w:color="auto"/>
            <w:left w:val="none" w:sz="0" w:space="0" w:color="auto"/>
            <w:bottom w:val="none" w:sz="0" w:space="0" w:color="auto"/>
            <w:right w:val="none" w:sz="0" w:space="0" w:color="auto"/>
          </w:divBdr>
        </w:div>
        <w:div w:id="555165831">
          <w:marLeft w:val="0"/>
          <w:marRight w:val="0"/>
          <w:marTop w:val="0"/>
          <w:marBottom w:val="0"/>
          <w:divBdr>
            <w:top w:val="none" w:sz="0" w:space="0" w:color="auto"/>
            <w:left w:val="none" w:sz="0" w:space="0" w:color="auto"/>
            <w:bottom w:val="none" w:sz="0" w:space="0" w:color="auto"/>
            <w:right w:val="none" w:sz="0" w:space="0" w:color="auto"/>
          </w:divBdr>
          <w:divsChild>
            <w:div w:id="58669667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224098039">
      <w:bodyDiv w:val="1"/>
      <w:marLeft w:val="0"/>
      <w:marRight w:val="0"/>
      <w:marTop w:val="0"/>
      <w:marBottom w:val="0"/>
      <w:divBdr>
        <w:top w:val="none" w:sz="0" w:space="0" w:color="auto"/>
        <w:left w:val="none" w:sz="0" w:space="0" w:color="auto"/>
        <w:bottom w:val="none" w:sz="0" w:space="0" w:color="auto"/>
        <w:right w:val="none" w:sz="0" w:space="0" w:color="auto"/>
      </w:divBdr>
      <w:divsChild>
        <w:div w:id="475294519">
          <w:marLeft w:val="0"/>
          <w:marRight w:val="0"/>
          <w:marTop w:val="0"/>
          <w:marBottom w:val="0"/>
          <w:divBdr>
            <w:top w:val="none" w:sz="0" w:space="0" w:color="auto"/>
            <w:left w:val="none" w:sz="0" w:space="0" w:color="auto"/>
            <w:bottom w:val="none" w:sz="0" w:space="0" w:color="auto"/>
            <w:right w:val="none" w:sz="0" w:space="0" w:color="auto"/>
          </w:divBdr>
          <w:divsChild>
            <w:div w:id="415975481">
              <w:marLeft w:val="0"/>
              <w:marRight w:val="0"/>
              <w:marTop w:val="0"/>
              <w:marBottom w:val="0"/>
              <w:divBdr>
                <w:top w:val="none" w:sz="0" w:space="0" w:color="auto"/>
                <w:left w:val="none" w:sz="0" w:space="0" w:color="auto"/>
                <w:bottom w:val="none" w:sz="0" w:space="0" w:color="auto"/>
                <w:right w:val="none" w:sz="0" w:space="0" w:color="auto"/>
              </w:divBdr>
            </w:div>
            <w:div w:id="1513957831">
              <w:marLeft w:val="0"/>
              <w:marRight w:val="0"/>
              <w:marTop w:val="0"/>
              <w:marBottom w:val="0"/>
              <w:divBdr>
                <w:top w:val="none" w:sz="0" w:space="0" w:color="auto"/>
                <w:left w:val="none" w:sz="0" w:space="0" w:color="auto"/>
                <w:bottom w:val="none" w:sz="0" w:space="0" w:color="auto"/>
                <w:right w:val="none" w:sz="0" w:space="0" w:color="auto"/>
              </w:divBdr>
            </w:div>
            <w:div w:id="987586485">
              <w:marLeft w:val="0"/>
              <w:marRight w:val="0"/>
              <w:marTop w:val="0"/>
              <w:marBottom w:val="0"/>
              <w:divBdr>
                <w:top w:val="none" w:sz="0" w:space="0" w:color="auto"/>
                <w:left w:val="none" w:sz="0" w:space="0" w:color="auto"/>
                <w:bottom w:val="none" w:sz="0" w:space="0" w:color="auto"/>
                <w:right w:val="none" w:sz="0" w:space="0" w:color="auto"/>
              </w:divBdr>
            </w:div>
            <w:div w:id="1216545773">
              <w:marLeft w:val="0"/>
              <w:marRight w:val="0"/>
              <w:marTop w:val="0"/>
              <w:marBottom w:val="0"/>
              <w:divBdr>
                <w:top w:val="none" w:sz="0" w:space="0" w:color="auto"/>
                <w:left w:val="none" w:sz="0" w:space="0" w:color="auto"/>
                <w:bottom w:val="none" w:sz="0" w:space="0" w:color="auto"/>
                <w:right w:val="none" w:sz="0" w:space="0" w:color="auto"/>
              </w:divBdr>
            </w:div>
            <w:div w:id="668488921">
              <w:marLeft w:val="0"/>
              <w:marRight w:val="0"/>
              <w:marTop w:val="0"/>
              <w:marBottom w:val="0"/>
              <w:divBdr>
                <w:top w:val="none" w:sz="0" w:space="0" w:color="auto"/>
                <w:left w:val="none" w:sz="0" w:space="0" w:color="auto"/>
                <w:bottom w:val="none" w:sz="0" w:space="0" w:color="auto"/>
                <w:right w:val="none" w:sz="0" w:space="0" w:color="auto"/>
              </w:divBdr>
            </w:div>
            <w:div w:id="703941921">
              <w:marLeft w:val="0"/>
              <w:marRight w:val="0"/>
              <w:marTop w:val="0"/>
              <w:marBottom w:val="0"/>
              <w:divBdr>
                <w:top w:val="none" w:sz="0" w:space="0" w:color="auto"/>
                <w:left w:val="none" w:sz="0" w:space="0" w:color="auto"/>
                <w:bottom w:val="none" w:sz="0" w:space="0" w:color="auto"/>
                <w:right w:val="none" w:sz="0" w:space="0" w:color="auto"/>
              </w:divBdr>
            </w:div>
            <w:div w:id="469370942">
              <w:marLeft w:val="0"/>
              <w:marRight w:val="0"/>
              <w:marTop w:val="0"/>
              <w:marBottom w:val="0"/>
              <w:divBdr>
                <w:top w:val="none" w:sz="0" w:space="0" w:color="auto"/>
                <w:left w:val="none" w:sz="0" w:space="0" w:color="auto"/>
                <w:bottom w:val="none" w:sz="0" w:space="0" w:color="auto"/>
                <w:right w:val="none" w:sz="0" w:space="0" w:color="auto"/>
              </w:divBdr>
            </w:div>
            <w:div w:id="836044149">
              <w:marLeft w:val="0"/>
              <w:marRight w:val="0"/>
              <w:marTop w:val="0"/>
              <w:marBottom w:val="0"/>
              <w:divBdr>
                <w:top w:val="none" w:sz="0" w:space="0" w:color="auto"/>
                <w:left w:val="none" w:sz="0" w:space="0" w:color="auto"/>
                <w:bottom w:val="none" w:sz="0" w:space="0" w:color="auto"/>
                <w:right w:val="none" w:sz="0" w:space="0" w:color="auto"/>
              </w:divBdr>
            </w:div>
            <w:div w:id="1798260431">
              <w:marLeft w:val="0"/>
              <w:marRight w:val="0"/>
              <w:marTop w:val="0"/>
              <w:marBottom w:val="0"/>
              <w:divBdr>
                <w:top w:val="none" w:sz="0" w:space="0" w:color="auto"/>
                <w:left w:val="none" w:sz="0" w:space="0" w:color="auto"/>
                <w:bottom w:val="none" w:sz="0" w:space="0" w:color="auto"/>
                <w:right w:val="none" w:sz="0" w:space="0" w:color="auto"/>
              </w:divBdr>
            </w:div>
            <w:div w:id="525751252">
              <w:marLeft w:val="0"/>
              <w:marRight w:val="0"/>
              <w:marTop w:val="0"/>
              <w:marBottom w:val="0"/>
              <w:divBdr>
                <w:top w:val="none" w:sz="0" w:space="0" w:color="auto"/>
                <w:left w:val="none" w:sz="0" w:space="0" w:color="auto"/>
                <w:bottom w:val="none" w:sz="0" w:space="0" w:color="auto"/>
                <w:right w:val="none" w:sz="0" w:space="0" w:color="auto"/>
              </w:divBdr>
            </w:div>
            <w:div w:id="134950077">
              <w:marLeft w:val="0"/>
              <w:marRight w:val="0"/>
              <w:marTop w:val="0"/>
              <w:marBottom w:val="0"/>
              <w:divBdr>
                <w:top w:val="none" w:sz="0" w:space="0" w:color="auto"/>
                <w:left w:val="none" w:sz="0" w:space="0" w:color="auto"/>
                <w:bottom w:val="none" w:sz="0" w:space="0" w:color="auto"/>
                <w:right w:val="none" w:sz="0" w:space="0" w:color="auto"/>
              </w:divBdr>
            </w:div>
            <w:div w:id="14182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1609">
      <w:bodyDiv w:val="1"/>
      <w:marLeft w:val="0"/>
      <w:marRight w:val="0"/>
      <w:marTop w:val="0"/>
      <w:marBottom w:val="0"/>
      <w:divBdr>
        <w:top w:val="none" w:sz="0" w:space="0" w:color="auto"/>
        <w:left w:val="none" w:sz="0" w:space="0" w:color="auto"/>
        <w:bottom w:val="none" w:sz="0" w:space="0" w:color="auto"/>
        <w:right w:val="none" w:sz="0" w:space="0" w:color="auto"/>
      </w:divBdr>
    </w:div>
    <w:div w:id="1250623863">
      <w:bodyDiv w:val="1"/>
      <w:marLeft w:val="0"/>
      <w:marRight w:val="0"/>
      <w:marTop w:val="0"/>
      <w:marBottom w:val="0"/>
      <w:divBdr>
        <w:top w:val="none" w:sz="0" w:space="0" w:color="auto"/>
        <w:left w:val="none" w:sz="0" w:space="0" w:color="auto"/>
        <w:bottom w:val="none" w:sz="0" w:space="0" w:color="auto"/>
        <w:right w:val="none" w:sz="0" w:space="0" w:color="auto"/>
      </w:divBdr>
      <w:divsChild>
        <w:div w:id="45490927">
          <w:marLeft w:val="0"/>
          <w:marRight w:val="0"/>
          <w:marTop w:val="0"/>
          <w:marBottom w:val="0"/>
          <w:divBdr>
            <w:top w:val="none" w:sz="0" w:space="0" w:color="auto"/>
            <w:left w:val="none" w:sz="0" w:space="0" w:color="auto"/>
            <w:bottom w:val="none" w:sz="0" w:space="0" w:color="auto"/>
            <w:right w:val="none" w:sz="0" w:space="0" w:color="auto"/>
          </w:divBdr>
          <w:divsChild>
            <w:div w:id="6545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0675">
      <w:bodyDiv w:val="1"/>
      <w:marLeft w:val="0"/>
      <w:marRight w:val="0"/>
      <w:marTop w:val="0"/>
      <w:marBottom w:val="0"/>
      <w:divBdr>
        <w:top w:val="none" w:sz="0" w:space="0" w:color="auto"/>
        <w:left w:val="none" w:sz="0" w:space="0" w:color="auto"/>
        <w:bottom w:val="none" w:sz="0" w:space="0" w:color="auto"/>
        <w:right w:val="none" w:sz="0" w:space="0" w:color="auto"/>
      </w:divBdr>
    </w:div>
    <w:div w:id="1304579629">
      <w:bodyDiv w:val="1"/>
      <w:marLeft w:val="0"/>
      <w:marRight w:val="0"/>
      <w:marTop w:val="0"/>
      <w:marBottom w:val="0"/>
      <w:divBdr>
        <w:top w:val="none" w:sz="0" w:space="0" w:color="auto"/>
        <w:left w:val="none" w:sz="0" w:space="0" w:color="auto"/>
        <w:bottom w:val="none" w:sz="0" w:space="0" w:color="auto"/>
        <w:right w:val="none" w:sz="0" w:space="0" w:color="auto"/>
      </w:divBdr>
    </w:div>
    <w:div w:id="1308169705">
      <w:bodyDiv w:val="1"/>
      <w:marLeft w:val="0"/>
      <w:marRight w:val="0"/>
      <w:marTop w:val="0"/>
      <w:marBottom w:val="0"/>
      <w:divBdr>
        <w:top w:val="none" w:sz="0" w:space="0" w:color="auto"/>
        <w:left w:val="none" w:sz="0" w:space="0" w:color="auto"/>
        <w:bottom w:val="none" w:sz="0" w:space="0" w:color="auto"/>
        <w:right w:val="none" w:sz="0" w:space="0" w:color="auto"/>
      </w:divBdr>
      <w:divsChild>
        <w:div w:id="2017727942">
          <w:marLeft w:val="0"/>
          <w:marRight w:val="0"/>
          <w:marTop w:val="0"/>
          <w:marBottom w:val="0"/>
          <w:divBdr>
            <w:top w:val="none" w:sz="0" w:space="0" w:color="auto"/>
            <w:left w:val="none" w:sz="0" w:space="0" w:color="auto"/>
            <w:bottom w:val="none" w:sz="0" w:space="0" w:color="auto"/>
            <w:right w:val="none" w:sz="0" w:space="0" w:color="auto"/>
          </w:divBdr>
          <w:divsChild>
            <w:div w:id="2840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4768">
      <w:bodyDiv w:val="1"/>
      <w:marLeft w:val="0"/>
      <w:marRight w:val="0"/>
      <w:marTop w:val="0"/>
      <w:marBottom w:val="0"/>
      <w:divBdr>
        <w:top w:val="none" w:sz="0" w:space="0" w:color="auto"/>
        <w:left w:val="none" w:sz="0" w:space="0" w:color="auto"/>
        <w:bottom w:val="none" w:sz="0" w:space="0" w:color="auto"/>
        <w:right w:val="none" w:sz="0" w:space="0" w:color="auto"/>
      </w:divBdr>
      <w:divsChild>
        <w:div w:id="1465653909">
          <w:marLeft w:val="0"/>
          <w:marRight w:val="0"/>
          <w:marTop w:val="0"/>
          <w:marBottom w:val="0"/>
          <w:divBdr>
            <w:top w:val="none" w:sz="0" w:space="0" w:color="auto"/>
            <w:left w:val="none" w:sz="0" w:space="0" w:color="auto"/>
            <w:bottom w:val="none" w:sz="0" w:space="0" w:color="auto"/>
            <w:right w:val="none" w:sz="0" w:space="0" w:color="auto"/>
          </w:divBdr>
          <w:divsChild>
            <w:div w:id="2419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8535">
      <w:bodyDiv w:val="1"/>
      <w:marLeft w:val="0"/>
      <w:marRight w:val="0"/>
      <w:marTop w:val="0"/>
      <w:marBottom w:val="0"/>
      <w:divBdr>
        <w:top w:val="none" w:sz="0" w:space="0" w:color="auto"/>
        <w:left w:val="none" w:sz="0" w:space="0" w:color="auto"/>
        <w:bottom w:val="none" w:sz="0" w:space="0" w:color="auto"/>
        <w:right w:val="none" w:sz="0" w:space="0" w:color="auto"/>
      </w:divBdr>
      <w:divsChild>
        <w:div w:id="1284848242">
          <w:marLeft w:val="0"/>
          <w:marRight w:val="0"/>
          <w:marTop w:val="0"/>
          <w:marBottom w:val="0"/>
          <w:divBdr>
            <w:top w:val="none" w:sz="0" w:space="0" w:color="auto"/>
            <w:left w:val="none" w:sz="0" w:space="0" w:color="auto"/>
            <w:bottom w:val="none" w:sz="0" w:space="0" w:color="auto"/>
            <w:right w:val="none" w:sz="0" w:space="0" w:color="auto"/>
          </w:divBdr>
          <w:divsChild>
            <w:div w:id="30671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2387">
      <w:bodyDiv w:val="1"/>
      <w:marLeft w:val="0"/>
      <w:marRight w:val="0"/>
      <w:marTop w:val="0"/>
      <w:marBottom w:val="0"/>
      <w:divBdr>
        <w:top w:val="none" w:sz="0" w:space="0" w:color="auto"/>
        <w:left w:val="none" w:sz="0" w:space="0" w:color="auto"/>
        <w:bottom w:val="none" w:sz="0" w:space="0" w:color="auto"/>
        <w:right w:val="none" w:sz="0" w:space="0" w:color="auto"/>
      </w:divBdr>
    </w:div>
    <w:div w:id="1434979928">
      <w:bodyDiv w:val="1"/>
      <w:marLeft w:val="0"/>
      <w:marRight w:val="0"/>
      <w:marTop w:val="0"/>
      <w:marBottom w:val="0"/>
      <w:divBdr>
        <w:top w:val="none" w:sz="0" w:space="0" w:color="auto"/>
        <w:left w:val="none" w:sz="0" w:space="0" w:color="auto"/>
        <w:bottom w:val="none" w:sz="0" w:space="0" w:color="auto"/>
        <w:right w:val="none" w:sz="0" w:space="0" w:color="auto"/>
      </w:divBdr>
    </w:div>
    <w:div w:id="1442143583">
      <w:bodyDiv w:val="1"/>
      <w:marLeft w:val="0"/>
      <w:marRight w:val="0"/>
      <w:marTop w:val="0"/>
      <w:marBottom w:val="0"/>
      <w:divBdr>
        <w:top w:val="none" w:sz="0" w:space="0" w:color="auto"/>
        <w:left w:val="none" w:sz="0" w:space="0" w:color="auto"/>
        <w:bottom w:val="none" w:sz="0" w:space="0" w:color="auto"/>
        <w:right w:val="none" w:sz="0" w:space="0" w:color="auto"/>
      </w:divBdr>
      <w:divsChild>
        <w:div w:id="550700491">
          <w:marLeft w:val="0"/>
          <w:marRight w:val="0"/>
          <w:marTop w:val="15"/>
          <w:marBottom w:val="15"/>
          <w:divBdr>
            <w:top w:val="none" w:sz="0" w:space="0" w:color="auto"/>
            <w:left w:val="none" w:sz="0" w:space="0" w:color="auto"/>
            <w:bottom w:val="none" w:sz="0" w:space="0" w:color="auto"/>
            <w:right w:val="none" w:sz="0" w:space="0" w:color="auto"/>
          </w:divBdr>
        </w:div>
        <w:div w:id="749348198">
          <w:marLeft w:val="0"/>
          <w:marRight w:val="0"/>
          <w:marTop w:val="0"/>
          <w:marBottom w:val="0"/>
          <w:divBdr>
            <w:top w:val="none" w:sz="0" w:space="0" w:color="auto"/>
            <w:left w:val="none" w:sz="0" w:space="0" w:color="auto"/>
            <w:bottom w:val="none" w:sz="0" w:space="0" w:color="auto"/>
            <w:right w:val="none" w:sz="0" w:space="0" w:color="auto"/>
          </w:divBdr>
          <w:divsChild>
            <w:div w:id="131853778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474251231">
      <w:bodyDiv w:val="1"/>
      <w:marLeft w:val="0"/>
      <w:marRight w:val="0"/>
      <w:marTop w:val="0"/>
      <w:marBottom w:val="0"/>
      <w:divBdr>
        <w:top w:val="none" w:sz="0" w:space="0" w:color="auto"/>
        <w:left w:val="none" w:sz="0" w:space="0" w:color="auto"/>
        <w:bottom w:val="none" w:sz="0" w:space="0" w:color="auto"/>
        <w:right w:val="none" w:sz="0" w:space="0" w:color="auto"/>
      </w:divBdr>
      <w:divsChild>
        <w:div w:id="1141920943">
          <w:marLeft w:val="0"/>
          <w:marRight w:val="0"/>
          <w:marTop w:val="0"/>
          <w:marBottom w:val="0"/>
          <w:divBdr>
            <w:top w:val="none" w:sz="0" w:space="0" w:color="auto"/>
            <w:left w:val="none" w:sz="0" w:space="0" w:color="auto"/>
            <w:bottom w:val="none" w:sz="0" w:space="0" w:color="auto"/>
            <w:right w:val="none" w:sz="0" w:space="0" w:color="auto"/>
          </w:divBdr>
          <w:divsChild>
            <w:div w:id="2890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6110">
      <w:bodyDiv w:val="1"/>
      <w:marLeft w:val="0"/>
      <w:marRight w:val="0"/>
      <w:marTop w:val="0"/>
      <w:marBottom w:val="0"/>
      <w:divBdr>
        <w:top w:val="none" w:sz="0" w:space="0" w:color="auto"/>
        <w:left w:val="none" w:sz="0" w:space="0" w:color="auto"/>
        <w:bottom w:val="none" w:sz="0" w:space="0" w:color="auto"/>
        <w:right w:val="none" w:sz="0" w:space="0" w:color="auto"/>
      </w:divBdr>
      <w:divsChild>
        <w:div w:id="284891904">
          <w:marLeft w:val="0"/>
          <w:marRight w:val="0"/>
          <w:marTop w:val="0"/>
          <w:marBottom w:val="0"/>
          <w:divBdr>
            <w:top w:val="none" w:sz="0" w:space="0" w:color="auto"/>
            <w:left w:val="none" w:sz="0" w:space="0" w:color="auto"/>
            <w:bottom w:val="none" w:sz="0" w:space="0" w:color="auto"/>
            <w:right w:val="none" w:sz="0" w:space="0" w:color="auto"/>
          </w:divBdr>
          <w:divsChild>
            <w:div w:id="2032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5968">
      <w:bodyDiv w:val="1"/>
      <w:marLeft w:val="0"/>
      <w:marRight w:val="0"/>
      <w:marTop w:val="0"/>
      <w:marBottom w:val="0"/>
      <w:divBdr>
        <w:top w:val="none" w:sz="0" w:space="0" w:color="auto"/>
        <w:left w:val="none" w:sz="0" w:space="0" w:color="auto"/>
        <w:bottom w:val="none" w:sz="0" w:space="0" w:color="auto"/>
        <w:right w:val="none" w:sz="0" w:space="0" w:color="auto"/>
      </w:divBdr>
      <w:divsChild>
        <w:div w:id="1204634060">
          <w:marLeft w:val="0"/>
          <w:marRight w:val="0"/>
          <w:marTop w:val="0"/>
          <w:marBottom w:val="0"/>
          <w:divBdr>
            <w:top w:val="none" w:sz="0" w:space="0" w:color="auto"/>
            <w:left w:val="none" w:sz="0" w:space="0" w:color="auto"/>
            <w:bottom w:val="none" w:sz="0" w:space="0" w:color="auto"/>
            <w:right w:val="none" w:sz="0" w:space="0" w:color="auto"/>
          </w:divBdr>
          <w:divsChild>
            <w:div w:id="843276595">
              <w:marLeft w:val="0"/>
              <w:marRight w:val="0"/>
              <w:marTop w:val="0"/>
              <w:marBottom w:val="0"/>
              <w:divBdr>
                <w:top w:val="none" w:sz="0" w:space="0" w:color="auto"/>
                <w:left w:val="none" w:sz="0" w:space="0" w:color="auto"/>
                <w:bottom w:val="none" w:sz="0" w:space="0" w:color="auto"/>
                <w:right w:val="none" w:sz="0" w:space="0" w:color="auto"/>
              </w:divBdr>
            </w:div>
            <w:div w:id="242766546">
              <w:marLeft w:val="0"/>
              <w:marRight w:val="0"/>
              <w:marTop w:val="0"/>
              <w:marBottom w:val="0"/>
              <w:divBdr>
                <w:top w:val="none" w:sz="0" w:space="0" w:color="auto"/>
                <w:left w:val="none" w:sz="0" w:space="0" w:color="auto"/>
                <w:bottom w:val="none" w:sz="0" w:space="0" w:color="auto"/>
                <w:right w:val="none" w:sz="0" w:space="0" w:color="auto"/>
              </w:divBdr>
            </w:div>
            <w:div w:id="1863086245">
              <w:marLeft w:val="0"/>
              <w:marRight w:val="0"/>
              <w:marTop w:val="0"/>
              <w:marBottom w:val="0"/>
              <w:divBdr>
                <w:top w:val="none" w:sz="0" w:space="0" w:color="auto"/>
                <w:left w:val="none" w:sz="0" w:space="0" w:color="auto"/>
                <w:bottom w:val="none" w:sz="0" w:space="0" w:color="auto"/>
                <w:right w:val="none" w:sz="0" w:space="0" w:color="auto"/>
              </w:divBdr>
            </w:div>
            <w:div w:id="476991499">
              <w:marLeft w:val="0"/>
              <w:marRight w:val="0"/>
              <w:marTop w:val="0"/>
              <w:marBottom w:val="0"/>
              <w:divBdr>
                <w:top w:val="none" w:sz="0" w:space="0" w:color="auto"/>
                <w:left w:val="none" w:sz="0" w:space="0" w:color="auto"/>
                <w:bottom w:val="none" w:sz="0" w:space="0" w:color="auto"/>
                <w:right w:val="none" w:sz="0" w:space="0" w:color="auto"/>
              </w:divBdr>
            </w:div>
            <w:div w:id="1395082323">
              <w:marLeft w:val="0"/>
              <w:marRight w:val="0"/>
              <w:marTop w:val="0"/>
              <w:marBottom w:val="0"/>
              <w:divBdr>
                <w:top w:val="none" w:sz="0" w:space="0" w:color="auto"/>
                <w:left w:val="none" w:sz="0" w:space="0" w:color="auto"/>
                <w:bottom w:val="none" w:sz="0" w:space="0" w:color="auto"/>
                <w:right w:val="none" w:sz="0" w:space="0" w:color="auto"/>
              </w:divBdr>
            </w:div>
            <w:div w:id="1402680230">
              <w:marLeft w:val="0"/>
              <w:marRight w:val="0"/>
              <w:marTop w:val="0"/>
              <w:marBottom w:val="0"/>
              <w:divBdr>
                <w:top w:val="none" w:sz="0" w:space="0" w:color="auto"/>
                <w:left w:val="none" w:sz="0" w:space="0" w:color="auto"/>
                <w:bottom w:val="none" w:sz="0" w:space="0" w:color="auto"/>
                <w:right w:val="none" w:sz="0" w:space="0" w:color="auto"/>
              </w:divBdr>
            </w:div>
            <w:div w:id="121119634">
              <w:marLeft w:val="0"/>
              <w:marRight w:val="0"/>
              <w:marTop w:val="0"/>
              <w:marBottom w:val="0"/>
              <w:divBdr>
                <w:top w:val="none" w:sz="0" w:space="0" w:color="auto"/>
                <w:left w:val="none" w:sz="0" w:space="0" w:color="auto"/>
                <w:bottom w:val="none" w:sz="0" w:space="0" w:color="auto"/>
                <w:right w:val="none" w:sz="0" w:space="0" w:color="auto"/>
              </w:divBdr>
            </w:div>
            <w:div w:id="1012221627">
              <w:marLeft w:val="0"/>
              <w:marRight w:val="0"/>
              <w:marTop w:val="0"/>
              <w:marBottom w:val="0"/>
              <w:divBdr>
                <w:top w:val="none" w:sz="0" w:space="0" w:color="auto"/>
                <w:left w:val="none" w:sz="0" w:space="0" w:color="auto"/>
                <w:bottom w:val="none" w:sz="0" w:space="0" w:color="auto"/>
                <w:right w:val="none" w:sz="0" w:space="0" w:color="auto"/>
              </w:divBdr>
            </w:div>
            <w:div w:id="69429490">
              <w:marLeft w:val="0"/>
              <w:marRight w:val="0"/>
              <w:marTop w:val="0"/>
              <w:marBottom w:val="0"/>
              <w:divBdr>
                <w:top w:val="none" w:sz="0" w:space="0" w:color="auto"/>
                <w:left w:val="none" w:sz="0" w:space="0" w:color="auto"/>
                <w:bottom w:val="none" w:sz="0" w:space="0" w:color="auto"/>
                <w:right w:val="none" w:sz="0" w:space="0" w:color="auto"/>
              </w:divBdr>
            </w:div>
            <w:div w:id="1042368164">
              <w:marLeft w:val="0"/>
              <w:marRight w:val="0"/>
              <w:marTop w:val="0"/>
              <w:marBottom w:val="0"/>
              <w:divBdr>
                <w:top w:val="none" w:sz="0" w:space="0" w:color="auto"/>
                <w:left w:val="none" w:sz="0" w:space="0" w:color="auto"/>
                <w:bottom w:val="none" w:sz="0" w:space="0" w:color="auto"/>
                <w:right w:val="none" w:sz="0" w:space="0" w:color="auto"/>
              </w:divBdr>
            </w:div>
            <w:div w:id="489299195">
              <w:marLeft w:val="0"/>
              <w:marRight w:val="0"/>
              <w:marTop w:val="0"/>
              <w:marBottom w:val="0"/>
              <w:divBdr>
                <w:top w:val="none" w:sz="0" w:space="0" w:color="auto"/>
                <w:left w:val="none" w:sz="0" w:space="0" w:color="auto"/>
                <w:bottom w:val="none" w:sz="0" w:space="0" w:color="auto"/>
                <w:right w:val="none" w:sz="0" w:space="0" w:color="auto"/>
              </w:divBdr>
            </w:div>
            <w:div w:id="15025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9603">
      <w:bodyDiv w:val="1"/>
      <w:marLeft w:val="0"/>
      <w:marRight w:val="0"/>
      <w:marTop w:val="0"/>
      <w:marBottom w:val="0"/>
      <w:divBdr>
        <w:top w:val="none" w:sz="0" w:space="0" w:color="auto"/>
        <w:left w:val="none" w:sz="0" w:space="0" w:color="auto"/>
        <w:bottom w:val="none" w:sz="0" w:space="0" w:color="auto"/>
        <w:right w:val="none" w:sz="0" w:space="0" w:color="auto"/>
      </w:divBdr>
      <w:divsChild>
        <w:div w:id="132523780">
          <w:marLeft w:val="0"/>
          <w:marRight w:val="0"/>
          <w:marTop w:val="0"/>
          <w:marBottom w:val="0"/>
          <w:divBdr>
            <w:top w:val="none" w:sz="0" w:space="0" w:color="auto"/>
            <w:left w:val="none" w:sz="0" w:space="0" w:color="auto"/>
            <w:bottom w:val="none" w:sz="0" w:space="0" w:color="auto"/>
            <w:right w:val="none" w:sz="0" w:space="0" w:color="auto"/>
          </w:divBdr>
          <w:divsChild>
            <w:div w:id="2057124588">
              <w:marLeft w:val="0"/>
              <w:marRight w:val="0"/>
              <w:marTop w:val="0"/>
              <w:marBottom w:val="0"/>
              <w:divBdr>
                <w:top w:val="none" w:sz="0" w:space="0" w:color="auto"/>
                <w:left w:val="none" w:sz="0" w:space="0" w:color="auto"/>
                <w:bottom w:val="none" w:sz="0" w:space="0" w:color="auto"/>
                <w:right w:val="none" w:sz="0" w:space="0" w:color="auto"/>
              </w:divBdr>
            </w:div>
            <w:div w:id="365526612">
              <w:marLeft w:val="0"/>
              <w:marRight w:val="0"/>
              <w:marTop w:val="0"/>
              <w:marBottom w:val="0"/>
              <w:divBdr>
                <w:top w:val="none" w:sz="0" w:space="0" w:color="auto"/>
                <w:left w:val="none" w:sz="0" w:space="0" w:color="auto"/>
                <w:bottom w:val="none" w:sz="0" w:space="0" w:color="auto"/>
                <w:right w:val="none" w:sz="0" w:space="0" w:color="auto"/>
              </w:divBdr>
            </w:div>
            <w:div w:id="2085568155">
              <w:marLeft w:val="0"/>
              <w:marRight w:val="0"/>
              <w:marTop w:val="0"/>
              <w:marBottom w:val="0"/>
              <w:divBdr>
                <w:top w:val="none" w:sz="0" w:space="0" w:color="auto"/>
                <w:left w:val="none" w:sz="0" w:space="0" w:color="auto"/>
                <w:bottom w:val="none" w:sz="0" w:space="0" w:color="auto"/>
                <w:right w:val="none" w:sz="0" w:space="0" w:color="auto"/>
              </w:divBdr>
            </w:div>
            <w:div w:id="1266888811">
              <w:marLeft w:val="0"/>
              <w:marRight w:val="0"/>
              <w:marTop w:val="0"/>
              <w:marBottom w:val="0"/>
              <w:divBdr>
                <w:top w:val="none" w:sz="0" w:space="0" w:color="auto"/>
                <w:left w:val="none" w:sz="0" w:space="0" w:color="auto"/>
                <w:bottom w:val="none" w:sz="0" w:space="0" w:color="auto"/>
                <w:right w:val="none" w:sz="0" w:space="0" w:color="auto"/>
              </w:divBdr>
            </w:div>
            <w:div w:id="238564586">
              <w:marLeft w:val="0"/>
              <w:marRight w:val="0"/>
              <w:marTop w:val="0"/>
              <w:marBottom w:val="0"/>
              <w:divBdr>
                <w:top w:val="none" w:sz="0" w:space="0" w:color="auto"/>
                <w:left w:val="none" w:sz="0" w:space="0" w:color="auto"/>
                <w:bottom w:val="none" w:sz="0" w:space="0" w:color="auto"/>
                <w:right w:val="none" w:sz="0" w:space="0" w:color="auto"/>
              </w:divBdr>
            </w:div>
            <w:div w:id="364602757">
              <w:marLeft w:val="0"/>
              <w:marRight w:val="0"/>
              <w:marTop w:val="0"/>
              <w:marBottom w:val="0"/>
              <w:divBdr>
                <w:top w:val="none" w:sz="0" w:space="0" w:color="auto"/>
                <w:left w:val="none" w:sz="0" w:space="0" w:color="auto"/>
                <w:bottom w:val="none" w:sz="0" w:space="0" w:color="auto"/>
                <w:right w:val="none" w:sz="0" w:space="0" w:color="auto"/>
              </w:divBdr>
            </w:div>
            <w:div w:id="1377437080">
              <w:marLeft w:val="0"/>
              <w:marRight w:val="0"/>
              <w:marTop w:val="0"/>
              <w:marBottom w:val="0"/>
              <w:divBdr>
                <w:top w:val="none" w:sz="0" w:space="0" w:color="auto"/>
                <w:left w:val="none" w:sz="0" w:space="0" w:color="auto"/>
                <w:bottom w:val="none" w:sz="0" w:space="0" w:color="auto"/>
                <w:right w:val="none" w:sz="0" w:space="0" w:color="auto"/>
              </w:divBdr>
            </w:div>
            <w:div w:id="413860009">
              <w:marLeft w:val="0"/>
              <w:marRight w:val="0"/>
              <w:marTop w:val="0"/>
              <w:marBottom w:val="0"/>
              <w:divBdr>
                <w:top w:val="none" w:sz="0" w:space="0" w:color="auto"/>
                <w:left w:val="none" w:sz="0" w:space="0" w:color="auto"/>
                <w:bottom w:val="none" w:sz="0" w:space="0" w:color="auto"/>
                <w:right w:val="none" w:sz="0" w:space="0" w:color="auto"/>
              </w:divBdr>
            </w:div>
            <w:div w:id="1392265637">
              <w:marLeft w:val="0"/>
              <w:marRight w:val="0"/>
              <w:marTop w:val="0"/>
              <w:marBottom w:val="0"/>
              <w:divBdr>
                <w:top w:val="none" w:sz="0" w:space="0" w:color="auto"/>
                <w:left w:val="none" w:sz="0" w:space="0" w:color="auto"/>
                <w:bottom w:val="none" w:sz="0" w:space="0" w:color="auto"/>
                <w:right w:val="none" w:sz="0" w:space="0" w:color="auto"/>
              </w:divBdr>
            </w:div>
            <w:div w:id="1428119033">
              <w:marLeft w:val="0"/>
              <w:marRight w:val="0"/>
              <w:marTop w:val="0"/>
              <w:marBottom w:val="0"/>
              <w:divBdr>
                <w:top w:val="none" w:sz="0" w:space="0" w:color="auto"/>
                <w:left w:val="none" w:sz="0" w:space="0" w:color="auto"/>
                <w:bottom w:val="none" w:sz="0" w:space="0" w:color="auto"/>
                <w:right w:val="none" w:sz="0" w:space="0" w:color="auto"/>
              </w:divBdr>
            </w:div>
            <w:div w:id="768234410">
              <w:marLeft w:val="0"/>
              <w:marRight w:val="0"/>
              <w:marTop w:val="0"/>
              <w:marBottom w:val="0"/>
              <w:divBdr>
                <w:top w:val="none" w:sz="0" w:space="0" w:color="auto"/>
                <w:left w:val="none" w:sz="0" w:space="0" w:color="auto"/>
                <w:bottom w:val="none" w:sz="0" w:space="0" w:color="auto"/>
                <w:right w:val="none" w:sz="0" w:space="0" w:color="auto"/>
              </w:divBdr>
            </w:div>
            <w:div w:id="13378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19957">
      <w:bodyDiv w:val="1"/>
      <w:marLeft w:val="0"/>
      <w:marRight w:val="0"/>
      <w:marTop w:val="0"/>
      <w:marBottom w:val="0"/>
      <w:divBdr>
        <w:top w:val="none" w:sz="0" w:space="0" w:color="auto"/>
        <w:left w:val="none" w:sz="0" w:space="0" w:color="auto"/>
        <w:bottom w:val="none" w:sz="0" w:space="0" w:color="auto"/>
        <w:right w:val="none" w:sz="0" w:space="0" w:color="auto"/>
      </w:divBdr>
      <w:divsChild>
        <w:div w:id="773865525">
          <w:marLeft w:val="0"/>
          <w:marRight w:val="0"/>
          <w:marTop w:val="0"/>
          <w:marBottom w:val="0"/>
          <w:divBdr>
            <w:top w:val="none" w:sz="0" w:space="0" w:color="auto"/>
            <w:left w:val="none" w:sz="0" w:space="0" w:color="auto"/>
            <w:bottom w:val="none" w:sz="0" w:space="0" w:color="auto"/>
            <w:right w:val="none" w:sz="0" w:space="0" w:color="auto"/>
          </w:divBdr>
          <w:divsChild>
            <w:div w:id="82682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641">
      <w:bodyDiv w:val="1"/>
      <w:marLeft w:val="0"/>
      <w:marRight w:val="0"/>
      <w:marTop w:val="0"/>
      <w:marBottom w:val="0"/>
      <w:divBdr>
        <w:top w:val="none" w:sz="0" w:space="0" w:color="auto"/>
        <w:left w:val="none" w:sz="0" w:space="0" w:color="auto"/>
        <w:bottom w:val="none" w:sz="0" w:space="0" w:color="auto"/>
        <w:right w:val="none" w:sz="0" w:space="0" w:color="auto"/>
      </w:divBdr>
      <w:divsChild>
        <w:div w:id="414933475">
          <w:marLeft w:val="0"/>
          <w:marRight w:val="0"/>
          <w:marTop w:val="0"/>
          <w:marBottom w:val="0"/>
          <w:divBdr>
            <w:top w:val="none" w:sz="0" w:space="0" w:color="auto"/>
            <w:left w:val="none" w:sz="0" w:space="0" w:color="auto"/>
            <w:bottom w:val="none" w:sz="0" w:space="0" w:color="auto"/>
            <w:right w:val="none" w:sz="0" w:space="0" w:color="auto"/>
          </w:divBdr>
          <w:divsChild>
            <w:div w:id="8024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5079">
      <w:bodyDiv w:val="1"/>
      <w:marLeft w:val="0"/>
      <w:marRight w:val="0"/>
      <w:marTop w:val="0"/>
      <w:marBottom w:val="0"/>
      <w:divBdr>
        <w:top w:val="none" w:sz="0" w:space="0" w:color="auto"/>
        <w:left w:val="none" w:sz="0" w:space="0" w:color="auto"/>
        <w:bottom w:val="none" w:sz="0" w:space="0" w:color="auto"/>
        <w:right w:val="none" w:sz="0" w:space="0" w:color="auto"/>
      </w:divBdr>
      <w:divsChild>
        <w:div w:id="664090690">
          <w:marLeft w:val="0"/>
          <w:marRight w:val="0"/>
          <w:marTop w:val="0"/>
          <w:marBottom w:val="0"/>
          <w:divBdr>
            <w:top w:val="none" w:sz="0" w:space="0" w:color="auto"/>
            <w:left w:val="none" w:sz="0" w:space="0" w:color="auto"/>
            <w:bottom w:val="none" w:sz="0" w:space="0" w:color="auto"/>
            <w:right w:val="none" w:sz="0" w:space="0" w:color="auto"/>
          </w:divBdr>
          <w:divsChild>
            <w:div w:id="5999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5728">
      <w:bodyDiv w:val="1"/>
      <w:marLeft w:val="0"/>
      <w:marRight w:val="0"/>
      <w:marTop w:val="0"/>
      <w:marBottom w:val="0"/>
      <w:divBdr>
        <w:top w:val="none" w:sz="0" w:space="0" w:color="auto"/>
        <w:left w:val="none" w:sz="0" w:space="0" w:color="auto"/>
        <w:bottom w:val="none" w:sz="0" w:space="0" w:color="auto"/>
        <w:right w:val="none" w:sz="0" w:space="0" w:color="auto"/>
      </w:divBdr>
    </w:div>
    <w:div w:id="1650554885">
      <w:bodyDiv w:val="1"/>
      <w:marLeft w:val="0"/>
      <w:marRight w:val="0"/>
      <w:marTop w:val="0"/>
      <w:marBottom w:val="0"/>
      <w:divBdr>
        <w:top w:val="none" w:sz="0" w:space="0" w:color="auto"/>
        <w:left w:val="none" w:sz="0" w:space="0" w:color="auto"/>
        <w:bottom w:val="none" w:sz="0" w:space="0" w:color="auto"/>
        <w:right w:val="none" w:sz="0" w:space="0" w:color="auto"/>
      </w:divBdr>
      <w:divsChild>
        <w:div w:id="1807694644">
          <w:marLeft w:val="0"/>
          <w:marRight w:val="0"/>
          <w:marTop w:val="0"/>
          <w:marBottom w:val="0"/>
          <w:divBdr>
            <w:top w:val="none" w:sz="0" w:space="0" w:color="auto"/>
            <w:left w:val="none" w:sz="0" w:space="0" w:color="auto"/>
            <w:bottom w:val="none" w:sz="0" w:space="0" w:color="auto"/>
            <w:right w:val="none" w:sz="0" w:space="0" w:color="auto"/>
          </w:divBdr>
          <w:divsChild>
            <w:div w:id="9454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1984">
      <w:bodyDiv w:val="1"/>
      <w:marLeft w:val="0"/>
      <w:marRight w:val="0"/>
      <w:marTop w:val="0"/>
      <w:marBottom w:val="0"/>
      <w:divBdr>
        <w:top w:val="none" w:sz="0" w:space="0" w:color="auto"/>
        <w:left w:val="none" w:sz="0" w:space="0" w:color="auto"/>
        <w:bottom w:val="none" w:sz="0" w:space="0" w:color="auto"/>
        <w:right w:val="none" w:sz="0" w:space="0" w:color="auto"/>
      </w:divBdr>
    </w:div>
    <w:div w:id="1744834781">
      <w:bodyDiv w:val="1"/>
      <w:marLeft w:val="0"/>
      <w:marRight w:val="0"/>
      <w:marTop w:val="0"/>
      <w:marBottom w:val="0"/>
      <w:divBdr>
        <w:top w:val="none" w:sz="0" w:space="0" w:color="auto"/>
        <w:left w:val="none" w:sz="0" w:space="0" w:color="auto"/>
        <w:bottom w:val="none" w:sz="0" w:space="0" w:color="auto"/>
        <w:right w:val="none" w:sz="0" w:space="0" w:color="auto"/>
      </w:divBdr>
    </w:div>
    <w:div w:id="1745297216">
      <w:bodyDiv w:val="1"/>
      <w:marLeft w:val="0"/>
      <w:marRight w:val="0"/>
      <w:marTop w:val="0"/>
      <w:marBottom w:val="0"/>
      <w:divBdr>
        <w:top w:val="none" w:sz="0" w:space="0" w:color="auto"/>
        <w:left w:val="none" w:sz="0" w:space="0" w:color="auto"/>
        <w:bottom w:val="none" w:sz="0" w:space="0" w:color="auto"/>
        <w:right w:val="none" w:sz="0" w:space="0" w:color="auto"/>
      </w:divBdr>
      <w:divsChild>
        <w:div w:id="1267033228">
          <w:marLeft w:val="0"/>
          <w:marRight w:val="0"/>
          <w:marTop w:val="0"/>
          <w:marBottom w:val="0"/>
          <w:divBdr>
            <w:top w:val="none" w:sz="0" w:space="0" w:color="auto"/>
            <w:left w:val="none" w:sz="0" w:space="0" w:color="auto"/>
            <w:bottom w:val="none" w:sz="0" w:space="0" w:color="auto"/>
            <w:right w:val="none" w:sz="0" w:space="0" w:color="auto"/>
          </w:divBdr>
          <w:divsChild>
            <w:div w:id="15030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69683">
      <w:bodyDiv w:val="1"/>
      <w:marLeft w:val="0"/>
      <w:marRight w:val="0"/>
      <w:marTop w:val="0"/>
      <w:marBottom w:val="0"/>
      <w:divBdr>
        <w:top w:val="none" w:sz="0" w:space="0" w:color="auto"/>
        <w:left w:val="none" w:sz="0" w:space="0" w:color="auto"/>
        <w:bottom w:val="none" w:sz="0" w:space="0" w:color="auto"/>
        <w:right w:val="none" w:sz="0" w:space="0" w:color="auto"/>
      </w:divBdr>
      <w:divsChild>
        <w:div w:id="101608775">
          <w:marLeft w:val="0"/>
          <w:marRight w:val="0"/>
          <w:marTop w:val="0"/>
          <w:marBottom w:val="0"/>
          <w:divBdr>
            <w:top w:val="none" w:sz="0" w:space="0" w:color="auto"/>
            <w:left w:val="none" w:sz="0" w:space="0" w:color="auto"/>
            <w:bottom w:val="none" w:sz="0" w:space="0" w:color="auto"/>
            <w:right w:val="none" w:sz="0" w:space="0" w:color="auto"/>
          </w:divBdr>
          <w:divsChild>
            <w:div w:id="4717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4029">
      <w:bodyDiv w:val="1"/>
      <w:marLeft w:val="0"/>
      <w:marRight w:val="0"/>
      <w:marTop w:val="0"/>
      <w:marBottom w:val="0"/>
      <w:divBdr>
        <w:top w:val="none" w:sz="0" w:space="0" w:color="auto"/>
        <w:left w:val="none" w:sz="0" w:space="0" w:color="auto"/>
        <w:bottom w:val="none" w:sz="0" w:space="0" w:color="auto"/>
        <w:right w:val="none" w:sz="0" w:space="0" w:color="auto"/>
      </w:divBdr>
      <w:divsChild>
        <w:div w:id="2030522143">
          <w:marLeft w:val="0"/>
          <w:marRight w:val="0"/>
          <w:marTop w:val="0"/>
          <w:marBottom w:val="0"/>
          <w:divBdr>
            <w:top w:val="none" w:sz="0" w:space="0" w:color="auto"/>
            <w:left w:val="none" w:sz="0" w:space="0" w:color="auto"/>
            <w:bottom w:val="none" w:sz="0" w:space="0" w:color="auto"/>
            <w:right w:val="none" w:sz="0" w:space="0" w:color="auto"/>
          </w:divBdr>
          <w:divsChild>
            <w:div w:id="1305433053">
              <w:marLeft w:val="0"/>
              <w:marRight w:val="0"/>
              <w:marTop w:val="0"/>
              <w:marBottom w:val="0"/>
              <w:divBdr>
                <w:top w:val="none" w:sz="0" w:space="0" w:color="auto"/>
                <w:left w:val="none" w:sz="0" w:space="0" w:color="auto"/>
                <w:bottom w:val="none" w:sz="0" w:space="0" w:color="auto"/>
                <w:right w:val="none" w:sz="0" w:space="0" w:color="auto"/>
              </w:divBdr>
              <w:divsChild>
                <w:div w:id="20222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79451">
      <w:bodyDiv w:val="1"/>
      <w:marLeft w:val="0"/>
      <w:marRight w:val="0"/>
      <w:marTop w:val="0"/>
      <w:marBottom w:val="0"/>
      <w:divBdr>
        <w:top w:val="none" w:sz="0" w:space="0" w:color="auto"/>
        <w:left w:val="none" w:sz="0" w:space="0" w:color="auto"/>
        <w:bottom w:val="none" w:sz="0" w:space="0" w:color="auto"/>
        <w:right w:val="none" w:sz="0" w:space="0" w:color="auto"/>
      </w:divBdr>
    </w:div>
    <w:div w:id="1918854590">
      <w:bodyDiv w:val="1"/>
      <w:marLeft w:val="0"/>
      <w:marRight w:val="0"/>
      <w:marTop w:val="0"/>
      <w:marBottom w:val="0"/>
      <w:divBdr>
        <w:top w:val="none" w:sz="0" w:space="0" w:color="auto"/>
        <w:left w:val="none" w:sz="0" w:space="0" w:color="auto"/>
        <w:bottom w:val="none" w:sz="0" w:space="0" w:color="auto"/>
        <w:right w:val="none" w:sz="0" w:space="0" w:color="auto"/>
      </w:divBdr>
    </w:div>
    <w:div w:id="1974599792">
      <w:bodyDiv w:val="1"/>
      <w:marLeft w:val="0"/>
      <w:marRight w:val="0"/>
      <w:marTop w:val="0"/>
      <w:marBottom w:val="0"/>
      <w:divBdr>
        <w:top w:val="none" w:sz="0" w:space="0" w:color="auto"/>
        <w:left w:val="none" w:sz="0" w:space="0" w:color="auto"/>
        <w:bottom w:val="none" w:sz="0" w:space="0" w:color="auto"/>
        <w:right w:val="none" w:sz="0" w:space="0" w:color="auto"/>
      </w:divBdr>
      <w:divsChild>
        <w:div w:id="1416632295">
          <w:marLeft w:val="0"/>
          <w:marRight w:val="0"/>
          <w:marTop w:val="0"/>
          <w:marBottom w:val="0"/>
          <w:divBdr>
            <w:top w:val="none" w:sz="0" w:space="0" w:color="auto"/>
            <w:left w:val="none" w:sz="0" w:space="0" w:color="auto"/>
            <w:bottom w:val="none" w:sz="0" w:space="0" w:color="auto"/>
            <w:right w:val="none" w:sz="0" w:space="0" w:color="auto"/>
          </w:divBdr>
          <w:divsChild>
            <w:div w:id="3701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702">
      <w:bodyDiv w:val="1"/>
      <w:marLeft w:val="0"/>
      <w:marRight w:val="0"/>
      <w:marTop w:val="0"/>
      <w:marBottom w:val="0"/>
      <w:divBdr>
        <w:top w:val="none" w:sz="0" w:space="0" w:color="auto"/>
        <w:left w:val="none" w:sz="0" w:space="0" w:color="auto"/>
        <w:bottom w:val="none" w:sz="0" w:space="0" w:color="auto"/>
        <w:right w:val="none" w:sz="0" w:space="0" w:color="auto"/>
      </w:divBdr>
      <w:divsChild>
        <w:div w:id="304890614">
          <w:marLeft w:val="0"/>
          <w:marRight w:val="0"/>
          <w:marTop w:val="0"/>
          <w:marBottom w:val="0"/>
          <w:divBdr>
            <w:top w:val="none" w:sz="0" w:space="0" w:color="auto"/>
            <w:left w:val="none" w:sz="0" w:space="0" w:color="auto"/>
            <w:bottom w:val="none" w:sz="0" w:space="0" w:color="auto"/>
            <w:right w:val="none" w:sz="0" w:space="0" w:color="auto"/>
          </w:divBdr>
          <w:divsChild>
            <w:div w:id="13171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15967">
      <w:bodyDiv w:val="1"/>
      <w:marLeft w:val="0"/>
      <w:marRight w:val="0"/>
      <w:marTop w:val="0"/>
      <w:marBottom w:val="0"/>
      <w:divBdr>
        <w:top w:val="none" w:sz="0" w:space="0" w:color="auto"/>
        <w:left w:val="none" w:sz="0" w:space="0" w:color="auto"/>
        <w:bottom w:val="none" w:sz="0" w:space="0" w:color="auto"/>
        <w:right w:val="none" w:sz="0" w:space="0" w:color="auto"/>
      </w:divBdr>
      <w:divsChild>
        <w:div w:id="2100325997">
          <w:marLeft w:val="0"/>
          <w:marRight w:val="0"/>
          <w:marTop w:val="0"/>
          <w:marBottom w:val="0"/>
          <w:divBdr>
            <w:top w:val="none" w:sz="0" w:space="0" w:color="auto"/>
            <w:left w:val="none" w:sz="0" w:space="0" w:color="auto"/>
            <w:bottom w:val="none" w:sz="0" w:space="0" w:color="auto"/>
            <w:right w:val="none" w:sz="0" w:space="0" w:color="auto"/>
          </w:divBdr>
          <w:divsChild>
            <w:div w:id="1020356891">
              <w:marLeft w:val="0"/>
              <w:marRight w:val="0"/>
              <w:marTop w:val="0"/>
              <w:marBottom w:val="0"/>
              <w:divBdr>
                <w:top w:val="none" w:sz="0" w:space="0" w:color="auto"/>
                <w:left w:val="none" w:sz="0" w:space="0" w:color="auto"/>
                <w:bottom w:val="none" w:sz="0" w:space="0" w:color="auto"/>
                <w:right w:val="none" w:sz="0" w:space="0" w:color="auto"/>
              </w:divBdr>
            </w:div>
            <w:div w:id="1462529853">
              <w:marLeft w:val="0"/>
              <w:marRight w:val="0"/>
              <w:marTop w:val="0"/>
              <w:marBottom w:val="0"/>
              <w:divBdr>
                <w:top w:val="none" w:sz="0" w:space="0" w:color="auto"/>
                <w:left w:val="none" w:sz="0" w:space="0" w:color="auto"/>
                <w:bottom w:val="none" w:sz="0" w:space="0" w:color="auto"/>
                <w:right w:val="none" w:sz="0" w:space="0" w:color="auto"/>
              </w:divBdr>
            </w:div>
            <w:div w:id="312956716">
              <w:marLeft w:val="0"/>
              <w:marRight w:val="0"/>
              <w:marTop w:val="0"/>
              <w:marBottom w:val="0"/>
              <w:divBdr>
                <w:top w:val="none" w:sz="0" w:space="0" w:color="auto"/>
                <w:left w:val="none" w:sz="0" w:space="0" w:color="auto"/>
                <w:bottom w:val="none" w:sz="0" w:space="0" w:color="auto"/>
                <w:right w:val="none" w:sz="0" w:space="0" w:color="auto"/>
              </w:divBdr>
            </w:div>
            <w:div w:id="1145704279">
              <w:marLeft w:val="0"/>
              <w:marRight w:val="0"/>
              <w:marTop w:val="0"/>
              <w:marBottom w:val="0"/>
              <w:divBdr>
                <w:top w:val="none" w:sz="0" w:space="0" w:color="auto"/>
                <w:left w:val="none" w:sz="0" w:space="0" w:color="auto"/>
                <w:bottom w:val="none" w:sz="0" w:space="0" w:color="auto"/>
                <w:right w:val="none" w:sz="0" w:space="0" w:color="auto"/>
              </w:divBdr>
            </w:div>
            <w:div w:id="225260573">
              <w:marLeft w:val="0"/>
              <w:marRight w:val="0"/>
              <w:marTop w:val="0"/>
              <w:marBottom w:val="0"/>
              <w:divBdr>
                <w:top w:val="none" w:sz="0" w:space="0" w:color="auto"/>
                <w:left w:val="none" w:sz="0" w:space="0" w:color="auto"/>
                <w:bottom w:val="none" w:sz="0" w:space="0" w:color="auto"/>
                <w:right w:val="none" w:sz="0" w:space="0" w:color="auto"/>
              </w:divBdr>
            </w:div>
            <w:div w:id="1404258488">
              <w:marLeft w:val="0"/>
              <w:marRight w:val="0"/>
              <w:marTop w:val="0"/>
              <w:marBottom w:val="0"/>
              <w:divBdr>
                <w:top w:val="none" w:sz="0" w:space="0" w:color="auto"/>
                <w:left w:val="none" w:sz="0" w:space="0" w:color="auto"/>
                <w:bottom w:val="none" w:sz="0" w:space="0" w:color="auto"/>
                <w:right w:val="none" w:sz="0" w:space="0" w:color="auto"/>
              </w:divBdr>
            </w:div>
            <w:div w:id="1299342914">
              <w:marLeft w:val="0"/>
              <w:marRight w:val="0"/>
              <w:marTop w:val="0"/>
              <w:marBottom w:val="0"/>
              <w:divBdr>
                <w:top w:val="none" w:sz="0" w:space="0" w:color="auto"/>
                <w:left w:val="none" w:sz="0" w:space="0" w:color="auto"/>
                <w:bottom w:val="none" w:sz="0" w:space="0" w:color="auto"/>
                <w:right w:val="none" w:sz="0" w:space="0" w:color="auto"/>
              </w:divBdr>
            </w:div>
            <w:div w:id="270403833">
              <w:marLeft w:val="0"/>
              <w:marRight w:val="0"/>
              <w:marTop w:val="0"/>
              <w:marBottom w:val="0"/>
              <w:divBdr>
                <w:top w:val="none" w:sz="0" w:space="0" w:color="auto"/>
                <w:left w:val="none" w:sz="0" w:space="0" w:color="auto"/>
                <w:bottom w:val="none" w:sz="0" w:space="0" w:color="auto"/>
                <w:right w:val="none" w:sz="0" w:space="0" w:color="auto"/>
              </w:divBdr>
            </w:div>
            <w:div w:id="1130592083">
              <w:marLeft w:val="0"/>
              <w:marRight w:val="0"/>
              <w:marTop w:val="0"/>
              <w:marBottom w:val="0"/>
              <w:divBdr>
                <w:top w:val="none" w:sz="0" w:space="0" w:color="auto"/>
                <w:left w:val="none" w:sz="0" w:space="0" w:color="auto"/>
                <w:bottom w:val="none" w:sz="0" w:space="0" w:color="auto"/>
                <w:right w:val="none" w:sz="0" w:space="0" w:color="auto"/>
              </w:divBdr>
            </w:div>
            <w:div w:id="1204833172">
              <w:marLeft w:val="0"/>
              <w:marRight w:val="0"/>
              <w:marTop w:val="0"/>
              <w:marBottom w:val="0"/>
              <w:divBdr>
                <w:top w:val="none" w:sz="0" w:space="0" w:color="auto"/>
                <w:left w:val="none" w:sz="0" w:space="0" w:color="auto"/>
                <w:bottom w:val="none" w:sz="0" w:space="0" w:color="auto"/>
                <w:right w:val="none" w:sz="0" w:space="0" w:color="auto"/>
              </w:divBdr>
            </w:div>
            <w:div w:id="144321394">
              <w:marLeft w:val="0"/>
              <w:marRight w:val="0"/>
              <w:marTop w:val="0"/>
              <w:marBottom w:val="0"/>
              <w:divBdr>
                <w:top w:val="none" w:sz="0" w:space="0" w:color="auto"/>
                <w:left w:val="none" w:sz="0" w:space="0" w:color="auto"/>
                <w:bottom w:val="none" w:sz="0" w:space="0" w:color="auto"/>
                <w:right w:val="none" w:sz="0" w:space="0" w:color="auto"/>
              </w:divBdr>
            </w:div>
            <w:div w:id="9424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5109">
      <w:bodyDiv w:val="1"/>
      <w:marLeft w:val="0"/>
      <w:marRight w:val="0"/>
      <w:marTop w:val="0"/>
      <w:marBottom w:val="0"/>
      <w:divBdr>
        <w:top w:val="none" w:sz="0" w:space="0" w:color="auto"/>
        <w:left w:val="none" w:sz="0" w:space="0" w:color="auto"/>
        <w:bottom w:val="none" w:sz="0" w:space="0" w:color="auto"/>
        <w:right w:val="none" w:sz="0" w:space="0" w:color="auto"/>
      </w:divBdr>
    </w:div>
    <w:div w:id="2042046352">
      <w:bodyDiv w:val="1"/>
      <w:marLeft w:val="0"/>
      <w:marRight w:val="0"/>
      <w:marTop w:val="0"/>
      <w:marBottom w:val="0"/>
      <w:divBdr>
        <w:top w:val="none" w:sz="0" w:space="0" w:color="auto"/>
        <w:left w:val="none" w:sz="0" w:space="0" w:color="auto"/>
        <w:bottom w:val="none" w:sz="0" w:space="0" w:color="auto"/>
        <w:right w:val="none" w:sz="0" w:space="0" w:color="auto"/>
      </w:divBdr>
      <w:divsChild>
        <w:div w:id="1890677865">
          <w:marLeft w:val="0"/>
          <w:marRight w:val="0"/>
          <w:marTop w:val="0"/>
          <w:marBottom w:val="0"/>
          <w:divBdr>
            <w:top w:val="none" w:sz="0" w:space="0" w:color="auto"/>
            <w:left w:val="none" w:sz="0" w:space="0" w:color="auto"/>
            <w:bottom w:val="none" w:sz="0" w:space="0" w:color="auto"/>
            <w:right w:val="none" w:sz="0" w:space="0" w:color="auto"/>
          </w:divBdr>
          <w:divsChild>
            <w:div w:id="14310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sChild>
        <w:div w:id="1677229308">
          <w:marLeft w:val="0"/>
          <w:marRight w:val="0"/>
          <w:marTop w:val="0"/>
          <w:marBottom w:val="0"/>
          <w:divBdr>
            <w:top w:val="none" w:sz="0" w:space="0" w:color="auto"/>
            <w:left w:val="none" w:sz="0" w:space="0" w:color="auto"/>
            <w:bottom w:val="none" w:sz="0" w:space="0" w:color="auto"/>
            <w:right w:val="none" w:sz="0" w:space="0" w:color="auto"/>
          </w:divBdr>
          <w:divsChild>
            <w:div w:id="10412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8630">
      <w:bodyDiv w:val="1"/>
      <w:marLeft w:val="0"/>
      <w:marRight w:val="0"/>
      <w:marTop w:val="0"/>
      <w:marBottom w:val="0"/>
      <w:divBdr>
        <w:top w:val="none" w:sz="0" w:space="0" w:color="auto"/>
        <w:left w:val="none" w:sz="0" w:space="0" w:color="auto"/>
        <w:bottom w:val="none" w:sz="0" w:space="0" w:color="auto"/>
        <w:right w:val="none" w:sz="0" w:space="0" w:color="auto"/>
      </w:divBdr>
      <w:divsChild>
        <w:div w:id="184831201">
          <w:marLeft w:val="0"/>
          <w:marRight w:val="0"/>
          <w:marTop w:val="0"/>
          <w:marBottom w:val="0"/>
          <w:divBdr>
            <w:top w:val="none" w:sz="0" w:space="0" w:color="auto"/>
            <w:left w:val="none" w:sz="0" w:space="0" w:color="auto"/>
            <w:bottom w:val="none" w:sz="0" w:space="0" w:color="auto"/>
            <w:right w:val="none" w:sz="0" w:space="0" w:color="auto"/>
          </w:divBdr>
          <w:divsChild>
            <w:div w:id="11222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fr.wikipedia.org/wiki/Mod%C3%A8le_de_domain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univ-fianar.mg/eni"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lucidchart.com/pages/fr/diagramme-de-deploiement-uml" TargetMode="Externa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mailto:johanne.razafimahefa@gmail.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nutcache.com/fr/blog/quest-ce-que-le-planning-poker-scru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univ-fianar.mg/eni"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emier élément et date" Version="1987">
  <b:Source>
    <b:Tag>Bee01</b:Tag>
    <b:SourceType>Book</b:SourceType>
    <b:Guid>{2C1869A3-2EBE-467F-A9B9-486CC6783B2C}</b:Guid>
    <b:LCID>en-US</b:LCID>
    <b:Author>
      <b:Author>
        <b:NameList>
          <b:Person>
            <b:Last>[1] Ken Schwaber and Mike Beedle</b:Last>
          </b:Person>
        </b:NameList>
      </b:Author>
      <b:Editor>
        <b:NameList>
          <b:Person>
            <b:Last>River</b:Last>
            <b:First>Upper</b:First>
            <b:Middle>Saddle</b:Middle>
          </b:Person>
        </b:NameList>
      </b:Editor>
    </b:Author>
    <b:Title>Agile Software Development with Scrum</b:Title>
    <b:Year>2001</b:Year>
    <b:City>NJ</b:City>
    <b:Pages>158</b:Pages>
    <b:Edition>Prentice Hall</b:Edition>
    <b:RefOrder>1</b:RefOrder>
  </b:Source>
  <b:Source>
    <b:Tag>2Ke20</b:Tag>
    <b:SourceType>Book</b:SourceType>
    <b:Guid>{B3C18AAF-B988-4D9A-AE22-BE182A8643E3}</b:Guid>
    <b:Title>The Scrum Guide</b:Title>
    <b:Year>2020</b:Year>
    <b:Author>
      <b:Author>
        <b:NameList>
          <b:Person>
            <b:Last>[2] Ken Schwaber, Jeff Sutherland</b:Last>
          </b:Person>
        </b:NameList>
      </b:Author>
    </b:Author>
    <b:Pages>14</b:Pages>
    <b:RefOrder>2</b:RefOrder>
  </b:Source>
  <b:Source>
    <b:Tag>Mik05</b:Tag>
    <b:SourceType>Book</b:SourceType>
    <b:Guid>{76D39CA6-F074-4326-B423-668DEF2CD1FB}</b:Guid>
    <b:Title>Agile Estimating and Planning,</b:Title>
    <b:Year>2005</b:Year>
    <b:City>NJ</b:City>
    <b:Author>
      <b:Author>
        <b:NameList>
          <b:Person>
            <b:Last>[3] Mike Cohn</b:Last>
          </b:Person>
        </b:NameList>
      </b:Author>
      <b:Editor>
        <b:NameList>
          <b:Person>
            <b:Last>River</b:Last>
            <b:First>Upper</b:First>
            <b:Middle>Saddle</b:Middle>
          </b:Person>
        </b:NameList>
      </b:Editor>
    </b:Author>
    <b:Pages>368 </b:Pages>
    <b:RefOrder>3</b:RefOrder>
  </b:Source>
  <b:Source>
    <b:Tag>htt</b:Tag>
    <b:SourceType>InternetSite</b:SourceType>
    <b:Guid>{BB912C1B-0C17-429E-9631-B8086A51D2E8}</b:Guid>
    <b:InternetSiteTitle>https://www.lucidchart.com/</b:InternetSiteTitle>
    <b:URL>https://www.lucidchart.com/pages/fr/diagramme-de-deploiement-uml</b:URL>
    <b:RefOrder>4</b:RefOrder>
  </b:Source>
</b:Sources>
</file>

<file path=customXml/itemProps1.xml><?xml version="1.0" encoding="utf-8"?>
<ds:datastoreItem xmlns:ds="http://schemas.openxmlformats.org/officeDocument/2006/customXml" ds:itemID="{E18E7071-007C-4B92-B28B-CA8004BE0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98</Pages>
  <Words>17163</Words>
  <Characters>94401</Characters>
  <Application>Microsoft Office Word</Application>
  <DocSecurity>0</DocSecurity>
  <Lines>786</Lines>
  <Paragraphs>222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dc:creator>
  <cp:keywords/>
  <dc:description/>
  <cp:lastModifiedBy>Damien ANDRIATSILAVINA (DSI)</cp:lastModifiedBy>
  <cp:revision>7</cp:revision>
  <dcterms:created xsi:type="dcterms:W3CDTF">2024-11-15T04:47:00Z</dcterms:created>
  <dcterms:modified xsi:type="dcterms:W3CDTF">2024-11-15T05:43:00Z</dcterms:modified>
</cp:coreProperties>
</file>